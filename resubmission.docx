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3" w14:textId="4B0044F5"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492B3584" w:rsidR="00A813E3" w:rsidRDefault="00A43FC1" w:rsidP="00487208">
      <w:pPr>
        <w:spacing w:line="480" w:lineRule="auto"/>
        <w:jc w:val="both"/>
        <w:rPr>
          <w:vertAlign w:val="superscript"/>
        </w:rPr>
      </w:pPr>
      <w:r>
        <w:t>Soumik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xml:space="preserve">, </w:t>
      </w:r>
      <w:proofErr w:type="spellStart"/>
      <w:r w:rsidR="00186DB1">
        <w:t>Debashree</w:t>
      </w:r>
      <w:proofErr w:type="spellEnd"/>
      <w:r w:rsidR="00186DB1">
        <w:t xml:space="preserve"> Ray</w:t>
      </w:r>
      <w:r w:rsidR="00186DB1" w:rsidRPr="00186DB1">
        <w:rPr>
          <w:vertAlign w:val="superscript"/>
        </w:rPr>
        <w:t>5</w:t>
      </w:r>
      <w:r w:rsidR="00186DB1">
        <w:rPr>
          <w:vertAlign w:val="superscript"/>
        </w:rPr>
        <w:t>,6</w:t>
      </w:r>
      <w:r w:rsidR="00186DB1">
        <w:t xml:space="preserve">, </w:t>
      </w:r>
      <w:r>
        <w:t>Swapnil Mishra</w:t>
      </w:r>
      <w:r w:rsidR="00186DB1">
        <w:rPr>
          <w:vertAlign w:val="superscript"/>
        </w:rPr>
        <w:t>7</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342B97F0" w:rsidR="005460DC" w:rsidRDefault="005460DC" w:rsidP="00487208">
      <w:pPr>
        <w:spacing w:line="480" w:lineRule="auto"/>
        <w:jc w:val="both"/>
      </w:pPr>
      <w:r>
        <w:rPr>
          <w:vertAlign w:val="superscript"/>
        </w:rPr>
        <w:t>1</w:t>
      </w:r>
      <w:r>
        <w:t>Department of Biostatistics, University of Michigan, Ann Arbor, MI 48109, USA</w:t>
      </w:r>
      <w:r w:rsidR="00186DB1">
        <w:t>.</w:t>
      </w:r>
    </w:p>
    <w:p w14:paraId="7DA3E000" w14:textId="24437C7B" w:rsidR="005460DC" w:rsidRDefault="005460DC" w:rsidP="00487208">
      <w:pPr>
        <w:spacing w:line="480" w:lineRule="auto"/>
        <w:jc w:val="both"/>
      </w:pPr>
      <w:r>
        <w:rPr>
          <w:vertAlign w:val="superscript"/>
        </w:rPr>
        <w:t>2</w:t>
      </w:r>
      <w:r>
        <w:t>Indian Statistical Institute, Kolkata, West Benga</w:t>
      </w:r>
      <w:r w:rsidR="00186DB1">
        <w:t>l, 700108</w:t>
      </w:r>
      <w:r>
        <w:t>, India</w:t>
      </w:r>
      <w:r w:rsidR="00186DB1">
        <w:t>.</w:t>
      </w:r>
    </w:p>
    <w:p w14:paraId="43F5008A" w14:textId="6382EE91" w:rsidR="005460DC" w:rsidRDefault="005460DC" w:rsidP="00487208">
      <w:pPr>
        <w:spacing w:line="480" w:lineRule="auto"/>
        <w:jc w:val="both"/>
      </w:pPr>
      <w:r>
        <w:rPr>
          <w:vertAlign w:val="superscript"/>
        </w:rPr>
        <w:t>3</w:t>
      </w:r>
      <w:r>
        <w:t>Center for Precision Health Data Science, University of Michigan, Ann Arbor, MI 48109, USA</w:t>
      </w:r>
      <w:r w:rsidR="00186DB1">
        <w:t>.</w:t>
      </w:r>
    </w:p>
    <w:p w14:paraId="477A62D3" w14:textId="07D94DDC"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r w:rsidR="00186DB1">
        <w:t>.</w:t>
      </w:r>
    </w:p>
    <w:p w14:paraId="5A35F8D2" w14:textId="398CB948" w:rsidR="00186DB1" w:rsidRPr="00186DB1" w:rsidRDefault="00186DB1" w:rsidP="00186DB1">
      <w:pPr>
        <w:spacing w:line="480" w:lineRule="auto"/>
        <w:jc w:val="both"/>
      </w:pPr>
      <w:r w:rsidRPr="00186DB1">
        <w:rPr>
          <w:vertAlign w:val="superscript"/>
        </w:rPr>
        <w:t>5</w:t>
      </w:r>
      <w:r>
        <w:t xml:space="preserve">Department of Epidemiology, </w:t>
      </w:r>
      <w:r w:rsidRPr="00186DB1">
        <w:t xml:space="preserve">Johns Hopkins Bloomberg School of Public Health, </w:t>
      </w:r>
      <w:r>
        <w:t>Baltimore, MD 21205, USA.</w:t>
      </w:r>
    </w:p>
    <w:p w14:paraId="5EAB30A4" w14:textId="1FCA28CD" w:rsidR="00186DB1" w:rsidRPr="00186DB1" w:rsidRDefault="00186DB1" w:rsidP="00487208">
      <w:pPr>
        <w:spacing w:line="480" w:lineRule="auto"/>
        <w:jc w:val="both"/>
      </w:pPr>
      <w:r w:rsidRPr="00186DB1">
        <w:rPr>
          <w:vertAlign w:val="superscript"/>
        </w:rPr>
        <w:t>6</w:t>
      </w:r>
      <w:r w:rsidRPr="00186DB1">
        <w:t xml:space="preserve"> </w:t>
      </w:r>
      <w:r>
        <w:t xml:space="preserve">Department of Biostatistics, </w:t>
      </w:r>
      <w:r w:rsidRPr="00186DB1">
        <w:t xml:space="preserve">Johns Hopkins Bloomberg School of Public Health, </w:t>
      </w:r>
      <w:r>
        <w:t>Baltimore, MD 21205, USA.</w:t>
      </w:r>
    </w:p>
    <w:p w14:paraId="2239608B" w14:textId="47543C60" w:rsidR="005B6D8C" w:rsidRPr="005B6D8C" w:rsidRDefault="00186DB1" w:rsidP="00487208">
      <w:pPr>
        <w:spacing w:line="480" w:lineRule="auto"/>
        <w:jc w:val="both"/>
      </w:pPr>
      <w:r>
        <w:rPr>
          <w:vertAlign w:val="superscript"/>
        </w:rPr>
        <w:t>7</w:t>
      </w:r>
      <w:r w:rsidR="005B6D8C">
        <w:t>School of Public Health, Imperial College London, London, W2 1PG, UK</w:t>
      </w:r>
      <w:r>
        <w:t>.</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46FAC328" w14:textId="77777777" w:rsidR="007B621F" w:rsidRDefault="007B621F" w:rsidP="00487208">
      <w:pPr>
        <w:spacing w:line="480" w:lineRule="auto"/>
        <w:jc w:val="both"/>
        <w:rPr>
          <w:b/>
          <w:i/>
          <w:iCs/>
        </w:rPr>
      </w:pPr>
    </w:p>
    <w:p w14:paraId="446671B2" w14:textId="77777777" w:rsidR="00DD25DB" w:rsidRDefault="00DD25DB" w:rsidP="00487208">
      <w:pPr>
        <w:spacing w:line="480" w:lineRule="auto"/>
        <w:jc w:val="both"/>
        <w:rPr>
          <w:b/>
          <w:i/>
          <w:iCs/>
        </w:rPr>
      </w:pPr>
    </w:p>
    <w:p w14:paraId="68DE6C41" w14:textId="48A6DC83" w:rsidR="00BD6AEE" w:rsidRPr="0049733F" w:rsidRDefault="00AC6627" w:rsidP="00487208">
      <w:pPr>
        <w:spacing w:line="480" w:lineRule="auto"/>
        <w:jc w:val="both"/>
        <w:rPr>
          <w:b/>
          <w:i/>
          <w:iCs/>
        </w:rPr>
      </w:pPr>
      <w:r w:rsidRPr="0049733F">
        <w:rPr>
          <w:b/>
          <w:i/>
          <w:iCs/>
        </w:rPr>
        <w:lastRenderedPageBreak/>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7777777"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 and other non-pharmaceutical interventions. We study how five epidemiological models forecast and assess the course of the pandemic in India: a baseline model, an extended SIR (</w:t>
      </w:r>
      <w:proofErr w:type="spellStart"/>
      <w:r w:rsidRPr="007A7868">
        <w:rPr>
          <w:bCs/>
        </w:rPr>
        <w:t>eSIR</w:t>
      </w:r>
      <w:proofErr w:type="spellEnd"/>
      <w:r w:rsidRPr="007A7868">
        <w:rPr>
          <w:bCs/>
        </w:rPr>
        <w:t>) model, two extended SEIR (SAPHIRE and SEIR-</w:t>
      </w:r>
      <w:proofErr w:type="spellStart"/>
      <w:r w:rsidRPr="00012FD8">
        <w:rPr>
          <w:b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638A6F0B" w:rsidR="0049733F" w:rsidRDefault="00BD6AEE" w:rsidP="00487208">
      <w:pPr>
        <w:spacing w:line="480" w:lineRule="auto"/>
        <w:jc w:val="both"/>
        <w:rPr>
          <w:bCs/>
        </w:rPr>
      </w:pPr>
      <w:r w:rsidRPr="007A7868">
        <w:rPr>
          <w:bCs/>
        </w:rPr>
        <w:t xml:space="preserve">Using COVID-19 data for India from March 15 to </w:t>
      </w:r>
      <w:r w:rsidR="00B65663">
        <w:rPr>
          <w:bCs/>
        </w:rPr>
        <w:t>October 15</w:t>
      </w:r>
      <w:r w:rsidRPr="007A7868">
        <w:rPr>
          <w:bCs/>
        </w:rPr>
        <w:t xml:space="preserve"> to train the models, we generate predictions from each of the five models from </w:t>
      </w:r>
      <w:r w:rsidR="00B65663">
        <w:rPr>
          <w:bCs/>
        </w:rPr>
        <w:t>October 16</w:t>
      </w:r>
      <w:r w:rsidRPr="007A7868">
        <w:rPr>
          <w:bCs/>
        </w:rPr>
        <w:t xml:space="preserve"> to </w:t>
      </w:r>
      <w:r w:rsidR="00B65663">
        <w:rPr>
          <w:bCs/>
        </w:rPr>
        <w:t>December 31</w:t>
      </w:r>
      <w:r w:rsidRPr="007A7868">
        <w:rPr>
          <w:bCs/>
        </w:rPr>
        <w:t xml:space="preserve">. To compare prediction accuracy with respect to </w:t>
      </w:r>
      <w:r w:rsidRPr="007A7868">
        <w:rPr>
          <w:bCs/>
          <w:iCs/>
        </w:rPr>
        <w:t>reported</w:t>
      </w:r>
      <w:r w:rsidRPr="007A7868">
        <w:rPr>
          <w:bCs/>
        </w:rPr>
        <w:t xml:space="preserve"> cumulative and active case counts and cumulative death counts, we compute the symmetric mean absolute prediction error (SMAPE) for each of the five models. </w:t>
      </w:r>
      <w:r w:rsidR="00AA7B0B" w:rsidRPr="00C61BD0">
        <w:rPr>
          <w:bCs/>
        </w:rPr>
        <w:t>For cumulative cases and deaths, we compute Pearson’s and Lin’s correlation coefficients to investigate how well the projected and observed reported counts agree.</w:t>
      </w:r>
      <w:r w:rsidR="00AA7B0B">
        <w:rPr>
          <w:bCs/>
        </w:rPr>
        <w:t xml:space="preserve"> </w:t>
      </w:r>
      <w:r w:rsidR="00C61BD0">
        <w:rPr>
          <w:bCs/>
        </w:rPr>
        <w:t xml:space="preserve">We also </w:t>
      </w:r>
      <w:r w:rsidR="000E1D1C">
        <w:rPr>
          <w:bCs/>
        </w:rPr>
        <w:t>present</w:t>
      </w:r>
      <w:r w:rsidR="00C61BD0">
        <w:rPr>
          <w:bCs/>
        </w:rPr>
        <w:t xml:space="preserve"> underreporting factors when available, and comment on uncertainty of projections</w:t>
      </w:r>
      <w:r w:rsidR="000E1D1C">
        <w:rPr>
          <w:bCs/>
        </w:rPr>
        <w:t xml:space="preserve"> from each model.</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79C9D589" w:rsidR="00AD70E4" w:rsidRPr="00186DB1" w:rsidRDefault="00BD6AEE" w:rsidP="00487208">
      <w:pPr>
        <w:spacing w:line="480" w:lineRule="auto"/>
        <w:jc w:val="both"/>
        <w:rPr>
          <w:bCs/>
        </w:rPr>
      </w:pPr>
      <w:r w:rsidRPr="00186DB1">
        <w:rPr>
          <w:bCs/>
        </w:rPr>
        <w:t xml:space="preserve">For active case counts, SMAPE values are </w:t>
      </w:r>
      <w:r w:rsidR="00CF3606" w:rsidRPr="00186DB1">
        <w:rPr>
          <w:bCs/>
        </w:rPr>
        <w:t>35.14%</w:t>
      </w:r>
      <w:r w:rsidRPr="00186DB1">
        <w:rPr>
          <w:bCs/>
        </w:rPr>
        <w:t xml:space="preserve"> (SEIR-</w:t>
      </w:r>
      <w:proofErr w:type="spellStart"/>
      <w:r w:rsidRPr="00186DB1">
        <w:rPr>
          <w:bCs/>
        </w:rPr>
        <w:t>fansy</w:t>
      </w:r>
      <w:proofErr w:type="spellEnd"/>
      <w:r w:rsidRPr="00186DB1">
        <w:rPr>
          <w:bCs/>
        </w:rPr>
        <w:t xml:space="preserve">) and </w:t>
      </w:r>
      <w:r w:rsidR="00CF3606" w:rsidRPr="00186DB1">
        <w:rPr>
          <w:bCs/>
        </w:rPr>
        <w:t>37.96</w:t>
      </w:r>
      <w:r w:rsidRPr="00186DB1">
        <w:rPr>
          <w:bCs/>
        </w:rPr>
        <w:t xml:space="preserve"> (</w:t>
      </w:r>
      <w:proofErr w:type="spellStart"/>
      <w:r w:rsidRPr="00186DB1">
        <w:rPr>
          <w:bCs/>
        </w:rPr>
        <w:t>eSIR</w:t>
      </w:r>
      <w:proofErr w:type="spellEnd"/>
      <w:r w:rsidRPr="00186DB1">
        <w:rPr>
          <w:bCs/>
        </w:rPr>
        <w:t xml:space="preserve">). For cumulative case counts, SMAPE values are </w:t>
      </w:r>
      <w:r w:rsidR="00BD5FCE" w:rsidRPr="00186DB1">
        <w:rPr>
          <w:bCs/>
        </w:rPr>
        <w:t>6.89%</w:t>
      </w:r>
      <w:r w:rsidRPr="00186DB1">
        <w:rPr>
          <w:bCs/>
        </w:rPr>
        <w:t xml:space="preserve"> (baseline)</w:t>
      </w:r>
      <w:r w:rsidR="00BD5FCE" w:rsidRPr="00186DB1">
        <w:rPr>
          <w:bCs/>
        </w:rPr>
        <w:t>, 6.59%</w:t>
      </w:r>
      <w:r w:rsidRPr="00186DB1">
        <w:rPr>
          <w:bCs/>
        </w:rPr>
        <w:t xml:space="preserve"> (</w:t>
      </w:r>
      <w:proofErr w:type="spellStart"/>
      <w:r w:rsidRPr="00186DB1">
        <w:rPr>
          <w:bCs/>
        </w:rPr>
        <w:t>eSIR</w:t>
      </w:r>
      <w:proofErr w:type="spellEnd"/>
      <w:r w:rsidRPr="00186DB1">
        <w:rPr>
          <w:bCs/>
        </w:rPr>
        <w:t xml:space="preserve">), </w:t>
      </w:r>
      <w:r w:rsidR="00BD5FCE" w:rsidRPr="00186DB1">
        <w:rPr>
          <w:bCs/>
        </w:rPr>
        <w:t>2.25%</w:t>
      </w:r>
      <w:r w:rsidRPr="00186DB1">
        <w:rPr>
          <w:bCs/>
        </w:rPr>
        <w:t xml:space="preserve"> (SAPHIRE) and </w:t>
      </w:r>
      <w:r w:rsidR="00BD5FCE" w:rsidRPr="00186DB1">
        <w:rPr>
          <w:bCs/>
        </w:rPr>
        <w:t>2.85%</w:t>
      </w:r>
      <w:r w:rsidRPr="00186DB1">
        <w:rPr>
          <w:bCs/>
        </w:rPr>
        <w:t xml:space="preserve"> (SEIR-</w:t>
      </w:r>
      <w:proofErr w:type="spellStart"/>
      <w:r w:rsidRPr="00186DB1">
        <w:rPr>
          <w:bCs/>
        </w:rPr>
        <w:t>fansy</w:t>
      </w:r>
      <w:proofErr w:type="spellEnd"/>
      <w:r w:rsidRPr="00186DB1">
        <w:rPr>
          <w:bCs/>
        </w:rPr>
        <w:t xml:space="preserve">). For cumulative death counts, the SMAPE values are </w:t>
      </w:r>
      <w:r w:rsidR="00BD5FCE" w:rsidRPr="00186DB1">
        <w:rPr>
          <w:bCs/>
        </w:rPr>
        <w:t>4.74%</w:t>
      </w:r>
      <w:r w:rsidRPr="00186DB1">
        <w:rPr>
          <w:bCs/>
        </w:rPr>
        <w:t xml:space="preserve"> (SEIR-</w:t>
      </w:r>
      <w:proofErr w:type="spellStart"/>
      <w:r w:rsidRPr="00186DB1">
        <w:rPr>
          <w:bCs/>
        </w:rPr>
        <w:t>fansy</w:t>
      </w:r>
      <w:proofErr w:type="spellEnd"/>
      <w:r w:rsidRPr="00186DB1">
        <w:rPr>
          <w:bCs/>
        </w:rPr>
        <w:t>)</w:t>
      </w:r>
      <w:r w:rsidR="00186DB1" w:rsidRPr="00186DB1">
        <w:rPr>
          <w:bCs/>
        </w:rPr>
        <w:t xml:space="preserve">, </w:t>
      </w:r>
      <w:r w:rsidR="00BD5FCE" w:rsidRPr="00186DB1">
        <w:rPr>
          <w:bCs/>
        </w:rPr>
        <w:t>8.94%</w:t>
      </w:r>
      <w:r w:rsidRPr="00186DB1">
        <w:rPr>
          <w:bCs/>
        </w:rPr>
        <w:t xml:space="preserve"> (</w:t>
      </w:r>
      <w:proofErr w:type="spellStart"/>
      <w:r w:rsidRPr="00186DB1">
        <w:rPr>
          <w:bCs/>
        </w:rPr>
        <w:t>eSIR</w:t>
      </w:r>
      <w:proofErr w:type="spellEnd"/>
      <w:r w:rsidRPr="00186DB1">
        <w:rPr>
          <w:bCs/>
        </w:rPr>
        <w:t>)</w:t>
      </w:r>
      <w:r w:rsidR="00186DB1" w:rsidRPr="00186DB1">
        <w:rPr>
          <w:bCs/>
        </w:rPr>
        <w:t xml:space="preserve"> and 0.77% (ICM).</w:t>
      </w:r>
      <w:r w:rsidRPr="00186DB1">
        <w:rPr>
          <w:bCs/>
        </w:rPr>
        <w:t xml:space="preserve"> </w:t>
      </w:r>
      <w:r w:rsidR="00012FD8" w:rsidRPr="00186DB1">
        <w:rPr>
          <w:bCs/>
        </w:rPr>
        <w:t>T</w:t>
      </w:r>
      <w:r w:rsidR="00186DB1" w:rsidRPr="00186DB1">
        <w:rPr>
          <w:bCs/>
        </w:rPr>
        <w:t>hree</w:t>
      </w:r>
      <w:r w:rsidR="00012FD8" w:rsidRPr="00186DB1">
        <w:rPr>
          <w:bCs/>
        </w:rPr>
        <w:t xml:space="preserve"> </w:t>
      </w:r>
      <w:r w:rsidRPr="00186DB1">
        <w:rPr>
          <w:bCs/>
        </w:rPr>
        <w:t>models (SAPHIRE</w:t>
      </w:r>
      <w:r w:rsidR="00186DB1" w:rsidRPr="00186DB1">
        <w:rPr>
          <w:bCs/>
        </w:rPr>
        <w:t xml:space="preserve">, </w:t>
      </w:r>
      <w:r w:rsidRPr="00186DB1">
        <w:rPr>
          <w:bCs/>
        </w:rPr>
        <w:t>SEIR-</w:t>
      </w:r>
      <w:proofErr w:type="spellStart"/>
      <w:r w:rsidRPr="00186DB1">
        <w:rPr>
          <w:bCs/>
        </w:rPr>
        <w:t>fansy</w:t>
      </w:r>
      <w:proofErr w:type="spellEnd"/>
      <w:r w:rsidR="00186DB1" w:rsidRPr="00186DB1">
        <w:rPr>
          <w:bCs/>
        </w:rPr>
        <w:t xml:space="preserve"> and ICM</w:t>
      </w:r>
      <w:r w:rsidRPr="00186DB1">
        <w:rPr>
          <w:bCs/>
        </w:rPr>
        <w:t xml:space="preserve">) return total (sum of reported and unreported) </w:t>
      </w:r>
      <w:r w:rsidR="00186DB1" w:rsidRPr="00186DB1">
        <w:rPr>
          <w:bCs/>
        </w:rPr>
        <w:lastRenderedPageBreak/>
        <w:t xml:space="preserve">cumulative </w:t>
      </w:r>
      <w:r w:rsidR="00BD5FCE" w:rsidRPr="00186DB1">
        <w:rPr>
          <w:bCs/>
        </w:rPr>
        <w:t xml:space="preserve">case </w:t>
      </w:r>
      <w:r w:rsidRPr="00186DB1">
        <w:rPr>
          <w:bCs/>
        </w:rPr>
        <w:t>counts as well</w:t>
      </w:r>
      <w:r w:rsidR="00BD5FCE" w:rsidRPr="00186DB1">
        <w:rPr>
          <w:bCs/>
        </w:rPr>
        <w:t xml:space="preserve">. </w:t>
      </w:r>
      <w:r w:rsidRPr="00186DB1">
        <w:rPr>
          <w:bCs/>
        </w:rPr>
        <w:t xml:space="preserve">We compute underreporting factors as of </w:t>
      </w:r>
      <w:r w:rsidR="00BD5FCE" w:rsidRPr="00186DB1">
        <w:rPr>
          <w:bCs/>
        </w:rPr>
        <w:t>October 31</w:t>
      </w:r>
      <w:r w:rsidRPr="00186DB1">
        <w:rPr>
          <w:bCs/>
        </w:rPr>
        <w:t xml:space="preserve"> and note that </w:t>
      </w:r>
      <w:r w:rsidR="00BD5FCE" w:rsidRPr="00186DB1">
        <w:rPr>
          <w:bCs/>
        </w:rPr>
        <w:t xml:space="preserve">for </w:t>
      </w:r>
      <w:r w:rsidR="0022784D" w:rsidRPr="00186DB1">
        <w:rPr>
          <w:bCs/>
        </w:rPr>
        <w:t>a</w:t>
      </w:r>
      <w:r w:rsidR="00D90E23" w:rsidRPr="00186DB1">
        <w:rPr>
          <w:bCs/>
        </w:rPr>
        <w:t xml:space="preserve">ctive cases, </w:t>
      </w:r>
      <w:r w:rsidR="0022784D" w:rsidRPr="00186DB1">
        <w:rPr>
          <w:bCs/>
        </w:rPr>
        <w:t>SEIR-</w:t>
      </w:r>
      <w:proofErr w:type="spellStart"/>
      <w:r w:rsidR="0022784D" w:rsidRPr="00186DB1">
        <w:rPr>
          <w:bCs/>
        </w:rPr>
        <w:t>fansy</w:t>
      </w:r>
      <w:proofErr w:type="spellEnd"/>
      <w:r w:rsidR="0022784D" w:rsidRPr="00186DB1">
        <w:rPr>
          <w:bCs/>
        </w:rPr>
        <w:t xml:space="preserve"> yields an underreporting factor of 9.3, while for </w:t>
      </w:r>
      <w:r w:rsidR="00BD5FCE" w:rsidRPr="00186DB1">
        <w:rPr>
          <w:bCs/>
        </w:rPr>
        <w:t xml:space="preserve">cumulative cases, </w:t>
      </w:r>
      <w:r w:rsidRPr="00186DB1">
        <w:rPr>
          <w:bCs/>
        </w:rPr>
        <w:t xml:space="preserve">the </w:t>
      </w:r>
      <w:r w:rsidR="00BD5FCE" w:rsidRPr="00186DB1">
        <w:rPr>
          <w:bCs/>
        </w:rPr>
        <w:t>SAPHIRE</w:t>
      </w:r>
      <w:r w:rsidRPr="00186DB1">
        <w:rPr>
          <w:bCs/>
        </w:rPr>
        <w:t xml:space="preserve"> model reports </w:t>
      </w:r>
      <w:r w:rsidR="00BD5FCE" w:rsidRPr="00186DB1">
        <w:rPr>
          <w:bCs/>
        </w:rPr>
        <w:t>an</w:t>
      </w:r>
      <w:r w:rsidRPr="00186DB1">
        <w:rPr>
          <w:bCs/>
        </w:rPr>
        <w:t xml:space="preserve"> underreporting factor </w:t>
      </w:r>
      <w:r w:rsidR="00BD5FCE" w:rsidRPr="00186DB1">
        <w:rPr>
          <w:bCs/>
        </w:rPr>
        <w:t xml:space="preserve">of 70.7, </w:t>
      </w:r>
      <w:r w:rsidRPr="00186DB1">
        <w:rPr>
          <w:bCs/>
        </w:rPr>
        <w:t>while the S</w:t>
      </w:r>
      <w:r w:rsidR="00BD5FCE" w:rsidRPr="00186DB1">
        <w:rPr>
          <w:bCs/>
        </w:rPr>
        <w:t>EIR-</w:t>
      </w:r>
      <w:proofErr w:type="spellStart"/>
      <w:r w:rsidR="00BD5FCE" w:rsidRPr="00186DB1">
        <w:rPr>
          <w:bCs/>
        </w:rPr>
        <w:t>fansy</w:t>
      </w:r>
      <w:proofErr w:type="spellEnd"/>
      <w:r w:rsidR="00BD5FCE" w:rsidRPr="00186DB1">
        <w:rPr>
          <w:bCs/>
        </w:rPr>
        <w:t xml:space="preserve"> model</w:t>
      </w:r>
      <w:r w:rsidRPr="00186DB1">
        <w:rPr>
          <w:bCs/>
        </w:rPr>
        <w:t xml:space="preserve"> </w:t>
      </w:r>
      <w:r w:rsidR="00BD5FCE" w:rsidRPr="00186DB1">
        <w:rPr>
          <w:bCs/>
        </w:rPr>
        <w:t>yields 7.</w:t>
      </w:r>
      <w:r w:rsidR="00012FD8" w:rsidRPr="00186DB1">
        <w:rPr>
          <w:bCs/>
        </w:rPr>
        <w:t>25</w:t>
      </w:r>
      <w:r w:rsidR="00186DB1">
        <w:rPr>
          <w:bCs/>
        </w:rPr>
        <w:t xml:space="preserve"> and ICM model yields 4.54</w:t>
      </w:r>
      <w:r w:rsidR="00BD5FCE" w:rsidRPr="00186DB1">
        <w:rPr>
          <w:bCs/>
        </w:rPr>
        <w:t xml:space="preserve">. For cumulative </w:t>
      </w:r>
      <w:r w:rsidR="0022784D" w:rsidRPr="00186DB1">
        <w:rPr>
          <w:bCs/>
        </w:rPr>
        <w:t>deaths, the SEIR-</w:t>
      </w:r>
      <w:proofErr w:type="spellStart"/>
      <w:r w:rsidR="0022784D" w:rsidRPr="00186DB1">
        <w:rPr>
          <w:bCs/>
        </w:rPr>
        <w:t>fansy</w:t>
      </w:r>
      <w:proofErr w:type="spellEnd"/>
      <w:r w:rsidR="0022784D" w:rsidRPr="00186DB1">
        <w:rPr>
          <w:bCs/>
        </w:rPr>
        <w:t xml:space="preserve"> </w:t>
      </w:r>
      <w:r w:rsidRPr="00186DB1">
        <w:rPr>
          <w:bCs/>
        </w:rPr>
        <w:t xml:space="preserve">model reports </w:t>
      </w:r>
      <w:r w:rsidR="00012FD8" w:rsidRPr="00186DB1">
        <w:rPr>
          <w:bCs/>
        </w:rPr>
        <w:t xml:space="preserve">an </w:t>
      </w:r>
      <w:r w:rsidRPr="00186DB1">
        <w:rPr>
          <w:bCs/>
        </w:rPr>
        <w:t xml:space="preserve">underreporting factor </w:t>
      </w:r>
      <w:r w:rsidR="0022784D" w:rsidRPr="00186DB1">
        <w:rPr>
          <w:bCs/>
        </w:rPr>
        <w:t>of 2.97</w:t>
      </w:r>
      <w:r w:rsidR="00012FD8" w:rsidRPr="00186DB1">
        <w:rPr>
          <w:bCs/>
        </w:rPr>
        <w:t xml:space="preserve">. </w:t>
      </w:r>
      <w:r w:rsidR="00800CB0" w:rsidRPr="00186DB1">
        <w:rPr>
          <w:bCs/>
        </w:rPr>
        <w:t xml:space="preserve">Cumulative case projections from </w:t>
      </w:r>
      <w:proofErr w:type="spellStart"/>
      <w:r w:rsidR="00800CB0" w:rsidRPr="00186DB1">
        <w:rPr>
          <w:bCs/>
        </w:rPr>
        <w:t>eSIR</w:t>
      </w:r>
      <w:proofErr w:type="spellEnd"/>
      <w:r w:rsidR="00800CB0" w:rsidRPr="00186DB1">
        <w:rPr>
          <w:bCs/>
        </w:rPr>
        <w:t xml:space="preserve"> have the highest uncertainty</w:t>
      </w:r>
      <w:r w:rsidR="00186DB1" w:rsidRPr="00186DB1">
        <w:rPr>
          <w:bCs/>
        </w:rPr>
        <w:t xml:space="preserve"> in terms of width of 95% credible intervals</w:t>
      </w:r>
      <w:r w:rsidR="00800CB0" w:rsidRPr="00186DB1">
        <w:rPr>
          <w:bCs/>
        </w:rPr>
        <w:t>, followed by those from SAPHIRE, the baseline model and finally SEIR-</w:t>
      </w:r>
      <w:proofErr w:type="spellStart"/>
      <w:r w:rsidR="00800CB0" w:rsidRPr="00186DB1">
        <w:rPr>
          <w:bCs/>
        </w:rPr>
        <w:t>fansy</w:t>
      </w:r>
      <w:proofErr w:type="spellEnd"/>
      <w:r w:rsidR="00800CB0" w:rsidRPr="00186DB1">
        <w:rPr>
          <w:bCs/>
        </w:rPr>
        <w:t>.</w:t>
      </w:r>
    </w:p>
    <w:p w14:paraId="74B7DD95" w14:textId="5F7EA8F5" w:rsidR="009C2B9A" w:rsidRDefault="001D2732" w:rsidP="00487208">
      <w:pPr>
        <w:spacing w:line="480" w:lineRule="auto"/>
        <w:jc w:val="both"/>
        <w:rPr>
          <w:bCs/>
          <w:i/>
          <w:iCs/>
        </w:rPr>
      </w:pPr>
      <w:r w:rsidRPr="009C2B9A">
        <w:rPr>
          <w:bCs/>
          <w:i/>
          <w:iCs/>
        </w:rPr>
        <w:t>Conclusions</w:t>
      </w:r>
    </w:p>
    <w:p w14:paraId="383F8F5F" w14:textId="6EADF25A" w:rsidR="00AD70E4" w:rsidRDefault="00E026AA" w:rsidP="00487208">
      <w:pPr>
        <w:spacing w:line="480" w:lineRule="auto"/>
        <w:jc w:val="both"/>
        <w:rPr>
          <w:bCs/>
        </w:rPr>
      </w:pPr>
      <w:r>
        <w:t xml:space="preserve">In this comparative paper we describe five different models used to study </w:t>
      </w:r>
      <w:r w:rsidR="00AA7B0B">
        <w:t xml:space="preserve">full disease transmission of </w:t>
      </w:r>
      <w:r>
        <w:t xml:space="preserve">the SARS-Cov-2 disease transmission in India. While simulation studies are the only gold standard way to compare the accuracy of the models, here we were uniquely poised to compare the projected case-counts against observed data on a test period. </w:t>
      </w:r>
      <w:r w:rsidRPr="00BE544A">
        <w:t>The largest variability across models is observed in predicting the “total” number of infections including reported and unreported cases.  The degree of under-reporting has been a major concern in India</w:t>
      </w:r>
      <w:r w:rsidR="00186DB1">
        <w:t xml:space="preserve"> and </w:t>
      </w:r>
      <w:r w:rsidR="0060463C">
        <w:t>is highlighted in this report.</w:t>
      </w:r>
    </w:p>
    <w:p w14:paraId="417E8A0E" w14:textId="445C0911" w:rsidR="00AD70E4" w:rsidRPr="001D2732" w:rsidRDefault="00AD70E4" w:rsidP="00487208">
      <w:pPr>
        <w:spacing w:line="480" w:lineRule="auto"/>
        <w:jc w:val="both"/>
        <w:rPr>
          <w:b/>
          <w:i/>
          <w:iCs/>
        </w:rPr>
      </w:pPr>
      <w:r w:rsidRPr="001D2732">
        <w:rPr>
          <w:b/>
          <w:i/>
          <w:iCs/>
        </w:rPr>
        <w:t>KEYWORDS</w:t>
      </w:r>
    </w:p>
    <w:p w14:paraId="3B0F591F" w14:textId="3DD52A21" w:rsidR="007B621F" w:rsidRDefault="00AD70E4" w:rsidP="00487208">
      <w:pPr>
        <w:spacing w:line="480" w:lineRule="auto"/>
        <w:jc w:val="both"/>
        <w:rPr>
          <w:bCs/>
        </w:rPr>
      </w:pPr>
      <w:r>
        <w:rPr>
          <w:bCs/>
        </w:rPr>
        <w:t>Pandemics; SARS Virus; Statistical Models</w:t>
      </w:r>
    </w:p>
    <w:p w14:paraId="3DCC4F4E" w14:textId="66919079" w:rsidR="00BE544A" w:rsidRDefault="00BE544A" w:rsidP="00487208">
      <w:pPr>
        <w:spacing w:line="480" w:lineRule="auto"/>
        <w:jc w:val="both"/>
        <w:rPr>
          <w:b/>
          <w:i/>
          <w:iCs/>
        </w:rPr>
      </w:pPr>
    </w:p>
    <w:p w14:paraId="79606ABD" w14:textId="5BA4CA84" w:rsidR="0060463C" w:rsidRDefault="0060463C" w:rsidP="00487208">
      <w:pPr>
        <w:spacing w:line="480" w:lineRule="auto"/>
        <w:jc w:val="both"/>
        <w:rPr>
          <w:b/>
          <w:i/>
          <w:iCs/>
        </w:rPr>
      </w:pPr>
    </w:p>
    <w:p w14:paraId="5BFA23B6" w14:textId="5BF6C793" w:rsidR="0060463C" w:rsidRDefault="0060463C" w:rsidP="00487208">
      <w:pPr>
        <w:spacing w:line="480" w:lineRule="auto"/>
        <w:jc w:val="both"/>
        <w:rPr>
          <w:b/>
          <w:i/>
          <w:iCs/>
        </w:rPr>
      </w:pPr>
    </w:p>
    <w:p w14:paraId="2553469E" w14:textId="77777777" w:rsidR="0060463C" w:rsidRDefault="0060463C"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lastRenderedPageBreak/>
        <w:t>DECLARATIONS</w:t>
      </w:r>
    </w:p>
    <w:p w14:paraId="7BA0D207" w14:textId="3F0D66B1" w:rsidR="007B621F" w:rsidRPr="007B621F" w:rsidRDefault="00A1210C" w:rsidP="00487208">
      <w:pPr>
        <w:spacing w:after="0" w:line="480" w:lineRule="auto"/>
      </w:pPr>
      <w:r w:rsidRPr="00A1210C">
        <w:rPr>
          <w:i/>
          <w:iCs/>
        </w:rPr>
        <w:t>Ethics approval and consent to participate</w:t>
      </w:r>
      <w:r>
        <w:rPr>
          <w:i/>
          <w:iCs/>
        </w:rPr>
        <w:t xml:space="preserve">: </w:t>
      </w:r>
      <w:r w:rsidRPr="00A1210C">
        <w:t>Not applicable</w:t>
      </w:r>
    </w:p>
    <w:p w14:paraId="1DDFC3E4" w14:textId="77777777" w:rsidR="007B621F" w:rsidRDefault="00E026AA" w:rsidP="00487208">
      <w:pPr>
        <w:spacing w:line="480" w:lineRule="auto"/>
        <w:jc w:val="both"/>
        <w:rPr>
          <w:bCs/>
          <w:i/>
          <w:iCs/>
        </w:rPr>
      </w:pPr>
      <w:r w:rsidRPr="00E026AA">
        <w:rPr>
          <w:bCs/>
          <w:i/>
          <w:iCs/>
        </w:rPr>
        <w:t>Consent for publication</w:t>
      </w:r>
      <w:r w:rsidR="00A1210C">
        <w:rPr>
          <w:bCs/>
          <w:i/>
          <w:iCs/>
        </w:rPr>
        <w:t xml:space="preserve">: </w:t>
      </w:r>
      <w:r w:rsidR="003E32CE">
        <w:rPr>
          <w:bCs/>
        </w:rPr>
        <w:t>Not applicable</w:t>
      </w:r>
    </w:p>
    <w:p w14:paraId="2DB4B73C" w14:textId="5936942F" w:rsidR="00E026AA" w:rsidRPr="00487208" w:rsidRDefault="00E026AA" w:rsidP="00487208">
      <w:pPr>
        <w:spacing w:line="480" w:lineRule="auto"/>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0" w:history="1">
        <w:r w:rsidRPr="00121F2F">
          <w:rPr>
            <w:rStyle w:val="Hyperlink"/>
            <w:bCs/>
          </w:rPr>
          <w:t>https://github.com/umich-cphds/cov-ind-19</w:t>
        </w:r>
      </w:hyperlink>
    </w:p>
    <w:p w14:paraId="37D82A39" w14:textId="0D584235" w:rsidR="00E026AA" w:rsidRPr="00487208" w:rsidRDefault="00E026AA" w:rsidP="00487208">
      <w:pPr>
        <w:spacing w:line="480" w:lineRule="auto"/>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4724F28F" w14:textId="0DF0AF84" w:rsidR="00AF2967" w:rsidRPr="00487208" w:rsidRDefault="00AF2967" w:rsidP="00487208">
      <w:pPr>
        <w:spacing w:line="480" w:lineRule="auto"/>
        <w:jc w:val="both"/>
        <w:rPr>
          <w:bCs/>
          <w:i/>
          <w:iCs/>
        </w:rPr>
      </w:pPr>
      <w:r w:rsidRPr="00292DE4">
        <w:rPr>
          <w:bCs/>
          <w:i/>
          <w:iCs/>
        </w:rPr>
        <w:t>Funding</w:t>
      </w:r>
      <w:r w:rsidR="005C26E8">
        <w:rPr>
          <w:bCs/>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w:t>
      </w:r>
    </w:p>
    <w:p w14:paraId="6F65105A" w14:textId="7F449161" w:rsidR="007A0305" w:rsidRPr="00487208" w:rsidRDefault="00AF2967" w:rsidP="00487208">
      <w:pPr>
        <w:spacing w:line="480" w:lineRule="auto"/>
        <w:jc w:val="both"/>
        <w:rPr>
          <w:bCs/>
          <w:i/>
          <w:iCs/>
        </w:rPr>
      </w:pPr>
      <w:r w:rsidRPr="00FC273D">
        <w:rPr>
          <w:bCs/>
          <w:i/>
          <w:iCs/>
        </w:rPr>
        <w:t>Authors’ contributions</w:t>
      </w:r>
      <w:r w:rsidR="00ED1DC8">
        <w:rPr>
          <w:bCs/>
          <w:i/>
          <w:iCs/>
        </w:rPr>
        <w:t xml:space="preserve">: </w:t>
      </w:r>
      <w:proofErr w:type="spellStart"/>
      <w:r w:rsidR="008D4950">
        <w:rPr>
          <w:bCs/>
        </w:rPr>
        <w:t>Rupam</w:t>
      </w:r>
      <w:proofErr w:type="spellEnd"/>
      <w:r w:rsidR="008D4950">
        <w:rPr>
          <w:bCs/>
        </w:rPr>
        <w:t xml:space="preserve"> Bhattacharyya and Maxwell Salvatore implemented the </w:t>
      </w:r>
      <w:proofErr w:type="spellStart"/>
      <w:r w:rsidR="008D4950">
        <w:rPr>
          <w:bCs/>
        </w:rPr>
        <w:t>eSIR</w:t>
      </w:r>
      <w:proofErr w:type="spellEnd"/>
      <w:r w:rsidR="008D4950">
        <w:rPr>
          <w:bCs/>
        </w:rPr>
        <w:t xml:space="preserve"> model. </w:t>
      </w:r>
      <w:proofErr w:type="spellStart"/>
      <w:r w:rsidR="008D4950">
        <w:rPr>
          <w:bCs/>
        </w:rPr>
        <w:t>Xuelin</w:t>
      </w:r>
      <w:proofErr w:type="spellEnd"/>
      <w:r w:rsidR="008D4950">
        <w:rPr>
          <w:bCs/>
        </w:rPr>
        <w:t xml:space="preserve"> Gu implemented the SAPHIRE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w:t>
      </w:r>
      <w:proofErr w:type="spellStart"/>
      <w:r w:rsidR="008D4950">
        <w:rPr>
          <w:bCs/>
        </w:rPr>
        <w:t>Ritoban</w:t>
      </w:r>
      <w:proofErr w:type="spellEnd"/>
      <w:r w:rsidR="008D4950">
        <w:rPr>
          <w:bCs/>
        </w:rPr>
        <w:t xml:space="preserve"> Kundu and Bhramar Mukherjee developed the SEIR-</w:t>
      </w:r>
      <w:proofErr w:type="spellStart"/>
      <w:r w:rsidR="008D4950" w:rsidRPr="008D4950">
        <w:rPr>
          <w:bCs/>
          <w:i/>
          <w:iCs/>
        </w:rPr>
        <w:t>fansy</w:t>
      </w:r>
      <w:proofErr w:type="spellEnd"/>
      <w:r w:rsidR="008D4950">
        <w:rPr>
          <w:bCs/>
        </w:rPr>
        <w:t xml:space="preserv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and </w:t>
      </w:r>
      <w:proofErr w:type="spellStart"/>
      <w:r w:rsidR="008D4950">
        <w:rPr>
          <w:bCs/>
        </w:rPr>
        <w:t>Ritoban</w:t>
      </w:r>
      <w:proofErr w:type="spellEnd"/>
      <w:r w:rsidR="008D4950">
        <w:rPr>
          <w:bCs/>
        </w:rPr>
        <w:t xml:space="preserve"> Kundu implemented the SEIR-</w:t>
      </w:r>
      <w:proofErr w:type="spellStart"/>
      <w:r w:rsidR="008D4950" w:rsidRPr="008D4950">
        <w:rPr>
          <w:bCs/>
          <w:i/>
          <w:iCs/>
        </w:rPr>
        <w:t>fansy</w:t>
      </w:r>
      <w:proofErr w:type="spellEnd"/>
      <w:r w:rsidR="008D4950">
        <w:rPr>
          <w:bCs/>
        </w:rPr>
        <w:t xml:space="preserve"> model. Swapnil Mishra was part of the group that developed ICM</w:t>
      </w:r>
      <w:r w:rsidR="00192B6A">
        <w:rPr>
          <w:bCs/>
        </w:rPr>
        <w:t xml:space="preserve"> </w:t>
      </w:r>
      <w:r w:rsidR="008D4950">
        <w:rPr>
          <w:bCs/>
        </w:rPr>
        <w:t>and implemented the same</w:t>
      </w:r>
      <w:r w:rsidR="00192B6A">
        <w:rPr>
          <w:bCs/>
        </w:rPr>
        <w:t xml:space="preserve"> for this manuscript. Soumik Purkayastha implemented the baseline model. </w:t>
      </w:r>
      <w:proofErr w:type="spellStart"/>
      <w:r w:rsidR="0060463C">
        <w:rPr>
          <w:bCs/>
        </w:rPr>
        <w:t>Debashree</w:t>
      </w:r>
      <w:proofErr w:type="spellEnd"/>
      <w:r w:rsidR="0060463C">
        <w:rPr>
          <w:bCs/>
        </w:rPr>
        <w:t xml:space="preserve"> Ray contributed to the sections on sensitivity analyses and discussion of results. A</w:t>
      </w:r>
      <w:r w:rsidR="00192B6A">
        <w:rPr>
          <w:bCs/>
        </w:rPr>
        <w:t xml:space="preserve">ll authors participated in writing this manuscript. Bhramar Mukherjee conceptualized this project and oversaw the research. </w:t>
      </w:r>
    </w:p>
    <w:p w14:paraId="541E4832" w14:textId="7E6064ED"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 The authors are 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t>1. BACKGROUND</w:t>
      </w:r>
    </w:p>
    <w:p w14:paraId="18D340D2" w14:textId="1E53DC65"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Pr="001B44F8">
        <w:rPr>
          <w:color w:val="000000"/>
        </w:rPr>
        <w:t>. At the time of writing this paper, it has been identified as an ongoing pandemic, with more than 1</w:t>
      </w:r>
      <w:r w:rsidR="00765D34">
        <w:rPr>
          <w:color w:val="000000"/>
        </w:rPr>
        <w:t>22</w:t>
      </w:r>
      <w:r w:rsidRPr="001B44F8">
        <w:rPr>
          <w:color w:val="000000"/>
        </w:rPr>
        <w:t xml:space="preserve"> million reported cases across 188 countries and territories. The disease was first identified in Wuhan, Hubei,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765D34">
        <w:rPr>
          <w:color w:val="000000"/>
        </w:rPr>
        <w:t>2.69 million</w:t>
      </w:r>
      <w:r w:rsidRPr="001B44F8">
        <w:rPr>
          <w:color w:val="000000"/>
        </w:rPr>
        <w:t xml:space="preserve"> lives have been lost and </w:t>
      </w:r>
      <w:r w:rsidR="005A18C5">
        <w:rPr>
          <w:color w:val="000000"/>
        </w:rPr>
        <w:t>69</w:t>
      </w:r>
      <w:r w:rsidRPr="001B44F8">
        <w:rPr>
          <w:color w:val="000000"/>
        </w:rPr>
        <w:t xml:space="preserve"> million recoveries have been reported as a direct consequence of the disease. Notable outbreaks were recorded in the United States of America, Spain, Italy, Iran, Brazil and India -- which was a crucial battleground against the outbreak. The Indian government imposed very strict lockdown measures in order to attenuate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 million mark on July 17, 2020. On March 24, the Government of India ordered a 21</w:t>
      </w:r>
      <w:r w:rsidR="00CA5511">
        <w:rPr>
          <w:color w:val="000000"/>
        </w:rPr>
        <w:t>-</w:t>
      </w:r>
      <w:r w:rsidRPr="001B44F8">
        <w:rPr>
          <w:color w:val="000000"/>
        </w:rPr>
        <w:t xml:space="preserve">day nationwide lockdown, later extending it </w:t>
      </w:r>
      <w:r w:rsidR="00CE1712">
        <w:rPr>
          <w:color w:val="000000"/>
        </w:rPr>
        <w:t>until</w:t>
      </w:r>
      <w:r w:rsidR="00CE1712" w:rsidRPr="001B44F8">
        <w:rPr>
          <w:color w:val="000000"/>
        </w:rPr>
        <w:t xml:space="preserve"> </w:t>
      </w:r>
      <w:r w:rsidRPr="001B44F8">
        <w:rPr>
          <w:color w:val="000000"/>
        </w:rPr>
        <w:t xml:space="preserve">May 3. This was followed by two-week extensions starting May 3 and 17 with substantial relaxations. From June 1, the government started ‘unlocking’ most regions of the country in </w:t>
      </w:r>
      <w:r w:rsidR="00765D34">
        <w:rPr>
          <w:color w:val="000000"/>
        </w:rPr>
        <w:t>five</w:t>
      </w:r>
      <w:r w:rsidRPr="001B44F8">
        <w:rPr>
          <w:color w:val="000000"/>
        </w:rPr>
        <w:t xml:space="preserv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There is a rising interest in studying potential trajectories that the infection can take in India to improve policy decisions. </w:t>
      </w:r>
    </w:p>
    <w:p w14:paraId="14FA2706" w14:textId="59D0C6A8" w:rsidR="00D3103C" w:rsidRDefault="002241D8" w:rsidP="00487208">
      <w:pPr>
        <w:pBdr>
          <w:top w:val="nil"/>
          <w:left w:val="nil"/>
          <w:bottom w:val="nil"/>
          <w:right w:val="nil"/>
          <w:between w:val="nil"/>
        </w:pBdr>
        <w:spacing w:line="480" w:lineRule="auto"/>
        <w:jc w:val="both"/>
        <w:rPr>
          <w:color w:val="000000"/>
        </w:rPr>
      </w:pPr>
      <w:r w:rsidRPr="001B44F8">
        <w:rPr>
          <w:color w:val="000000"/>
        </w:rPr>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 xml:space="preserve">The IHME COVID-19 </w:t>
      </w:r>
      <w:r w:rsidR="00844384">
        <w:rPr>
          <w:color w:val="000000"/>
        </w:rPr>
        <w:lastRenderedPageBreak/>
        <w:t>project initially relied on an extendable nonlinear mixed effects model for fitting parametrized curves to COVID-</w:t>
      </w:r>
      <w:r w:rsidR="00C8291E">
        <w:rPr>
          <w:color w:val="000000"/>
        </w:rPr>
        <w:t xml:space="preserve">19 </w:t>
      </w:r>
      <w:r w:rsidR="00844384">
        <w:rPr>
          <w:color w:val="000000"/>
        </w:rPr>
        <w:t>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w:t>
      </w:r>
      <w:r w:rsidR="008B7D78">
        <w:rPr>
          <w:color w:val="000000"/>
        </w:rPr>
        <w:t xml:space="preserve"> referred to as</w:t>
      </w:r>
      <w:r w:rsidR="00DE483F">
        <w:rPr>
          <w:color w:val="000000"/>
        </w:rPr>
        <w:t xml:space="preserve">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transmission features of COVID-19), time varying ascertainment rates, transmission rates and population movement. </w:t>
      </w:r>
    </w:p>
    <w:p w14:paraId="3C20FAB9" w14:textId="7D4D151C" w:rsidR="002241D8" w:rsidRPr="001B44F8" w:rsidRDefault="002241D8" w:rsidP="00487208">
      <w:pPr>
        <w:spacing w:line="480" w:lineRule="auto"/>
        <w:jc w:val="both"/>
        <w:rPr>
          <w:color w:val="000000"/>
        </w:rPr>
      </w:pPr>
      <w:r w:rsidRPr="001B44F8">
        <w:rPr>
          <w:color w:val="000000"/>
        </w:rPr>
        <w:t xml:space="preserve">Researchers and policymakers are relying on these models to plan and implement public health policies at the national and local levels. New models are emerging rapidly. Models often have conflicting </w:t>
      </w:r>
      <w:r w:rsidR="005A18C5" w:rsidRPr="001B44F8">
        <w:rPr>
          <w:color w:val="000000"/>
        </w:rPr>
        <w:t>messages,</w:t>
      </w:r>
      <w:r w:rsidRPr="001B44F8">
        <w:rPr>
          <w:color w:val="000000"/>
        </w:rPr>
        <w:t xml:space="preserve"> and it is ha</w:t>
      </w:r>
      <w:r w:rsidR="000E4EF6">
        <w:rPr>
          <w:color w:val="000000"/>
        </w:rPr>
        <w:t>rd to distinguish a good model from an unreliable one</w:t>
      </w:r>
      <w:r w:rsidRPr="001B44F8">
        <w:rPr>
          <w:color w:val="000000"/>
        </w:rPr>
        <w:t>.</w:t>
      </w:r>
      <w:r w:rsidR="000E4EF6">
        <w:rPr>
          <w:color w:val="000000"/>
        </w:rPr>
        <w:t xml:space="preserve"> Different models operate </w:t>
      </w:r>
      <w:r w:rsidR="000E4EF6">
        <w:rPr>
          <w:color w:val="000000"/>
        </w:rPr>
        <w:lastRenderedPageBreak/>
        <w:t>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While some work has been done in terms of trying to reconcile results from different models of disease transmission that can be fit to data emerging from local and national governments</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 xml:space="preserve">done to investigate how differences between competing models might lead to differing projections.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1A6CDF4F"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r w:rsidR="00B65663">
        <w:t xml:space="preserve"> an</w:t>
      </w:r>
      <w:r w:rsidR="001B44F8" w:rsidRPr="001B44F8">
        <w:t xml:space="preserve"> exponential proces</w:t>
      </w:r>
      <w:r w:rsidR="001B44F8">
        <w:t>s</w:t>
      </w:r>
      <w:r w:rsidR="00AA7B0B">
        <w:t xml:space="preserve"> </w:t>
      </w:r>
      <w:r w:rsidR="00AA7B0B">
        <w:fldChar w:fldCharType="begin"/>
      </w:r>
      <w:r w:rsidR="00AA7B0B">
        <w:instrText xml:space="preserve"> ADDIN ZOTERO_ITEM CSL_CITATION {"citationID":"ExSezyHU","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sidR="00AA7B0B">
        <w:fldChar w:fldCharType="separate"/>
      </w:r>
      <w:r w:rsidR="00AA7B0B">
        <w:rPr>
          <w:noProof/>
        </w:rPr>
        <w:t>(17)</w:t>
      </w:r>
      <w:r w:rsidR="00AA7B0B">
        <w:fldChar w:fldCharType="end"/>
      </w:r>
      <w:r w:rsidR="001B44F8">
        <w:t xml:space="preserve">.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w:t>
      </w:r>
      <w:r w:rsidR="00882532">
        <w:rPr>
          <w:color w:val="000000"/>
        </w:rPr>
        <w:t xml:space="preserve">five </w:t>
      </w:r>
      <w:r w:rsidR="008C72D5">
        <w:rPr>
          <w:color w:val="000000"/>
        </w:rPr>
        <w:t xml:space="preserve">periods defined by events and interventions. Using the same model, we study the evolution of the pandemic in India over </w:t>
      </w:r>
      <w:r w:rsidR="00765D34">
        <w:rPr>
          <w:color w:val="000000"/>
        </w:rPr>
        <w:t xml:space="preserve">nine </w:t>
      </w:r>
      <w:r w:rsidR="008C72D5">
        <w:rPr>
          <w:color w:val="000000"/>
        </w:rPr>
        <w:t>well-defined lockdown</w:t>
      </w:r>
      <w:r w:rsidR="00765D34">
        <w:rPr>
          <w:color w:val="000000"/>
        </w:rPr>
        <w:t xml:space="preserve"> and unlock</w:t>
      </w:r>
      <w:r w:rsidR="008C72D5">
        <w:rPr>
          <w:color w:val="000000"/>
        </w:rPr>
        <w:t xml:space="preserve"> periods, each with distinct transmission and ascertainment features. </w:t>
      </w:r>
      <w:r w:rsidRPr="001B44F8">
        <w:rPr>
          <w:color w:val="000000"/>
        </w:rPr>
        <w:t>Another model</w:t>
      </w:r>
      <w:r w:rsidR="008A5B64">
        <w:rPr>
          <w:color w:val="000000"/>
        </w:rPr>
        <w:t>, SEIR-</w:t>
      </w:r>
      <w:proofErr w:type="spellStart"/>
      <w:r w:rsidR="008A5B64" w:rsidRPr="00AA7B0B">
        <w:rPr>
          <w:color w:val="000000"/>
        </w:rPr>
        <w:t>fansy</w:t>
      </w:r>
      <w:proofErr w:type="spellEnd"/>
      <w:r w:rsidR="00AA7B0B">
        <w:rPr>
          <w:color w:val="000000"/>
        </w:rPr>
        <w:t xml:space="preserve"> </w:t>
      </w:r>
      <w:r w:rsidR="00AA7B0B">
        <w:rPr>
          <w:color w:val="000000"/>
        </w:rPr>
        <w:fldChar w:fldCharType="begin"/>
      </w:r>
      <w:r w:rsidR="00AA7B0B">
        <w:rPr>
          <w:color w:val="000000"/>
        </w:rPr>
        <w:instrText xml:space="preserve"> ADDIN ZOTERO_ITEM CSL_CITATION {"citationID":"AkZesRa9","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AA7B0B">
        <w:rPr>
          <w:color w:val="000000"/>
        </w:rPr>
        <w:fldChar w:fldCharType="separate"/>
      </w:r>
      <w:r w:rsidR="00AA7B0B">
        <w:rPr>
          <w:noProof/>
          <w:color w:val="000000"/>
        </w:rPr>
        <w:t>(18)</w:t>
      </w:r>
      <w:r w:rsidR="00AA7B0B">
        <w:rPr>
          <w:color w:val="000000"/>
        </w:rPr>
        <w:fldChar w:fldCharType="end"/>
      </w:r>
      <w:r w:rsidR="00AA7B0B">
        <w:rPr>
          <w:rStyle w:val="CommentReference"/>
          <w:rFonts w:ascii="Liberation Serif" w:eastAsia="AR PL SungtiL GB" w:hAnsi="Liberation Serif" w:cs="Mangal"/>
          <w:kern w:val="2"/>
          <w:lang w:eastAsia="zh-CN" w:bidi="hi-IN"/>
        </w:rPr>
        <w:t xml:space="preserve"> </w:t>
      </w:r>
      <w:r w:rsidR="00AA7B0B">
        <w:rPr>
          <w:color w:val="000000"/>
        </w:rPr>
        <w:t>mo</w:t>
      </w:r>
      <w:r w:rsidR="008A5B64">
        <w:rPr>
          <w:color w:val="000000"/>
        </w:rPr>
        <w:t>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latent process and links deaths to infections with </w:t>
      </w:r>
      <w:r w:rsidR="00383237">
        <w:rPr>
          <w:color w:val="000000"/>
        </w:rPr>
        <w:t xml:space="preserve">the </w:t>
      </w:r>
      <w:r w:rsidR="00144348" w:rsidRPr="003905A1">
        <w:rPr>
          <w:color w:val="000000"/>
        </w:rPr>
        <w:t>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Each of the models mentioned 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AA7B0B">
        <w:rPr>
          <w:color w:val="000000"/>
        </w:rPr>
        <w:instrText xml:space="preserve"> ADDIN ZOTERO_ITEM CSL_CITATION {"citationID":"XOv6A5rk","properties":{"formattedCitation":"(19)","plainCitation":"(19)","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AA7B0B">
        <w:rPr>
          <w:color w:val="000000"/>
        </w:rPr>
        <w:t>(19)</w:t>
      </w:r>
      <w:r w:rsidR="00E30DA8">
        <w:rPr>
          <w:color w:val="000000"/>
        </w:rPr>
        <w:fldChar w:fldCharType="end"/>
      </w:r>
      <w:r w:rsidR="00E30DA8" w:rsidRPr="00E30DA8">
        <w:rPr>
          <w:color w:val="000000"/>
          <w:vertAlign w:val="superscript"/>
        </w:rPr>
        <w:t>,</w:t>
      </w:r>
      <w:r w:rsidR="00E30DA8">
        <w:rPr>
          <w:color w:val="000000"/>
        </w:rPr>
        <w:fldChar w:fldCharType="begin"/>
      </w:r>
      <w:r w:rsidR="00AA7B0B">
        <w:rPr>
          <w:color w:val="000000"/>
        </w:rPr>
        <w:instrText xml:space="preserve"> ADDIN ZOTERO_ITEM CSL_CITATION {"citationID":"5oDhKONA","properties":{"formattedCitation":"(20)","plainCitation":"(20)","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AA7B0B">
        <w:rPr>
          <w:color w:val="000000"/>
        </w:rPr>
        <w:t>(20)</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AA7B0B">
        <w:rPr>
          <w:color w:val="000000"/>
          <w:vertAlign w:val="superscript"/>
        </w:rPr>
        <w:instrText xml:space="preserve"> ADDIN ZOTERO_ITEM CSL_CITATION {"citationID":"tgCItnoz","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AA7B0B">
        <w:rPr>
          <w:color w:val="000000"/>
        </w:rPr>
        <w:t>(21)</w:t>
      </w:r>
      <w:r w:rsidR="00E30DA8">
        <w:rPr>
          <w:color w:val="000000"/>
          <w:vertAlign w:val="superscript"/>
        </w:rPr>
        <w:fldChar w:fldCharType="end"/>
      </w:r>
      <w:r w:rsidRPr="001B44F8">
        <w:rPr>
          <w:color w:val="000000"/>
        </w:rPr>
        <w:t xml:space="preserve">. </w:t>
      </w:r>
    </w:p>
    <w:p w14:paraId="57CCA231" w14:textId="00EA8B7A"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w:t>
      </w:r>
      <w:r w:rsidR="00765D34">
        <w:rPr>
          <w:color w:val="000000"/>
        </w:rPr>
        <w:t xml:space="preserve">and unlock </w:t>
      </w:r>
      <w:r w:rsidRPr="001B44F8">
        <w:rPr>
          <w:color w:val="000000"/>
        </w:rPr>
        <w:t xml:space="preserve">periods </w:t>
      </w:r>
      <w:r w:rsidR="00765D34">
        <w:rPr>
          <w:color w:val="000000"/>
        </w:rPr>
        <w:t>declared</w:t>
      </w:r>
      <w:r w:rsidR="00765D34" w:rsidRPr="001B44F8">
        <w:rPr>
          <w:color w:val="000000"/>
        </w:rPr>
        <w:t xml:space="preserve"> </w:t>
      </w:r>
      <w:r w:rsidRPr="001B44F8">
        <w:rPr>
          <w:color w:val="000000"/>
        </w:rPr>
        <w:t xml:space="preserve">by the Government of India. Additionally, we </w:t>
      </w:r>
      <w:r w:rsidRPr="001B44F8">
        <w:rPr>
          <w:color w:val="000000"/>
        </w:rPr>
        <w:lastRenderedPageBreak/>
        <w:t xml:space="preserve">compare their projections based on </w:t>
      </w:r>
      <w:r w:rsidR="009A132E">
        <w:rPr>
          <w:color w:val="000000"/>
        </w:rPr>
        <w:t>reported</w:t>
      </w:r>
      <w:r w:rsidRPr="001B44F8">
        <w:rPr>
          <w:color w:val="000000"/>
        </w:rPr>
        <w:t xml:space="preserve"> data, with special emphasis on how the models deal with (if they do, at all) under-reporting and under-detection of COVID-cases, which has been a major point of discussion in the scientific community</w:t>
      </w:r>
      <w:r w:rsidR="00897230">
        <w:rPr>
          <w:color w:val="000000"/>
        </w:rPr>
        <w:t xml:space="preserve"> </w:t>
      </w:r>
      <w:r w:rsidRPr="001B44F8">
        <w:rPr>
          <w:color w:val="000000"/>
        </w:rPr>
        <w:fldChar w:fldCharType="begin"/>
      </w:r>
      <w:r w:rsidR="00AA7B0B">
        <w:rPr>
          <w:color w:val="000000"/>
        </w:rPr>
        <w:instrText xml:space="preserve"> ADDIN ZOTERO_ITEM CSL_CITATION {"citationID":"NTZqpdJn","properties":{"formattedCitation":"(22)","plainCitation":"(22)","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AA7B0B">
        <w:rPr>
          <w:color w:val="000000"/>
        </w:rPr>
        <w:t>(22)</w:t>
      </w:r>
      <w:r w:rsidRPr="001B44F8">
        <w:rPr>
          <w:color w:val="000000"/>
        </w:rPr>
        <w:fldChar w:fldCharType="end"/>
      </w:r>
      <w:r w:rsidRPr="001B44F8">
        <w:rPr>
          <w:color w:val="000000"/>
        </w:rPr>
        <w:t xml:space="preserve">.  </w:t>
      </w:r>
    </w:p>
    <w:p w14:paraId="0000001D" w14:textId="65F7DBC4"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 xml:space="preserve">We present the findings of our comparative investigation of the models in </w:t>
      </w:r>
      <w:r w:rsidR="00F82820" w:rsidRPr="00897230">
        <w:rPr>
          <w:i/>
          <w:iCs/>
          <w:color w:val="000000"/>
        </w:rPr>
        <w:t>Section 3</w:t>
      </w:r>
      <w:r w:rsidR="00F82820">
        <w:rPr>
          <w:color w:val="000000"/>
        </w:rPr>
        <w:t xml:space="preserve"> </w:t>
      </w:r>
      <w:r w:rsidR="000F1781">
        <w:rPr>
          <w:color w:val="000000"/>
        </w:rPr>
        <w:t>by comparing projected COVID-counts (i.e., case and death counts associated with COVID-19) and (</w:t>
      </w:r>
      <w:r w:rsidR="00D801DB">
        <w:rPr>
          <w:color w:val="000000"/>
        </w:rPr>
        <w:t xml:space="preserve">wherever </w:t>
      </w:r>
      <w:r w:rsidR="000F1781">
        <w:rPr>
          <w:color w:val="000000"/>
        </w:rPr>
        <w:t xml:space="preserve">possible) parameter estimates which help understand transmission dynamics of the pandemic. </w:t>
      </w:r>
      <w:r w:rsidR="00BE544A">
        <w:rPr>
          <w:color w:val="000000"/>
        </w:rPr>
        <w:t>Next</w:t>
      </w:r>
      <w:r w:rsidR="000F1781">
        <w:rPr>
          <w:color w:val="000000"/>
        </w:rPr>
        <w:t xml:space="preserve">, </w:t>
      </w:r>
      <w:r w:rsidR="00AA7B0B">
        <w:rPr>
          <w:color w:val="000000"/>
        </w:rPr>
        <w:t xml:space="preserve">in </w:t>
      </w:r>
      <w:r w:rsidR="00AA7B0B" w:rsidRPr="00AA7B0B">
        <w:rPr>
          <w:i/>
          <w:iCs/>
          <w:color w:val="000000"/>
        </w:rPr>
        <w:t>Section 4</w:t>
      </w:r>
      <w:r w:rsidR="00AA7B0B">
        <w:rPr>
          <w:color w:val="000000"/>
        </w:rPr>
        <w:t xml:space="preserve"> we discuss </w:t>
      </w:r>
      <w:r w:rsidR="00F60B4F">
        <w:rPr>
          <w:color w:val="000000"/>
        </w:rPr>
        <w:t xml:space="preserve">sensitivity analyses and </w:t>
      </w:r>
      <w:r w:rsidR="00AA7B0B">
        <w:rPr>
          <w:color w:val="000000"/>
        </w:rPr>
        <w:t>note</w:t>
      </w:r>
      <w:r w:rsidR="00F60B4F">
        <w:rPr>
          <w:color w:val="000000"/>
        </w:rPr>
        <w:t xml:space="preserve"> </w:t>
      </w:r>
      <w:r w:rsidR="00E1528F">
        <w:rPr>
          <w:color w:val="000000"/>
        </w:rPr>
        <w:t>applications of the models studied in the context of data from other countries. Finally, w</w:t>
      </w:r>
      <w:r w:rsidR="000F1781">
        <w:rPr>
          <w:color w:val="000000"/>
        </w:rPr>
        <w:t>e</w:t>
      </w:r>
      <w:r w:rsidR="004843F3">
        <w:rPr>
          <w:color w:val="000000"/>
        </w:rPr>
        <w:t xml:space="preserve"> </w:t>
      </w:r>
      <w:r w:rsidR="00F82820" w:rsidRPr="00F82820">
        <w:rPr>
          <w:color w:val="000000"/>
        </w:rPr>
        <w:t xml:space="preserve">discuss the implications of our findings in </w:t>
      </w:r>
      <w:r w:rsidR="00F82820" w:rsidRPr="00897230">
        <w:rPr>
          <w:i/>
          <w:iCs/>
          <w:color w:val="000000"/>
        </w:rPr>
        <w:t xml:space="preserve">Section </w:t>
      </w:r>
      <w:r w:rsidR="00AA7B0B">
        <w:rPr>
          <w:i/>
          <w:iCs/>
          <w:color w:val="000000"/>
        </w:rPr>
        <w:t>5</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0A4FF1BE" w14:textId="46F3BFC6" w:rsidR="001B44F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each of the five models described above.</w:t>
      </w:r>
    </w:p>
    <w:p w14:paraId="1010EC98" w14:textId="77777777" w:rsidR="00474DE8" w:rsidRPr="00474DE8" w:rsidRDefault="00474DE8" w:rsidP="00487208">
      <w:pPr>
        <w:pBdr>
          <w:top w:val="nil"/>
          <w:left w:val="nil"/>
          <w:bottom w:val="nil"/>
          <w:right w:val="nil"/>
          <w:between w:val="nil"/>
        </w:pBdr>
        <w:spacing w:line="480" w:lineRule="auto"/>
        <w:jc w:val="both"/>
      </w:pP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3E9D26AE"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AA7B0B">
        <w:rPr>
          <w:color w:val="000000" w:themeColor="text1"/>
        </w:rPr>
        <w:instrText xml:space="preserve"> ADDIN ZOTERO_ITEM CSL_CITATION {"citationID":"cjiIaACG","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AA7B0B">
        <w:rPr>
          <w:color w:val="000000"/>
        </w:rPr>
        <w:t>(17)</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58C24035" w:rsidR="004B7F28" w:rsidRDefault="0032772A" w:rsidP="00487208">
      <w:pPr>
        <w:pStyle w:val="Caption"/>
        <w:spacing w:line="480" w:lineRule="auto"/>
        <w:jc w:val="center"/>
        <w:rPr>
          <w:i w:val="0"/>
          <w:iCs w:val="0"/>
          <w:sz w:val="25"/>
          <w:szCs w:val="25"/>
        </w:rPr>
      </w:pPr>
      <w:r w:rsidRPr="00331806">
        <w:t xml:space="preserve">Figure </w:t>
      </w:r>
      <w:fldSimple w:instr=" SEQ Figure \* ARABIC ">
        <w:r w:rsidR="007D4A1E">
          <w:rPr>
            <w:noProof/>
          </w:rPr>
          <w:t>1</w:t>
        </w:r>
      </w:fldSimple>
      <w:r w:rsidRPr="00331806">
        <w:t>:</w:t>
      </w:r>
      <w:r>
        <w:t xml:space="preserve"> </w:t>
      </w:r>
      <w:r w:rsidRPr="00914DB3">
        <w:t>Schematic overview of the baseline model</w:t>
      </w:r>
      <w:r>
        <w:t>.</w:t>
      </w:r>
    </w:p>
    <w:p w14:paraId="5C6DF178" w14:textId="462498BF" w:rsidR="00794C61" w:rsidRDefault="00794C61" w:rsidP="00487208">
      <w:pPr>
        <w:spacing w:line="480" w:lineRule="auto"/>
        <w:jc w:val="both"/>
        <w:rPr>
          <w:sz w:val="25"/>
          <w:szCs w:val="25"/>
        </w:rPr>
      </w:pPr>
      <w:r w:rsidRPr="007565A8">
        <w:rPr>
          <w:i/>
          <w:iCs/>
          <w:sz w:val="25"/>
          <w:szCs w:val="25"/>
        </w:rPr>
        <w:lastRenderedPageBreak/>
        <w:t xml:space="preserve">Formulation: </w:t>
      </w:r>
      <w:r>
        <w:rPr>
          <w:sz w:val="25"/>
          <w:szCs w:val="25"/>
        </w:rPr>
        <w:t>The baseline model assumes that the following differential equation governs the evolution of a disease in a fixed population</w:t>
      </w:r>
    </w:p>
    <w:p w14:paraId="16A3BD30" w14:textId="7946888C" w:rsidR="00794C61" w:rsidRDefault="00DD25DB"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0E3F0A64"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237E5565" w14:textId="374DC024" w:rsidR="005A18C5" w:rsidRPr="009E2CF9" w:rsidRDefault="00DD25DB"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t-2</m:t>
                      </m:r>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t</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771F2C4F" w14:textId="51FA874C" w:rsidR="001B44F8" w:rsidRDefault="00794C61" w:rsidP="00BF094D">
      <w:pPr>
        <w:spacing w:line="480" w:lineRule="auto"/>
        <w:jc w:val="both"/>
        <w:rPr>
          <w:b/>
          <w:bCs/>
        </w:rPr>
      </w:pPr>
      <w:r>
        <w:t xml:space="preserve">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w:t>
      </w:r>
      <w:r w:rsidR="003C293B">
        <w:t xml:space="preserve">Since all the other methods involve Bayesian estimation methods and use posterior distributions to obtain estimates and associated credible intervals, we place a non-informative prior on the random error in the above curve fitting method </w:t>
      </w:r>
      <w:r w:rsidR="003C293B">
        <w:fldChar w:fldCharType="begin"/>
      </w:r>
      <w:r w:rsidR="003C293B">
        <w:instrText xml:space="preserve"> ADDIN ZOTERO_ITEM CSL_CITATION {"citationID":"HKvPArIL","properties":{"formattedCitation":"(23)","plainCitation":"(23)","noteIndex":0},"citationItems":[{"id":322,"uris":["http://zotero.org/users/6647948/items/BW2FXD6M"],"uri":["http://zotero.org/users/6647948/items/BW2FXD6M"],"itemData":{"id":322,"type":"book","abstract":"\"Preface This book is intended to have three roles and to serve three associated audiences: an introductory text on Bayesian inference starting from first principles, a graduate text on effective current approaches to Bayesian modeling and computation in statistics and related fields, and a handbook of Bayesian methods in applied statistics for general users of and researchers in applied statistics. Although introductory in its early sections, the book is definitely not elementary in the sense of a first text in statistics. The mathematics used in our book is basic probability and statistics, elementary calculus, and linear algebra. A review of probability notation is given in Chapter 1 along with a more detailed list of topics assumed to have been studied. The practical orientation of the book means that the reader's previous experience in probability, statistics, and linear algebra should ideally have included strong computational components. To write an introductory text alone would leave many readers with only a taste of the conceptual elements but no guidance for venturing into genuine practical applications, beyond those where Bayesian methods agree essentially with standard non-Bayesian analyses. On the other hand, we feel it would be a mistake to present the advanced methods without first introducing the basic concepts from our data-analytic perspective. Furthermore, due to the nature of applied statistics, a text on current Bayesian methodology would be incomplete without a variety of worked examples drawn from real applications. To avoid cluttering the main narrative, there are bibliographic notes at the end of each chapter and references at the end of the book\"--","call-number":"QA279.5 .G45 2014","collection-title":"Chapman &amp; Hall/CRC texts in statistical science","edition":"Third edition","event-place":"Boca Raton","ISBN":"978-1-4398-4095-5","number-of-pages":"661","publisher":"CRC Press","publisher-place":"Boca Raton","source":"Library of Congress ISBN","title":"Bayesian data analysis","author":[{"family":"Gelman","given":"Andrew"}],"issued":{"date-parts":[["2014"]]}}}],"schema":"https://github.com/citation-style-language/schema/raw/master/csl-citation.json"} </w:instrText>
      </w:r>
      <w:r w:rsidR="003C293B">
        <w:fldChar w:fldCharType="separate"/>
      </w:r>
      <w:r w:rsidR="003C293B">
        <w:rPr>
          <w:noProof/>
        </w:rPr>
        <w:t>(23)</w:t>
      </w:r>
      <w:r w:rsidR="003C293B">
        <w:fldChar w:fldCharType="end"/>
      </w:r>
      <w:r w:rsidR="003C293B">
        <w:t xml:space="preserve"> to ensure comparable results. Specifically, we a uniform prior for the log of error variance. U</w:t>
      </w:r>
      <w:r>
        <w:t xml:space="preserve">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The baseline model described above has been implemented in R</w:t>
      </w:r>
      <w:r w:rsidR="00AA7B0B">
        <w:t xml:space="preserve"> </w:t>
      </w:r>
      <w:r w:rsidR="00AA7B0B">
        <w:fldChar w:fldCharType="begin"/>
      </w:r>
      <w:r w:rsidR="003C293B">
        <w:instrText xml:space="preserve"> ADDIN ZOTERO_ITEM CSL_CITATION {"citationID":"wpZtB8T8","properties":{"formattedCitation":"(24)","plainCitation":"(24)","noteIndex":0},"citationItems":[{"id":318,"uris":["http://zotero.org/users/6647948/items/2DIV6HNP"],"uri":["http://zotero.org/users/6647948/items/2DIV6HNP"],"itemData":{"id":318,"type":"book","event-place":"Vienna, Austria","publisher":"R Foundation for Statistical Computing","publisher-place":"Vienna, Austria","title":"R: A Language and Environment for Statistical Computing","URL":"https://www.R-project.org/","author":[{"family":"R Core Team","given":""}],"issued":{"date-parts":[["2017"]]}}}],"schema":"https://github.com/citation-style-language/schema/raw/master/csl-citation.json"} </w:instrText>
      </w:r>
      <w:r w:rsidR="00AA7B0B">
        <w:fldChar w:fldCharType="separate"/>
      </w:r>
      <w:r w:rsidR="003C293B">
        <w:rPr>
          <w:noProof/>
        </w:rPr>
        <w:t>(24)</w:t>
      </w:r>
      <w:r w:rsidR="00AA7B0B">
        <w:fldChar w:fldCharType="end"/>
      </w:r>
      <w:r w:rsidR="00AA7B0B">
        <w:t xml:space="preserve"> </w:t>
      </w:r>
      <w:r>
        <w:t>using standard package</w:t>
      </w:r>
      <w:r w:rsidR="005A18C5">
        <w:t>s for exponential curve fitting.</w:t>
      </w:r>
    </w:p>
    <w:p w14:paraId="66BEF617" w14:textId="77777777" w:rsidR="00474DE8" w:rsidRPr="00474DE8" w:rsidRDefault="00474DE8" w:rsidP="00474DE8">
      <w:pPr>
        <w:spacing w:line="480" w:lineRule="auto"/>
        <w:jc w:val="both"/>
        <w:rPr>
          <w:b/>
          <w:bCs/>
        </w:rPr>
      </w:pP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lastRenderedPageBreak/>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2">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69479C78" w:rsidR="00AC6627" w:rsidRPr="001B44F8" w:rsidRDefault="007656B5" w:rsidP="00487208">
      <w:pPr>
        <w:pStyle w:val="Caption"/>
        <w:spacing w:line="480" w:lineRule="auto"/>
        <w:jc w:val="center"/>
        <w:rPr>
          <w:color w:val="000000" w:themeColor="text1"/>
        </w:rPr>
      </w:pPr>
      <w:r w:rsidRPr="00BB4881">
        <w:t xml:space="preserve">Figure </w:t>
      </w:r>
      <w:fldSimple w:instr=" SEQ Figure \* ARABIC ">
        <w:r w:rsidR="007D4A1E">
          <w:rPr>
            <w:noProof/>
          </w:rPr>
          <w:t>2</w:t>
        </w:r>
      </w:fldSimple>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w:t>
      </w:r>
      <w:r w:rsidRPr="001B44F8">
        <w:lastRenderedPageBreak/>
        <w:t xml:space="preserve">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DD25DB"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DD25DB"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DD25DB"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1B418C02"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DD25DB"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DD25DB"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DD25DB"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39477AD0" w14:textId="5CE0DEC2" w:rsidR="00BF094D"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w:lastRenderedPageBreak/>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Runge-</w:t>
      </w:r>
      <w:proofErr w:type="spellStart"/>
      <w:r w:rsidRPr="001B44F8">
        <w:t>Kutta</w:t>
      </w:r>
      <w:proofErr w:type="spellEnd"/>
      <w:r w:rsidRPr="001B44F8">
        <w:t xml:space="preserve"> approximation</w:t>
      </w:r>
      <w:r w:rsidR="00642B82">
        <w:t xml:space="preserve"> </w:t>
      </w:r>
      <w:r>
        <w:fldChar w:fldCharType="begin"/>
      </w:r>
      <w:r w:rsidR="003C293B">
        <w:instrText xml:space="preserve"> ADDIN ZOTERO_ITEM CSL_CITATION {"citationID":"dQrDaGWQ","properties":{"formattedCitation":"(25)","plainCitation":"(25)","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3C293B">
        <w:t>(25)</w:t>
      </w:r>
      <w:r>
        <w:fldChar w:fldCharType="end"/>
      </w:r>
      <w:r w:rsidRPr="001B44F8">
        <w:t>.</w:t>
      </w:r>
    </w:p>
    <w:p w14:paraId="4A61D05E" w14:textId="6AF4F400" w:rsidR="004B7F28" w:rsidRDefault="004B7F28" w:rsidP="00487208">
      <w:pPr>
        <w:spacing w:line="480" w:lineRule="auto"/>
        <w:jc w:val="both"/>
        <w:rPr>
          <w:bCs/>
          <w:color w:val="000000" w:themeColor="text1"/>
        </w:rPr>
      </w:pPr>
      <w:r w:rsidRPr="005A0029">
        <w:rPr>
          <w:i/>
          <w:iCs/>
        </w:rPr>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3C293B">
        <w:rPr>
          <w:iCs/>
          <w:color w:val="000000" w:themeColor="text1"/>
        </w:rPr>
        <w:instrText xml:space="preserve"> ADDIN ZOTERO_ITEM CSL_CITATION {"citationID":"6znTCJIP","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3C293B">
        <w:rPr>
          <w:color w:val="000000"/>
        </w:rPr>
        <w:t>(26)</w:t>
      </w:r>
      <w:r>
        <w:rPr>
          <w:iCs/>
          <w:color w:val="000000" w:themeColor="text1"/>
        </w:rPr>
        <w:fldChar w:fldCharType="end"/>
      </w:r>
      <w:r w:rsidR="002768C1">
        <w:rPr>
          <w:iCs/>
          <w:color w:val="000000" w:themeColor="text1"/>
        </w:rPr>
        <w:t xml:space="preserve"> (this value was also confirmed </w:t>
      </w:r>
      <w:r w:rsidR="002768C1" w:rsidRPr="002768C1">
        <w:t xml:space="preserve">by calculating the average time-varying </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oMath>
      <w:r w:rsidR="002768C1" w:rsidRPr="002768C1">
        <w:t xml:space="preserve"> by from January 30 till March 24, 2020, using the package developed by </w:t>
      </w:r>
      <w:r w:rsidR="002768C1" w:rsidRPr="002768C1">
        <w:fldChar w:fldCharType="begin"/>
      </w:r>
      <w:r w:rsidR="003C293B">
        <w:instrText xml:space="preserve"> ADDIN ZOTERO_ITEM CSL_CITATION {"citationID":"LYz5So5V","properties":{"formattedCitation":"(27)","plainCitation":"(27)","noteIndex":0},"citationItems":[{"id":37,"uris":["http://zotero.org/users/6647948/items/I8LE88D3"],"uri":["http://zotero.org/users/6647948/items/I8LE88D3"],"itemData":{"id":37,"type":"article-journal","container-title":"American Journal of Epidemiology","DOI":"10.1093/aje/kwt133","ISSN":"1476-6256, 0002-9262","issue":"9","language":"en","page":"1505-1512","source":"DOI.org (Crossref)","title":"A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2768C1" w:rsidRPr="002768C1">
        <w:fldChar w:fldCharType="separate"/>
      </w:r>
      <w:r w:rsidR="003C293B">
        <w:rPr>
          <w:noProof/>
        </w:rPr>
        <w:t>(27)</w:t>
      </w:r>
      <w:r w:rsidR="002768C1" w:rsidRPr="002768C1">
        <w:fldChar w:fldCharType="end"/>
      </w:r>
      <w:r w:rsidR="002768C1" w:rsidRPr="002768C1">
        <w:t>)</w:t>
      </w:r>
      <w:r w:rsidRPr="002768C1">
        <w:rPr>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w:t>
      </w:r>
      <w:r w:rsidR="005F776F">
        <w:rPr>
          <w:iCs/>
          <w:color w:val="000000" w:themeColor="text1"/>
        </w:rPr>
        <w:t xml:space="preserve"> initial</w:t>
      </w:r>
      <w:r w:rsidRPr="001B44F8">
        <w:rPr>
          <w:iCs/>
          <w:color w:val="000000" w:themeColor="text1"/>
        </w:rPr>
        <w:t xml:space="preserve"> infection fatality ratio is </w:t>
      </w:r>
      <m:oMath>
        <m:r>
          <w:rPr>
            <w:rFonts w:ascii="Cambria Math" w:hAnsi="Cambria Math"/>
            <w:color w:val="000000" w:themeColor="text1"/>
          </w:rPr>
          <m:t xml:space="preserve">0.01 </m:t>
        </m:r>
      </m:oMath>
      <w:r>
        <w:rPr>
          <w:iCs/>
          <w:color w:val="000000" w:themeColor="text1"/>
        </w:rPr>
        <w:fldChar w:fldCharType="begin"/>
      </w:r>
      <w:r w:rsidR="003C293B">
        <w:rPr>
          <w:iCs/>
          <w:color w:val="000000" w:themeColor="text1"/>
        </w:rPr>
        <w:instrText xml:space="preserve"> ADDIN ZOTERO_ITEM CSL_CITATION {"citationID":"k6oUAuzq","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3C293B">
        <w:rPr>
          <w:color w:val="000000"/>
        </w:rPr>
        <w:t>(28)</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490DFA0"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xml:space="preserve">, </w:t>
      </w:r>
      <w:r w:rsidR="00A340F9">
        <w:rPr>
          <w:iCs/>
          <w:color w:val="000000" w:themeColor="text1"/>
        </w:rPr>
        <w:t xml:space="preserve">the </w:t>
      </w:r>
      <w:proofErr w:type="spellStart"/>
      <w:r w:rsidR="00A340F9">
        <w:rPr>
          <w:iCs/>
          <w:color w:val="000000" w:themeColor="text1"/>
        </w:rPr>
        <w:t>eSIR</w:t>
      </w:r>
      <w:proofErr w:type="spellEnd"/>
      <w:r w:rsidR="00A340F9" w:rsidRPr="001B44F8">
        <w:rPr>
          <w:iCs/>
          <w:color w:val="000000" w:themeColor="text1"/>
        </w:rPr>
        <w:t xml:space="preserve"> </w:t>
      </w:r>
      <w:r w:rsidRPr="001B44F8">
        <w:rPr>
          <w:iCs/>
          <w:color w:val="000000" w:themeColor="text1"/>
        </w:rPr>
        <w:t>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04026DB6" w14:textId="1BF68E4D" w:rsidR="004B7F28" w:rsidRDefault="004B7F28" w:rsidP="002E4A38">
      <w:pPr>
        <w:spacing w:line="480" w:lineRule="auto"/>
        <w:jc w:val="both"/>
        <w:rPr>
          <w:color w:val="000000" w:themeColor="text1"/>
        </w:rPr>
      </w:pPr>
      <w:r w:rsidRPr="00BC2480">
        <w:rPr>
          <w:i/>
          <w:iCs/>
          <w:color w:val="000000" w:themeColor="text1"/>
        </w:rPr>
        <w:lastRenderedPageBreak/>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3C293B">
        <w:rPr>
          <w:iCs/>
          <w:color w:val="000000" w:themeColor="text1"/>
        </w:rPr>
        <w:instrText xml:space="preserve"> ADDIN ZOTERO_ITEM CSL_CITATION {"citationID":"Va7pdVe2","properties":{"formattedCitation":"(29)","plainCitation":"(29)","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3C293B">
        <w:rPr>
          <w:color w:val="000000"/>
        </w:rPr>
        <w:t>(29)</w:t>
      </w:r>
      <w:r>
        <w:rPr>
          <w:iCs/>
          <w:color w:val="000000" w:themeColor="text1"/>
        </w:rPr>
        <w:fldChar w:fldCharType="end"/>
      </w:r>
      <w:r w:rsidRPr="001B44F8">
        <w:rPr>
          <w:iCs/>
          <w:color w:val="000000" w:themeColor="text1"/>
        </w:rPr>
        <w:t xml:space="preserve"> and the differential equations were solved via the fourth-order Runge–</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sidR="00DE5288">
        <w:rPr>
          <w:iCs/>
          <w:color w:val="000000" w:themeColor="text1"/>
        </w:rPr>
        <w:t>(</w:t>
      </w:r>
      <w:r w:rsidR="00AC6C0D">
        <w:rPr>
          <w:iCs/>
          <w:color w:val="000000" w:themeColor="text1"/>
        </w:rPr>
        <w:t xml:space="preserve">which denotes the number of MCMC samples discarded by JAGS in order to tune parameters which </w:t>
      </w:r>
      <w:r w:rsidR="00FF3EC2">
        <w:rPr>
          <w:iCs/>
          <w:color w:val="000000" w:themeColor="text1"/>
        </w:rPr>
        <w:t xml:space="preserve">in turn </w:t>
      </w:r>
      <w:r w:rsidR="00AC6C0D">
        <w:rPr>
          <w:iCs/>
          <w:color w:val="000000" w:themeColor="text1"/>
        </w:rPr>
        <w:t xml:space="preserve">improves speed or de-correlation of sampling)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thin the chain by keeping one draw from every 10 random draws to</w:t>
      </w:r>
      <w:r w:rsidR="00512530">
        <w:rPr>
          <w:iCs/>
          <w:color w:val="000000" w:themeColor="text1"/>
        </w:rPr>
        <w:t xml:space="preserve"> further</w:t>
      </w:r>
      <w:r w:rsidRPr="001B44F8">
        <w:rPr>
          <w:iCs/>
          <w:color w:val="000000" w:themeColor="text1"/>
        </w:rPr>
        <w:t xml:space="preserve"> reduce 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w:t>
      </w:r>
      <w:r w:rsidR="002E4A38">
        <w:rPr>
          <w:iCs/>
          <w:color w:val="000000" w:themeColor="text1"/>
        </w:rPr>
        <w:t xml:space="preserve">under </w:t>
      </w:r>
      <m:oMath>
        <m:r>
          <w:rPr>
            <w:rFonts w:ascii="Cambria Math" w:hAnsi="Cambria Math"/>
            <w:color w:val="000000" w:themeColor="text1"/>
          </w:rPr>
          <m:t>2</m:t>
        </m:r>
        <m:r>
          <m:rPr>
            <m:sty m:val="p"/>
          </m:rP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10</m:t>
            </m:r>
            <m:ctrlPr>
              <w:rPr>
                <w:rFonts w:ascii="Cambria Math" w:hAnsi="Cambria Math"/>
                <w:iCs/>
                <w:color w:val="000000" w:themeColor="text1"/>
              </w:rPr>
            </m:ctrlPr>
          </m:e>
          <m:sup>
            <m:r>
              <w:rPr>
                <w:rFonts w:ascii="Cambria Math" w:hAnsi="Cambria Math"/>
                <w:color w:val="000000" w:themeColor="text1"/>
              </w:rPr>
              <m:t>5</m:t>
            </m:r>
          </m:sup>
        </m:sSup>
      </m:oMath>
      <w:r w:rsidR="002E4A38">
        <w:rPr>
          <w:iCs/>
          <w:color w:val="000000" w:themeColor="text1"/>
        </w:rPr>
        <w:t xml:space="preserve"> iterations for four parallel chains.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3">
        <w:r w:rsidRPr="001B44F8">
          <w:rPr>
            <w:color w:val="000000" w:themeColor="text1"/>
          </w:rPr>
          <w:t xml:space="preserve"> </w:t>
        </w:r>
      </w:hyperlink>
      <w:r w:rsidRPr="004B7F28">
        <w:rPr>
          <w:i/>
          <w:iCs/>
          <w:color w:val="000000" w:themeColor="text1"/>
        </w:rPr>
        <w:t>https://github.com/lilywang1988/eSIR.</w:t>
      </w:r>
    </w:p>
    <w:p w14:paraId="78999B7E" w14:textId="59ADCF2F" w:rsidR="000A5C5F" w:rsidRPr="002027C8" w:rsidRDefault="000A5C5F" w:rsidP="00487208">
      <w:pPr>
        <w:pBdr>
          <w:top w:val="nil"/>
          <w:left w:val="nil"/>
          <w:bottom w:val="nil"/>
          <w:right w:val="nil"/>
          <w:between w:val="nil"/>
        </w:pBdr>
        <w:spacing w:line="480" w:lineRule="auto"/>
        <w:jc w:val="both"/>
        <w:rPr>
          <w:b/>
          <w:bCs/>
        </w:rPr>
      </w:pP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50C0296E"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 xml:space="preserve">to estimate COVID-related transmission parameters, in addition to projecting COVID-19 </w:t>
      </w:r>
      <w:r w:rsidR="004F4138">
        <w:t>case counts</w:t>
      </w:r>
      <w:r w:rsidR="00B04887">
        <w:t>, while accounting for pre-symptomatic infectiousness, time-varying ascertainment rates</w:t>
      </w:r>
      <w:r w:rsidR="002B4B92">
        <w:t xml:space="preserve"> (i.e. reporting rates)</w:t>
      </w:r>
      <w:r w:rsidR="00B04887">
        <w:t xml:space="preserve">,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w:t>
      </w:r>
      <w:r w:rsidR="002B4B92">
        <w:t>report</w:t>
      </w:r>
      <w:r w:rsidR="00D60EAD">
        <w:t>ed infectious (I), un</w:t>
      </w:r>
      <w:r w:rsidR="002B4B92">
        <w:t>report</w:t>
      </w:r>
      <w:r w:rsidR="00D60EAD">
        <w:t xml:space="preserve">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w:t>
      </w:r>
      <w:r w:rsidR="002B4B92">
        <w:t>reported</w:t>
      </w:r>
      <w:r w:rsidRPr="001B44F8">
        <w:rPr>
          <w:color w:val="000000"/>
          <w:shd w:val="clear" w:color="auto" w:fill="FFFFFF"/>
        </w:rPr>
        <w:t xml:space="preserve"> cases would seek medical care and thus be quarantined by hospitalization. </w:t>
      </w:r>
      <w:r w:rsidR="009F5D9C">
        <w:t>The model described and implemented here relies on the same methodology and arguments as presented by</w:t>
      </w:r>
      <w:r w:rsidR="00F4103C">
        <w:t xml:space="preserve"> </w:t>
      </w:r>
      <w:r w:rsidR="00F4103C">
        <w:fldChar w:fldCharType="begin"/>
      </w:r>
      <w:r w:rsidR="00F4103C">
        <w:instrText xml:space="preserve"> ADDIN ZOTERO_ITEM CSL_CITATION {"citationID":"Y8VbHvg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F4103C">
        <w:fldChar w:fldCharType="separate"/>
      </w:r>
      <w:r w:rsidR="00F4103C">
        <w:rPr>
          <w:noProof/>
        </w:rPr>
        <w:t>(13)</w:t>
      </w:r>
      <w:r w:rsidR="00F4103C">
        <w:fldChar w:fldCharType="end"/>
      </w:r>
      <w:r w:rsidR="009F5D9C">
        <w:t xml:space="preserve">. The only difference is that </w:t>
      </w:r>
      <w:r w:rsidR="009F5D9C">
        <w:lastRenderedPageBreak/>
        <w:t>while the original model analyzed data from China over a time period of December 2019 to March 2020 (which constituted the initial days of the pandemic in China), we analyze data from India. Additionally, the original manuscript adjusted the model to account for population movement. With the lockdown in India being severe (several states closed their respective borders) and data on population movement not being available, we make no such modifications. Additionally, described in greater detail in the subsequent sections, we note that the SAPHIRE model returns reported and unreported cumulative COVID-case counts, in addition to cumulative counts of the removed compartment. As such, for the purpose of comparisons, the SAPHIRE model is used only to study cumulative COVID-case counts, and not active case counts</w:t>
      </w:r>
      <w:r w:rsidR="00B20319">
        <w:t xml:space="preserve"> (where active reported case counts indicate </w:t>
      </w:r>
      <w:r w:rsidR="00B20319" w:rsidRPr="00B20319">
        <w:t>infected individuals who are reported as COVID</w:t>
      </w:r>
      <w:r w:rsidR="00882532">
        <w:t>-19</w:t>
      </w:r>
      <w:r w:rsidR="00B20319" w:rsidRPr="00B20319">
        <w:t xml:space="preserve"> positive</w:t>
      </w:r>
      <w:r w:rsidR="00B20319">
        <w:t xml:space="preserve">, while active unreported case counts include those infected individuals who are never tested but act as spreaders </w:t>
      </w:r>
      <w:r w:rsidR="00C269AF">
        <w:t xml:space="preserve">and those infected individuals who get false negative test results from diagnostic COVID-19 tests) </w:t>
      </w:r>
      <w:r w:rsidR="009F5D9C">
        <w:t xml:space="preserve">or cumulative death counts. </w:t>
      </w:r>
      <w:r w:rsidR="009F5D9C" w:rsidRPr="001B44F8">
        <w:rPr>
          <w:color w:val="000000" w:themeColor="text1"/>
        </w:rPr>
        <w:t>The R package for implementing this general model for understanding disease dynamics is publicly available at</w:t>
      </w:r>
      <w:hyperlink r:id="rId14">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DD25DB"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DD25DB"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DD25DB"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DD25DB"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DD25DB"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DD25DB"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DD25DB"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16E184EA" w14:textId="0D962FB6" w:rsidR="005A18C5" w:rsidRPr="005A18C5"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w:t>
      </w:r>
      <w:r w:rsidR="002B4B92">
        <w:t>reported</w:t>
      </w:r>
      <w:r>
        <w:t xml:space="preserve"> cases (defined as the number of individuals that an </w:t>
      </w:r>
      <w:r w:rsidR="002B4B92">
        <w:t>reported</w:t>
      </w:r>
      <w:r>
        <w:t xml:space="preserve"> case can infect per day), </w:t>
      </w:r>
      <m:oMath>
        <m:r>
          <m:rPr>
            <m:sty m:val="p"/>
          </m:rPr>
          <w:rPr>
            <w:rFonts w:ascii="Cambria Math" w:hAnsi="Cambria Math"/>
          </w:rPr>
          <m:t>α</m:t>
        </m:r>
      </m:oMath>
      <w:r>
        <w:t xml:space="preserve"> is the ratio of the transmission rate of </w:t>
      </w:r>
      <w:r w:rsidR="002B4B92">
        <w:t>unreported</w:t>
      </w:r>
      <w:r>
        <w:t xml:space="preserve"> cases to that of </w:t>
      </w:r>
      <w:r w:rsidR="002B4B92">
        <w:t>report</w:t>
      </w:r>
      <w:r>
        <w:t xml:space="preserve">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r w:rsidR="005A18C5">
        <w:t xml:space="preserve">Further, we set </w:t>
      </w:r>
      <m:oMath>
        <m:r>
          <w:rPr>
            <w:rFonts w:ascii="Cambria Math" w:hAnsi="Cambria Math"/>
          </w:rPr>
          <m:t>N=1.34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005A18C5">
        <w:t xml:space="preserve"> as the population size</w:t>
      </w:r>
      <w:r w:rsidR="00882532">
        <w:t xml:space="preserve"> for India</w:t>
      </w:r>
      <w:r w:rsidR="005A18C5">
        <w:t xml:space="preserve"> and set </w:t>
      </w:r>
      <m:oMath>
        <m:r>
          <w:rPr>
            <w:rFonts w:ascii="Cambria Math" w:hAnsi="Cambria Math"/>
          </w:rPr>
          <m:t>n = 0</m:t>
        </m:r>
      </m:oMath>
      <w:r w:rsidR="005A18C5">
        <w:t xml:space="preserve"> to indicate no incoming or outgoing travelers. </w:t>
      </w:r>
    </w:p>
    <w:p w14:paraId="4B56A059" w14:textId="77777777" w:rsidR="002418A4" w:rsidRDefault="002418A4" w:rsidP="00487208">
      <w:pPr>
        <w:keepNext/>
        <w:spacing w:line="480" w:lineRule="auto"/>
        <w:jc w:val="both"/>
      </w:pPr>
      <w:r>
        <w:rPr>
          <w:noProof/>
        </w:rPr>
        <w:lastRenderedPageBreak/>
        <w:drawing>
          <wp:inline distT="0" distB="0" distL="0" distR="0" wp14:anchorId="274AA53C" wp14:editId="3CBE01DE">
            <wp:extent cx="6315613" cy="31089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315613" cy="3108960"/>
                    </a:xfrm>
                    <a:prstGeom prst="rect">
                      <a:avLst/>
                    </a:prstGeom>
                    <a:ln>
                      <a:solidFill>
                        <a:schemeClr val="tx1"/>
                      </a:solidFill>
                    </a:ln>
                  </pic:spPr>
                </pic:pic>
              </a:graphicData>
            </a:graphic>
          </wp:inline>
        </w:drawing>
      </w:r>
    </w:p>
    <w:p w14:paraId="78B3B3BE" w14:textId="4FB2B07F" w:rsidR="004977EB" w:rsidRDefault="002418A4" w:rsidP="00A148BD">
      <w:pPr>
        <w:pStyle w:val="Caption"/>
        <w:spacing w:line="480" w:lineRule="auto"/>
        <w:jc w:val="center"/>
      </w:pPr>
      <w:r w:rsidRPr="008E6145">
        <w:t xml:space="preserve">Figure </w:t>
      </w:r>
      <w:fldSimple w:instr=" SEQ Figure \* ARABIC ">
        <w:r w:rsidR="007D4A1E">
          <w:rPr>
            <w:noProof/>
          </w:rPr>
          <w:t>3</w:t>
        </w:r>
      </w:fldSimple>
      <w:r w:rsidRPr="008E6145">
        <w:t>:</w:t>
      </w:r>
      <w:r>
        <w:t xml:space="preserve"> </w:t>
      </w:r>
      <w:r w:rsidRPr="007409BD">
        <w:t xml:space="preserve">The </w:t>
      </w:r>
      <w:r w:rsidR="0071117E">
        <w:t>SAPHIRE</w:t>
      </w:r>
      <w:r w:rsidRPr="007409BD">
        <w:t xml:space="preserve"> model with separate compartments for the latent, </w:t>
      </w:r>
      <w:r w:rsidR="002B4B92">
        <w:t>unreported</w:t>
      </w:r>
      <w:r w:rsidRPr="007409BD">
        <w:t xml:space="preserve"> and </w:t>
      </w:r>
      <w:r w:rsidR="002B4B92">
        <w:t>report</w:t>
      </w:r>
      <w:r w:rsidRPr="007409BD">
        <w:t>ed cases.</w:t>
      </w:r>
    </w:p>
    <w:p w14:paraId="0E96C23C" w14:textId="1BE74D44"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DD25DB"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3F7053A6" w14:textId="643A0EDE" w:rsidR="00A24C7C" w:rsidRDefault="008304CF" w:rsidP="00487208">
      <w:pPr>
        <w:spacing w:line="480" w:lineRule="auto"/>
        <w:jc w:val="both"/>
        <w:rPr>
          <w:bCs/>
          <w:i/>
          <w:iCs/>
        </w:rPr>
      </w:pPr>
      <w:r>
        <w:rPr>
          <w:color w:val="000000"/>
          <w:shd w:val="clear" w:color="auto" w:fill="FFFFFF"/>
        </w:rPr>
        <w:t>in which the three terms represent infections contributed by pre-symptomatic individuals, un</w:t>
      </w:r>
      <w:r w:rsidR="002B4B92">
        <w:t>reported</w:t>
      </w:r>
      <w:r>
        <w:rPr>
          <w:color w:val="000000"/>
          <w:shd w:val="clear" w:color="auto" w:fill="FFFFFF"/>
        </w:rPr>
        <w:t xml:space="preserve"> cases and </w:t>
      </w:r>
      <w:r w:rsidR="002B4B92">
        <w:t>reported</w:t>
      </w:r>
      <w:r>
        <w:rPr>
          <w:color w:val="000000"/>
          <w:shd w:val="clear" w:color="auto" w:fill="FFFFFF"/>
        </w:rPr>
        <w:t xml:space="preserve"> cases, respectively. The model adjusts the infectious periods of each type of case by taking isolation</w:t>
      </w:r>
      <w:r w:rsidR="007338FC">
        <w:rPr>
          <w:color w:val="000000"/>
          <w:shd w:val="clear" w:color="auto" w:fill="FFFFFF"/>
        </w:rPr>
        <w:t xml:space="preserve"> of patients who test positive </w:t>
      </w:r>
      <w:r>
        <w:rPr>
          <w:color w:val="000000"/>
          <w:shd w:val="clear" w:color="auto" w:fill="FFFFFF"/>
        </w:rPr>
        <w:t xml:space="preserve">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m:t>
            </m:r>
            <m:r>
              <m:rPr>
                <m:sty m:val="p"/>
              </m:rPr>
              <w:rPr>
                <w:rFonts w:ascii="Cambria Math" w:hAnsi="Cambria Math"/>
                <w:color w:val="000000"/>
                <w:shd w:val="clear" w:color="auto" w:fill="FFFFFF"/>
              </w:rPr>
              <m:t>by means of</m:t>
            </m:r>
            <m:r>
              <w:rPr>
                <w:rFonts w:ascii="Cambria Math" w:hAnsi="Cambria Math"/>
                <w:color w:val="000000"/>
                <w:shd w:val="clear" w:color="auto" w:fill="FFFFFF"/>
              </w:rPr>
              <m:t xml:space="preserve"> 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w:t>
      </w:r>
      <w:r w:rsidR="00A24C7C">
        <w:rPr>
          <w:color w:val="000000"/>
          <w:shd w:val="clear" w:color="auto" w:fill="FFFFFF"/>
        </w:rPr>
        <w:t xml:space="preserve">. </w:t>
      </w:r>
    </w:p>
    <w:p w14:paraId="672F64A1" w14:textId="545C4AA3" w:rsidR="00980BAC" w:rsidRDefault="00980BAC" w:rsidP="00487208">
      <w:pPr>
        <w:spacing w:line="480" w:lineRule="auto"/>
        <w:jc w:val="both"/>
      </w:pPr>
      <w:r w:rsidRPr="008E48E6">
        <w:rPr>
          <w:bCs/>
          <w:i/>
          <w:iCs/>
        </w:rPr>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assuming lower transmissibility for un</w:t>
      </w:r>
      <w:r w:rsidR="002B4B92">
        <w:t>reported</w:t>
      </w:r>
      <w:r>
        <w:rPr>
          <w:color w:val="000000"/>
          <w:shd w:val="clear" w:color="auto" w:fill="FFFFFF"/>
        </w:rPr>
        <w:t xml:space="preserve"> cases</w:t>
      </w:r>
      <w:r w:rsidR="00206B98">
        <w:rPr>
          <w:color w:val="000000"/>
          <w:shd w:val="clear" w:color="auto" w:fill="FFFFFF"/>
        </w:rPr>
        <w:t xml:space="preserve"> </w:t>
      </w:r>
      <w:r w:rsidR="00206B98">
        <w:rPr>
          <w:color w:val="000000"/>
          <w:shd w:val="clear" w:color="auto" w:fill="FFFFFF"/>
        </w:rPr>
        <w:fldChar w:fldCharType="begin"/>
      </w:r>
      <w:r w:rsidR="003C293B">
        <w:rPr>
          <w:color w:val="000000"/>
          <w:shd w:val="clear" w:color="auto" w:fill="FFFFFF"/>
        </w:rPr>
        <w:instrText xml:space="preserve"> ADDIN ZOTERO_ITEM CSL_CITATION {"citationID":"nFZYYlVB","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206B98">
        <w:rPr>
          <w:color w:val="000000"/>
          <w:shd w:val="clear" w:color="auto" w:fill="FFFFFF"/>
        </w:rPr>
        <w:fldChar w:fldCharType="separate"/>
      </w:r>
      <w:r w:rsidR="003C293B">
        <w:rPr>
          <w:noProof/>
          <w:color w:val="000000"/>
          <w:shd w:val="clear" w:color="auto" w:fill="FFFFFF"/>
        </w:rPr>
        <w:t>(30)</w:t>
      </w:r>
      <w:r w:rsidR="00206B98">
        <w:rPr>
          <w:color w:val="000000"/>
          <w:shd w:val="clear" w:color="auto" w:fill="FFFFFF"/>
        </w:rPr>
        <w:fldChar w:fldCharType="end"/>
      </w:r>
      <w:r>
        <w:rPr>
          <w:color w:val="000000"/>
          <w:shd w:val="clear" w:color="auto" w:fill="FFFFFF"/>
        </w:rPr>
        <w:t xml:space="preserve">. </w:t>
      </w:r>
      <w:r>
        <w:t xml:space="preserve">Compartment </w:t>
      </w:r>
      <w:r w:rsidRPr="00ED5A14">
        <w:rPr>
          <w:i/>
          <w:iCs/>
        </w:rPr>
        <w:t xml:space="preserve">P </w:t>
      </w:r>
      <w:r>
        <w:t xml:space="preserve">contains both </w:t>
      </w:r>
      <w:r w:rsidR="002B4B92">
        <w:t>reported</w:t>
      </w:r>
      <w:r>
        <w:t xml:space="preserve"> and un</w:t>
      </w:r>
      <w:r w:rsidR="002B4B92">
        <w:t>reported</w:t>
      </w:r>
      <w:r>
        <w:t xml:space="preserve"> cases in the pre-symptomatic phase. We set the transmissibility of </w:t>
      </w:r>
      <w:r w:rsidRPr="00AE149F">
        <w:rPr>
          <w:i/>
          <w:iCs/>
        </w:rPr>
        <w:t xml:space="preserve">P </w:t>
      </w:r>
      <w:r>
        <w:t>to be the same as un</w:t>
      </w:r>
      <w:r w:rsidR="002B4B92">
        <w:t>reported</w:t>
      </w:r>
      <w:r>
        <w:t xml:space="preserve"> cases, because it has previously been reported that the majority of cases are un</w:t>
      </w:r>
      <w:r w:rsidR="002B4B92">
        <w:t>reported</w:t>
      </w:r>
      <w:r w:rsidR="004977EB">
        <w:t xml:space="preserve"> </w:t>
      </w:r>
      <w:r>
        <w:fldChar w:fldCharType="begin"/>
      </w:r>
      <w:r w:rsidR="003C293B">
        <w:instrText xml:space="preserve"> ADDIN ZOTERO_ITEM CSL_CITATION {"citationID":"pvlGE2Pv","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3C293B">
        <w:t>(30)</w:t>
      </w:r>
      <w:r>
        <w:fldChar w:fldCharType="end"/>
      </w:r>
      <w:r>
        <w:t xml:space="preserve">. We assume an incubation period of 5.2 days and </w:t>
      </w:r>
      <w:r>
        <w:lastRenderedPageBreak/>
        <w:t xml:space="preserve">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days</w:t>
      </w:r>
      <w:r w:rsidR="00206B98">
        <w:t xml:space="preserve"> </w:t>
      </w:r>
      <w:r w:rsidR="00206B98">
        <w:fldChar w:fldCharType="begin"/>
      </w:r>
      <w:r w:rsidR="003C293B">
        <w:instrText xml:space="preserve"> ADDIN ZOTERO_ITEM CSL_CITATION {"citationID":"TFOz3JeD","properties":{"formattedCitation":"(31,32)","plainCitation":"(31,32)","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M."}],"issued":{"date-parts":[["2020",5]]}}},{"id":85,"uris":["http://zotero.org/users/6647948/items/6Q4QH2RR"],"uri":["http://zotero.org/users/6647948/items/6Q4QH2RR"],"itemData":{"id":85,"type":"article-journal","container-title":"New England Journal of Medicine","DOI":"10.1056/NEJMoa2001316","ISSN":"0028-4793, 1533-4406","issue":"13","journalAbbreviation":"N Engl J Med","language":"en","page":"1199-1207","source":"DOI.org (Crossref)","title":"Early Transmission Dynamics in Wuhan, China, of Novel Coronavirus–Infected Pneumonia","volume":"382","author":[{"family":"Li","given":"Qun"},{"family":"Guan","given":"Xuhua"},{"family":"Wu","given":"Peng"},{"family":"Wang","given":"Xiaoye"},{"family":"Zhou","given":"Lei"},{"family":"Tong","given":"Yeqing"},{"family":"Ren","given":"Ruiqi"},{"family":"Leung","given":"Kathy S.M."},{"family":"Lau","given":"Eric H.Y."},{"family":"Wong","given":"Jessica Y."},{"family":"Xing","given":"Xuesen"},{"family":"Xiang","given":"Nijuan"},{"family":"Wu","given":"Yang"},{"family":"Li","given":"Chao"},{"family":"Chen","given":"Qi"},{"family":"Li","given":"Dan"},{"family":"Liu","given":"Tian"},{"family":"Zhao","given":"Jing"},{"family":"Liu","given":"Man"},{"family":"Tu","given":"Wenxiao"},{"family":"Chen","given":"Chuding"},{"family":"Jin","given":"Lianmei"},{"family":"Yang","given":"Rui"},{"family":"Wang","given":"Qi"},{"family":"Zhou","given":"Suhua"},{"family":"Wang","given":"Rui"},{"family":"Liu","given":"Hui"},{"family":"Luo","given":"Yinbo"},{"family":"Liu","given":"Yuan"},{"family":"Shao","given":"Ge"},{"family":"Li","given":"Huan"},{"family":"Tao","given":"Zhongfa"},{"family":"Yang","given":"Yang"},{"family":"Deng","given":"Zhiqiang"},{"family":"Liu","given":"Boxi"},{"family":"Ma","given":"Zhitao"},{"family":"Zhang","given":"Yanping"},{"family":"Shi","given":"Guoqing"},{"family":"Lam","given":"Tommy T.Y."},{"family":"Wu","given":"Joseph T."},{"family":"Gao","given":"George F."},{"family":"Cowling","given":"Benjamin J."},{"family":"Yang","given":"Bo"},{"family":"Leung","given":"Gabriel M."},{"family":"Feng","given":"Zijian"}],"issued":{"date-parts":[["2020",3,26]]}}}],"schema":"https://github.com/citation-style-language/schema/raw/master/csl-citation.json"} </w:instrText>
      </w:r>
      <w:r w:rsidR="00206B98">
        <w:fldChar w:fldCharType="separate"/>
      </w:r>
      <w:r w:rsidR="003C293B">
        <w:rPr>
          <w:noProof/>
        </w:rPr>
        <w:t>(31,32)</w:t>
      </w:r>
      <w:r w:rsidR="00206B98">
        <w:fldChar w:fldCharType="end"/>
      </w:r>
      <w:r>
        <w:t xml:space="preserve">.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w:t>
      </w:r>
      <w:r w:rsidR="001553B8">
        <w:t xml:space="preserve">Since </w:t>
      </w:r>
      <w:r>
        <w:t xml:space="preserve">pre-symptomatic infectiousness was estimated to account for </w:t>
      </w:r>
      <w:r w:rsidRPr="008C7852">
        <w:t xml:space="preserve">44% of the total infections from </w:t>
      </w:r>
      <w:r w:rsidR="002B4B92">
        <w:t>reported</w:t>
      </w:r>
      <w:r w:rsidRPr="008C7852">
        <w:t xml:space="preserve"> cases</w:t>
      </w:r>
      <w:r w:rsidR="004977EB">
        <w:t xml:space="preserve"> </w:t>
      </w:r>
      <w:r w:rsidRPr="008C7852">
        <w:fldChar w:fldCharType="begin"/>
      </w:r>
      <w:r w:rsidR="003C293B">
        <w:instrText xml:space="preserve"> ADDIN ZOTERO_ITEM CSL_CITATION {"citationID":"3p9VFIjC","properties":{"formattedCitation":"(31)","plainCitation":"(31)","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3C293B">
        <w:t>(31)</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w:t>
      </w:r>
      <w:r w:rsidR="002B4B92">
        <w:t>reported</w:t>
      </w:r>
      <w:r>
        <w:t xml:space="preserve"> cases </w:t>
      </w:r>
      <w:r w:rsidR="00206B98">
        <w:fldChar w:fldCharType="begin"/>
      </w:r>
      <w:r w:rsidR="003C293B">
        <w:instrText xml:space="preserve"> ADDIN ZOTERO_ITEM CSL_CITATION {"citationID":"aBNBsz2L","properties":{"formattedCitation":"(33)","plainCitation":"(33)","noteIndex":0},"citationItems":[{"id":270,"uris":["http://zotero.org/users/6647948/items/H7FRXMQZ"],"uri":["http://zotero.org/users/6647948/items/H7FRXMQZ"],"itemData":{"id":270,"type":"article-journal","abstract":"The newly emergent human virus SARS-CoV-2 (severe acute respiratory syndrome–coronavirus 2) is resulting in high fatality rates and incapacitated health systems. Preventing further transmission is a priority. We analyzed key parameters of epidemic spread to estimate the contribution of different transmission routes and determine requirements for case isolation and contact tracing needed to stop the epidemic. Although SARS-CoV-2 is spreading too fast to be contained by manual contact tracing, it could be controlled if this process were faster, more efficient, and happened at scale. A contact-tracing app that builds a memory of proximity contacts and immediately notifies contacts of positive cases can achieve epidemic control if used by enough people. By targeting recommendations to only those at risk, epidemics could be contained without resorting to mass quarantines (“lockdowns”) that are harmful to society. We discuss the ethical requirements for an intervention of this kind.","container-title":"Science","DOI":"10.1126/science.abb6936","ISSN":"0036-8075, 1095-9203","issue":"6491","journalAbbreviation":"Science","language":"en","page":"eabb6936","source":"DOI.org (Crossref)","title":"Quantifying SARS-CoV-2 transmission suggests epidemic control with digital contact tracing","volume":"368","author":[{"family":"Ferretti","given":"Luca"},{"family":"Wymant","given":"Chris"},{"family":"Kendall","given":"Michelle"},{"family":"Zhao","given":"Lele"},{"family":"Nurtay","given":"Anel"},{"family":"Abeler-Dörner","given":"Lucie"},{"family":"Parker","given":"Michael"},{"family":"Bonsall","given":"David"},{"family":"Fraser","given":"Christophe"}],"issued":{"date-parts":[["2020",5,8]]}}}],"schema":"https://github.com/citation-style-language/schema/raw/master/csl-citation.json"} </w:instrText>
      </w:r>
      <w:r w:rsidR="00206B98">
        <w:fldChar w:fldCharType="separate"/>
      </w:r>
      <w:r w:rsidR="003C293B">
        <w:rPr>
          <w:noProof/>
        </w:rPr>
        <w:t>(33)</w:t>
      </w:r>
      <w:r w:rsidR="00206B98">
        <w:fldChar w:fldCharType="end"/>
      </w:r>
      <w:r w:rsidR="00206B98">
        <w:t xml:space="preserve"> </w:t>
      </w:r>
      <w:r>
        <w:t xml:space="preserve">–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=17</m:t>
        </m:r>
      </m:oMath>
      <w:r>
        <w:t xml:space="preserve"> days, </w:t>
      </w:r>
      <w:r w:rsidR="00206B98">
        <w:t xml:space="preserve">based on a study investigating </w:t>
      </w:r>
      <w:proofErr w:type="spellStart"/>
      <w:r w:rsidR="00206B98">
        <w:t>hospitalisation</w:t>
      </w:r>
      <w:proofErr w:type="spellEnd"/>
      <w:r w:rsidR="00206B98">
        <w:t xml:space="preserve"> of COVID-19 patients in the state of Karnataka </w:t>
      </w:r>
      <w:r w:rsidR="00206B98">
        <w:fldChar w:fldCharType="begin"/>
      </w:r>
      <w:r w:rsidR="003C293B">
        <w:instrText xml:space="preserve"> ADDIN ZOTERO_ITEM CSL_CITATION {"citationID":"jKmShp7s","properties":{"formattedCitation":"(34)","plainCitation":"(34)","noteIndex":0},"citationItems":[{"id":278,"uris":["http://zotero.org/users/6647948/items/SGQ4TAQ9"],"uri":["http://zotero.org/users/6647948/items/SGQ4TAQ9"],"itemData":{"id":278,"type":"article-journal","container-title":"Indian Journal of Public Health","DOI":"10.4103/ijph.IJPH_486_20","ISSN":"0019-557X","issue":"6","journalAbbreviation":"Indian J Public Health","language":"en","page":"221","source":"DOI.org (Crossref)","title":"COVID-19-Hospitalized Patients in Karnataka: Survival and Stay Characteristics","title-short":"COVID-19-Hospitalized Patients in Karnataka","volume":"64","author":[{"family":"Mishra","given":"Vinayak"},{"family":"Burma","given":"AjitDeo"},{"family":"Das","given":"SumitKumar"},{"family":"Parivallal","given":"MohanaBalan"},{"family":"Amudhan","given":"Senthil"},{"family":"Rao","given":"GirishN"}],"issued":{"date-parts":[["2020"]]}}}],"schema":"https://github.com/citation-style-language/schema/raw/master/csl-citation.json"} </w:instrText>
      </w:r>
      <w:r w:rsidR="00206B98">
        <w:fldChar w:fldCharType="separate"/>
      </w:r>
      <w:r w:rsidR="003C293B">
        <w:rPr>
          <w:noProof/>
        </w:rPr>
        <w:t>(34)</w:t>
      </w:r>
      <w:r w:rsidR="00206B98">
        <w:fldChar w:fldCharType="end"/>
      </w:r>
      <w:r w:rsidR="00206B98">
        <w:t xml:space="preserve">. </w:t>
      </w:r>
      <w:r>
        <w:t xml:space="preserve">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w:t>
      </w:r>
      <w:r w:rsidR="00206B98">
        <w:fldChar w:fldCharType="begin"/>
      </w:r>
      <w:r w:rsidR="003C293B">
        <w:instrText xml:space="preserve"> ADDIN ZOTERO_ITEM CSL_CITATION {"citationID":"CHVzv8tZ","properties":{"formattedCitation":"(35,36)","plainCitation":"(35,36)","noteIndex":0},"citationItems":[{"id":272,"uris":["http://zotero.org/users/6647948/items/B7SWLUXD"],"uri":["http://zotero.org/users/6647948/items/B7SWLUXD"],"itemData":{"id":272,"type":"article-journal","container-title":"MMWR. Morbidity and Mortality Weekly Report","DOI":"10.15585/mmwr.mm6915e3","ISSN":"0149-2195, 1545-861X","issue":"15","journalAbbreviation":"MMWR Morb. Mortal. Wkly. Rep.","page":"458-464","source":"DOI.org (Crossref)","title":"Hospitalization Rates and Characteristics of Patients Hospitalized with Laboratory-Confirmed Coronavirus Disease 2019 — COVID-NET, 14 States, March 1–30, 2020","volume":"69","author":[{"family":"Garg","given":"Shikha"},{"family":"Kim","given":"Lindsay"},{"family":"Whitaker","given":"Michael"},{"family":"O’Halloran","given":"Alissa"},{"family":"Cummings","given":"Charisse"},{"family":"Holstein","given":"Rachel"},{"family":"Prill","given":"Mila"},{"family":"Chai","given":"Shua J."},{"family":"Kirley","given":"Pam D."},{"family":"Alden","given":"Nisha B."},{"family":"Kawasaki","given":"Breanna"},{"family":"Yousey-Hindes","given":"Kimberly"},{"family":"Niccolai","given":"Linda"},{"family":"Anderson","given":"Evan J."},{"family":"Openo","given":"Kyle P."},{"family":"Weigel","given":"Andrew"},{"family":"Monroe","given":"Maya L."},{"family":"Ryan","given":"Patricia"},{"family":"Henderson","given":"Justin"},{"family":"Kim","given":"Sue"},{"family":"Como-Sabetti","given":"Kathy"},{"family":"Lynfield","given":"Ruth"},{"family":"Sosin","given":"Daniel"},{"family":"Torres","given":"Salina"},{"family":"Muse","given":"Alison"},{"family":"Bennett","given":"Nancy M."},{"family":"Billing","given":"Laurie"},{"family":"Sutton","given":"Melissa"},{"family":"West","given":"Nicole"},{"family":"Schaffner","given":"William"},{"family":"Talbot","given":"H. Keipp"},{"family":"Aquino","given":"Clarissa"},{"family":"George","given":"Andrea"},{"family":"Budd","given":"Alicia"},{"family":"Brammer","given":"Lynnette"},{"family":"Langley","given":"Gayle"},{"family":"Hall","given":"Aron J."},{"family":"Fry","given":"Alicia"}],"issued":{"date-parts":[["2020",4,17]]}}},{"id":81,"uris":["http://zotero.org/users/6647948/items/G522NK3G"],"uri":["http://zotero.org/users/6647948/items/G522NK3G"],"itemData":{"id":81,"type":"article-journal","container-title":"JAMA","DOI":"10.1001/jama.2020.1585","ISSN":"0098-7484","issue":"11","journalAbbreviation":"JAMA","language":"en","page":"1061","source":"DOI.org (Crossref)","title":"Clinical Characteristics of 138 Hospitalized Patients With 2019 Novel Coronavirus–Infected Pneumonia in Wuhan, China","volume":"323","author":[{"family":"Wang","given":"Dawei"},{"family":"Hu","given":"Bo"},{"family":"Hu","given":"Chang"},{"family":"Zhu","given":"Fangfang"},{"family":"Liu","given":"Xing"},{"family":"Zhang","given":"Jing"},{"family":"Wang","given":"Binbin"},{"family":"Xiang","given":"Hui"},{"family":"Cheng","given":"Zhenshun"},{"family":"Xiong","given":"Yong"},{"family":"Zhao","given":"Yan"},{"family":"Li","given":"Yirong"},{"family":"Wang","given":"Xinghuan"},{"family":"Peng","given":"Zhiyong"}],"issued":{"date-parts":[["2020",3,17]]}}}],"schema":"https://github.com/citation-style-language/schema/raw/master/csl-citation.json"} </w:instrText>
      </w:r>
      <w:r w:rsidR="00206B98">
        <w:fldChar w:fldCharType="separate"/>
      </w:r>
      <w:r w:rsidR="003C293B">
        <w:rPr>
          <w:noProof/>
        </w:rPr>
        <w:t>(35,36)</w:t>
      </w:r>
      <w:r w:rsidR="00206B98">
        <w:fldChar w:fldCharType="end"/>
      </w:r>
      <w:r w:rsidR="00206B98">
        <w:t xml:space="preserve"> </w:t>
      </w:r>
      <w:r>
        <w:t xml:space="preserve">as the median time length from onset to confirmed diagnosis. On the basis of the parameter settings above, the initial state of the model is specified on March 15. </w:t>
      </w:r>
      <w:r w:rsidRPr="006C2A04">
        <w:t xml:space="preserve">The initial number of </w:t>
      </w:r>
      <w:r w:rsidR="002B4B92">
        <w:t>reported</w:t>
      </w:r>
      <w:r w:rsidRPr="006C2A04">
        <w:t xml:space="preserve">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w:t>
      </w:r>
      <w:r w:rsidR="002B4B92">
        <w:t>of reported</w:t>
      </w:r>
      <w:r w:rsidRPr="006C2A04">
        <w:t xml:space="preserve"> cases </w:t>
      </w:r>
      <w:r w:rsidR="002B4B92">
        <w:t>who</w:t>
      </w:r>
      <w:r w:rsidRPr="006C2A04">
        <w:t xml:space="preserve"> experienced symptom onset during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0.10</m:t>
        </m:r>
        <m:r>
          <w:del w:id="0" w:author="Debashree Ray" w:date="2021-03-22T12:34:00Z">
            <w:rPr>
              <w:rFonts w:ascii="Cambria Math" w:hAnsi="Cambria Math"/>
            </w:rPr>
            <m:t>,</m:t>
          </w:del>
        </m:r>
      </m:oMath>
      <w:r w:rsidRPr="006C2A04">
        <w:t xml:space="preserve"> </w:t>
      </w:r>
      <w:r w:rsidR="0043636E">
        <w:fldChar w:fldCharType="begin"/>
      </w:r>
      <w:r w:rsidR="003C293B">
        <w:instrText xml:space="preserve"> ADDIN ZOTERO_ITEM CSL_CITATION {"citationID":"g48iLO8p","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43636E">
        <w:fldChar w:fldCharType="separate"/>
      </w:r>
      <w:r w:rsidR="003C293B">
        <w:rPr>
          <w:noProof/>
        </w:rPr>
        <w:t>(37)</w:t>
      </w:r>
      <w:r w:rsidR="0043636E">
        <w:fldChar w:fldCharType="end"/>
      </w:r>
      <w:r w:rsidR="00882532">
        <w:t>,</w:t>
      </w:r>
      <w:r w:rsidR="0043636E">
        <w:t xml:space="preserve"> </w:t>
      </w:r>
      <w:r w:rsidRPr="006C2A04">
        <w:t>and thus the initial number of un</w:t>
      </w:r>
      <w:r w:rsidR="002B4B92">
        <w:t>reported</w:t>
      </w:r>
      <w:r w:rsidRPr="006C2A04">
        <w:t xml:space="preserve">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w:t>
      </w:r>
      <w:r w:rsidR="002B4B92">
        <w:t>reported</w:t>
      </w:r>
      <w:r w:rsidRPr="006C2A04">
        <w:t xml:space="preserve"> cases in which individuals experienced symptom 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 xml:space="preserve">is set as half of the cumulative </w:t>
      </w:r>
      <w:r w:rsidR="002B4B92">
        <w:t>reported</w:t>
      </w:r>
      <w:r w:rsidRPr="00482823">
        <w:t xml:space="preserve">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 xml:space="preserve">and there would be more severe cases among the </w:t>
      </w:r>
      <w:r w:rsidR="002B4B92">
        <w:t>reported</w:t>
      </w:r>
      <w:r w:rsidRPr="00482823">
        <w:t xml:space="preserve"> cases in the early phase of the epidemic.</w:t>
      </w:r>
    </w:p>
    <w:p w14:paraId="13C18644" w14:textId="670F0D0D" w:rsidR="00980BAC" w:rsidRPr="007F46BA" w:rsidRDefault="00980BAC" w:rsidP="00487208">
      <w:pPr>
        <w:spacing w:line="480" w:lineRule="auto"/>
        <w:jc w:val="both"/>
      </w:pPr>
      <w:r w:rsidRPr="00833A3A">
        <w:rPr>
          <w:bCs/>
          <w:i/>
          <w:iCs/>
        </w:rPr>
        <w:t>Likelihood and MCMC algorithm:</w:t>
      </w:r>
      <w:r>
        <w:rPr>
          <w:bCs/>
          <w:i/>
          <w:iCs/>
        </w:rPr>
        <w:t xml:space="preserve"> </w:t>
      </w:r>
      <w:r>
        <w:rPr>
          <w:bCs/>
        </w:rPr>
        <w:t xml:space="preserve">Considering the time-varying strength of control measures </w:t>
      </w:r>
      <w:r>
        <w:t xml:space="preserve">implemented in India over </w:t>
      </w:r>
      <w:r w:rsidR="00F4103C">
        <w:t>the trajectory of the pandemic, we chose to break the training period into ten sequential blocks: pre-lockdown (March 15 –</w:t>
      </w:r>
      <w:r w:rsidR="0080418C">
        <w:t xml:space="preserve"> </w:t>
      </w:r>
      <w:r w:rsidR="00F4103C">
        <w:t>24), lockdown phases 1, 2, 3, and 4 (March 25 – April 14, April 15 – May 3, May 4 –</w:t>
      </w:r>
      <w:r w:rsidR="0006431A">
        <w:t xml:space="preserve"> </w:t>
      </w:r>
      <w:r w:rsidR="00F4103C">
        <w:t>17,  and May 18 –</w:t>
      </w:r>
      <w:r w:rsidR="0006431A">
        <w:t xml:space="preserve"> </w:t>
      </w:r>
      <w:r w:rsidR="00F4103C">
        <w:t>31 respectively) followed by unlock phases 1, 2, 3, 4 and 5 (June 1 –</w:t>
      </w:r>
      <w:r w:rsidR="0006431A">
        <w:t xml:space="preserve"> </w:t>
      </w:r>
      <w:r w:rsidR="00F4103C">
        <w:t>30, July 1 –</w:t>
      </w:r>
      <w:r w:rsidR="0006431A">
        <w:t xml:space="preserve"> </w:t>
      </w:r>
      <w:r w:rsidR="00F4103C">
        <w:t>31, August 1 –</w:t>
      </w:r>
      <w:r w:rsidR="0006431A">
        <w:t xml:space="preserve"> </w:t>
      </w:r>
      <w:r w:rsidR="00F4103C">
        <w:t>31, September 1 –</w:t>
      </w:r>
      <w:r w:rsidR="0006431A">
        <w:t xml:space="preserve"> </w:t>
      </w:r>
      <w:r w:rsidR="00F4103C">
        <w:t>30 and October 1 –</w:t>
      </w:r>
      <w:r w:rsidR="0006431A">
        <w:t xml:space="preserve"> </w:t>
      </w:r>
      <w:r w:rsidR="00F4103C">
        <w:t xml:space="preserve">15 respectively). In other </w:t>
      </w:r>
      <w:r w:rsidR="00F4103C">
        <w:lastRenderedPageBreak/>
        <w:t xml:space="preserve">words, </w:t>
      </w:r>
      <w:r>
        <w:t xml:space="preserve">the model assumes that the value of </w:t>
      </w:r>
      <m:oMath>
        <m:r>
          <w:rPr>
            <w:rFonts w:ascii="Cambria Math" w:hAnsi="Cambria Math"/>
          </w:rPr>
          <m:t xml:space="preserve">b </m:t>
        </m:r>
        <m:d>
          <m:dPr>
            <m:ctrlPr>
              <w:rPr>
                <w:rFonts w:ascii="Cambria Math" w:hAnsi="Cambria Math"/>
                <w:i/>
              </w:rPr>
            </m:ctrlPr>
          </m:dPr>
          <m:e>
            <m:r>
              <m:rPr>
                <m:sty m:val="p"/>
              </m:rPr>
              <w:rPr>
                <w:rFonts w:ascii="Cambria Math" w:hAnsi="Cambria Math"/>
              </w:rPr>
              <m:t>and</m:t>
            </m:r>
            <m:r>
              <w:rPr>
                <w:rFonts w:ascii="Cambria Math" w:hAnsi="Cambria Math"/>
              </w:rPr>
              <m:t xml:space="preserve"> 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w:t>
      </w:r>
      <w:r w:rsidR="00F4103C">
        <w:t>to vary as</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 xml:space="preserve">i=1,2,3, </m:t>
        </m:r>
        <m:r>
          <m:rPr>
            <m:sty m:val="p"/>
          </m:rPr>
          <w:rPr>
            <w:rFonts w:ascii="Cambria Math" w:hAnsi="Cambria Math"/>
          </w:rPr>
          <m:t>…</m:t>
        </m:r>
        <m:r>
          <w:rPr>
            <w:rFonts w:ascii="Cambria Math" w:hAnsi="Cambria Math"/>
          </w:rPr>
          <m:t>, 10.</m:t>
        </m:r>
      </m:oMath>
      <w:r>
        <w:t xml:space="preserve"> The observed number of </w:t>
      </w:r>
      <w:r w:rsidR="002B4B92">
        <w:t>reported</w:t>
      </w:r>
      <w:r>
        <w:t xml:space="preserve">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w:t>
      </w:r>
      <w:r w:rsidR="0043636E">
        <w:t>October 15</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19337EA3"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256CC763" w:rsidR="00980BAC" w:rsidRDefault="00980BAC" w:rsidP="00487208">
      <w:pPr>
        <w:spacing w:line="480" w:lineRule="auto"/>
        <w:jc w:val="both"/>
      </w:pPr>
      <w:r>
        <w:t xml:space="preserve">and the model is used to predict COVID-counts from </w:t>
      </w:r>
      <w:r w:rsidR="0043636E">
        <w:t>October 16</w:t>
      </w:r>
      <w:r>
        <w:t xml:space="preserve"> to </w:t>
      </w:r>
      <w:r w:rsidR="0043636E">
        <w:t>December 31</w:t>
      </w:r>
      <w:r>
        <w:t xml:space="preserve">.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10, 90</m:t>
            </m:r>
          </m:e>
        </m:d>
        <m:r>
          <w:rPr>
            <w:rFonts w:ascii="Cambria Math" w:hAnsi="Cambria Math"/>
          </w:rPr>
          <m:t xml:space="preserve"> </m:t>
        </m:r>
      </m:oMath>
      <w:r w:rsidR="00356DCC">
        <w:t xml:space="preserve">is used based on the findings of </w:t>
      </w:r>
      <w:r w:rsidR="00356DCC">
        <w:fldChar w:fldCharType="begin"/>
      </w:r>
      <w:r w:rsidR="003C293B">
        <w:instrText xml:space="preserve"> ADDIN ZOTERO_ITEM CSL_CITATION {"citationID":"tTYy2vFu","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3C293B">
        <w:rPr>
          <w:noProof/>
        </w:rPr>
        <w:t>(37)</w:t>
      </w:r>
      <w:r w:rsidR="00356DCC">
        <w:fldChar w:fldCharType="end"/>
      </w:r>
      <w:r>
        <w:t xml:space="preserve">. </w:t>
      </w:r>
      <w:r w:rsidR="00F4103C">
        <w:t xml:space="preserve">We </w:t>
      </w:r>
      <w:proofErr w:type="spellStart"/>
      <w:r w:rsidR="00F4103C">
        <w:t>re</w:t>
      </w:r>
      <w:r>
        <w:t>parameteri</w:t>
      </w:r>
      <w:r w:rsidR="00F4103C">
        <w:t>se</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oMath>
      <w:r>
        <w:t xml:space="preserve"> as </w:t>
      </w:r>
    </w:p>
    <w:p w14:paraId="3D2B7994" w14:textId="68138D5E" w:rsidR="00980BAC" w:rsidRDefault="00980BAC" w:rsidP="00487208">
      <w:pPr>
        <w:spacing w:line="480" w:lineRule="auto"/>
        <w:jc w:val="both"/>
      </w:pPr>
      <m:oMathPara>
        <m:oMath>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m:t>
          </m:r>
          <m:r>
            <m:rPr>
              <m:sty m:val="p"/>
            </m:rPr>
            <w:rPr>
              <w:rFonts w:ascii="Cambria Math" w:hAnsi="Cambria Math"/>
            </w:rPr>
            <m:t>…</m:t>
          </m:r>
          <m:r>
            <w:rPr>
              <w:rFonts w:ascii="Cambria Math" w:hAnsi="Cambria Math"/>
            </w:rPr>
            <m:t>, 10</m:t>
          </m:r>
        </m:oMath>
      </m:oMathPara>
    </w:p>
    <w:p w14:paraId="184F53A0" w14:textId="3616C53A" w:rsidR="00E83E17"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w:t>
      </w:r>
      <w:proofErr w:type="gramStart"/>
      <w:r>
        <w:t>function.</w:t>
      </w:r>
      <w:proofErr w:type="gramEnd"/>
      <w:r>
        <w:t xml:space="preserve">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m:t>
        </m:r>
        <m:r>
          <m:rPr>
            <m:sty m:val="p"/>
          </m:rPr>
          <w:rPr>
            <w:rFonts w:ascii="Cambria Math" w:hAnsi="Cambria Math"/>
          </w:rPr>
          <m:t>…</m:t>
        </m:r>
        <m:r>
          <w:rPr>
            <w:rFonts w:ascii="Cambria Math" w:hAnsi="Cambria Math"/>
          </w:rPr>
          <m:t>, 10.</m:t>
        </m:r>
      </m:oMath>
      <w:r>
        <w:t xml:space="preserve"> A burn-in period of 100,000 iterations is fixed, with a total of 200,000 iterations being run.</w:t>
      </w:r>
    </w:p>
    <w:p w14:paraId="22991D2F" w14:textId="77777777" w:rsidR="00BF094D" w:rsidRPr="002027C8" w:rsidRDefault="00BF094D"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r w:rsidRPr="002027C8">
        <w:rPr>
          <w:b/>
          <w:bCs/>
          <w:i/>
          <w:iCs/>
        </w:rPr>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p>
    <w:p w14:paraId="7A5E6D9A" w14:textId="45FD55BE" w:rsidR="008C35AC" w:rsidRPr="00474DE8" w:rsidRDefault="00DE3633" w:rsidP="00487208">
      <w:pPr>
        <w:pBdr>
          <w:top w:val="nil"/>
          <w:left w:val="nil"/>
          <w:bottom w:val="nil"/>
          <w:right w:val="nil"/>
          <w:between w:val="nil"/>
        </w:pBdr>
        <w:spacing w:line="480" w:lineRule="auto"/>
        <w:jc w:val="both"/>
        <w:rPr>
          <w:b/>
          <w:bCs/>
        </w:rPr>
      </w:pPr>
      <w:r w:rsidRPr="00BC3E69">
        <w:rPr>
          <w:i/>
          <w:iCs/>
        </w:rPr>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w:t>
      </w:r>
      <w:r w:rsidR="0006431A">
        <w:t xml:space="preserve">the </w:t>
      </w:r>
      <w:r w:rsidRPr="001B44F8">
        <w:t xml:space="preserve">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 we have seen an</w:t>
      </w:r>
      <w:r w:rsidR="00D242DF" w:rsidRPr="001B44F8">
        <w:t xml:space="preserve"> extension which include</w:t>
      </w:r>
      <w:r w:rsidRPr="001B44F8">
        <w:t>s</w:t>
      </w:r>
      <w:r w:rsidR="00D242DF" w:rsidRPr="001B44F8">
        <w:t xml:space="preserve"> the </w:t>
      </w:r>
      <w:r w:rsidR="00BC3E69">
        <w:t>‘a</w:t>
      </w:r>
      <w:r w:rsidR="00D242DF" w:rsidRPr="001B44F8">
        <w:t xml:space="preserve">symptomatic </w:t>
      </w:r>
      <w:r w:rsidR="00BC3E69">
        <w:t>i</w:t>
      </w:r>
      <w:r w:rsidR="00D242DF" w:rsidRPr="001B44F8">
        <w:t>nfectious</w:t>
      </w:r>
      <w:r w:rsidR="00BC3E69">
        <w:t>’</w:t>
      </w:r>
      <w:r w:rsidR="00D242DF" w:rsidRPr="001B44F8">
        <w:t xml:space="preserve"> compartment (people who are infected and </w:t>
      </w:r>
      <w:r w:rsidR="00BC3E69">
        <w:t xml:space="preserve">contributing to the spread of the </w:t>
      </w:r>
      <w:r w:rsidR="00BC3E69">
        <w:lastRenderedPageBreak/>
        <w:t xml:space="preserve">virus, </w:t>
      </w:r>
      <w:r w:rsidR="00D242DF" w:rsidRPr="001B44F8">
        <w:t xml:space="preserve">but do not show any symptom). </w:t>
      </w:r>
      <w:r w:rsidR="00BC3E69">
        <w:t>In this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 xml:space="preserve">infected people who are spreading infection but are not tested after the incubation period. This is necessary because there is a large proportion of infected people who are not being tested.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r w:rsidR="00A12388">
        <w:t>compartment</w:t>
      </w:r>
      <w:r w:rsidR="00D242DF" w:rsidRPr="001B44F8">
        <w:t xml:space="preserve">, a person enters either </w:t>
      </w:r>
      <w:r w:rsidR="0006431A" w:rsidRPr="001B44F8">
        <w:t xml:space="preserve">the </w:t>
      </w:r>
      <w:r w:rsidR="00F21FC1">
        <w:t>‘u</w:t>
      </w:r>
      <w:r w:rsidR="00D242DF" w:rsidRPr="001B44F8">
        <w:t xml:space="preserve">ntested </w:t>
      </w:r>
      <w:r w:rsidR="00F21FC1">
        <w:t>i</w:t>
      </w:r>
      <w:r w:rsidR="00D242DF" w:rsidRPr="001B44F8">
        <w:t>nfectious</w:t>
      </w:r>
      <w:r w:rsidR="00F21FC1">
        <w:t>’</w:t>
      </w:r>
      <w:r w:rsidR="00D242DF" w:rsidRPr="001B44F8">
        <w:t xml:space="preserve"> </w:t>
      </w:r>
      <w:r w:rsidR="00A12388">
        <w:t>compartment</w:t>
      </w:r>
      <w:r w:rsidR="00A12388" w:rsidRPr="001B44F8">
        <w:t xml:space="preserve"> </w:t>
      </w:r>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A12388">
        <w:t>compartment</w:t>
      </w:r>
      <w:r w:rsidR="00D242DF" w:rsidRPr="001B44F8">
        <w:t xml:space="preserve">. The </w:t>
      </w:r>
      <w:r w:rsidR="00F21FC1">
        <w:t>‘u</w:t>
      </w:r>
      <w:r w:rsidR="00D242DF" w:rsidRPr="001B44F8">
        <w:t>ntested</w:t>
      </w:r>
      <w:r w:rsidR="00F21FC1">
        <w:t>’</w:t>
      </w:r>
      <w:r w:rsidR="00D242DF" w:rsidRPr="001B44F8">
        <w:t xml:space="preserve"> </w:t>
      </w:r>
      <w:r w:rsidR="00A12388">
        <w:t>compartment</w:t>
      </w:r>
      <w:r w:rsidR="00D242DF" w:rsidRPr="001B44F8">
        <w:t xml:space="preserve"> mainly consists of the </w:t>
      </w:r>
      <w:r w:rsidR="00F21FC1">
        <w:t>a</w:t>
      </w:r>
      <w:r w:rsidR="00D242DF" w:rsidRPr="001B44F8">
        <w:t xml:space="preserve">symptomatic </w:t>
      </w:r>
      <w:r w:rsidRPr="001B44F8">
        <w:t>p</w:t>
      </w:r>
      <w:r w:rsidR="00D242DF" w:rsidRPr="001B44F8">
        <w:t>eople.</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A12388">
        <w:t>compartment</w:t>
      </w:r>
      <w:r w:rsidR="00A12388" w:rsidDel="00A12388">
        <w:t xml:space="preserve"> </w:t>
      </w:r>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r w:rsidR="00A12388">
        <w:t>compartment</w:t>
      </w:r>
      <w:r w:rsidR="008C35AC" w:rsidRPr="001B44F8">
        <w:t xml:space="preserve"> (infected people who are tested and reported to be positive). We </w:t>
      </w:r>
      <w:r w:rsidR="008C35AC">
        <w:t xml:space="preserve">keep </w:t>
      </w:r>
      <w:r w:rsidR="008C35AC" w:rsidRPr="001B44F8">
        <w:t xml:space="preserve">separate </w:t>
      </w:r>
      <w:r w:rsidR="00A12388">
        <w:t>compartment</w:t>
      </w:r>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A12388">
        <w:t>compartment</w:t>
      </w:r>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A12388">
        <w:t>compartment</w:t>
      </w:r>
      <w:r w:rsidR="008C35AC" w:rsidRPr="001B44F8">
        <w:t>, the recovered and</w:t>
      </w:r>
      <w:r w:rsidR="0006431A">
        <w:t xml:space="preserve"> the</w:t>
      </w:r>
      <w:r w:rsidR="008C35AC" w:rsidRPr="001B44F8">
        <w:t xml:space="preserve"> death </w:t>
      </w:r>
      <w:r w:rsidR="00A12388">
        <w:t>compartment</w:t>
      </w:r>
      <w:r w:rsidR="008C35AC" w:rsidRPr="001B44F8">
        <w:t xml:space="preserve">s are denoted 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w:t>
      </w:r>
      <w:r w:rsidR="0006431A">
        <w:t>ten</w:t>
      </w:r>
      <w:r w:rsidR="0006431A" w:rsidRPr="001B44F8">
        <w:t xml:space="preserve"> </w:t>
      </w:r>
      <w:r w:rsidR="008C35AC" w:rsidRPr="001B44F8">
        <w:t xml:space="preserve">main compartments: S (Susceptible), E (Exposed), T (Tested), U (Untested), P (Tested positive), F (Tested False Negative), RR (Reported Recovered), RU (Unreported Recovered), DR (Reported Deaths) and DU (Unreported Deaths). </w:t>
      </w:r>
      <w:r w:rsidR="009766EA">
        <w:t xml:space="preserve">This model is implemented using the R package </w:t>
      </w:r>
      <w:proofErr w:type="spellStart"/>
      <w:r w:rsidR="009766EA" w:rsidRPr="0080418C">
        <w:t>SEIRfansy</w:t>
      </w:r>
      <w:proofErr w:type="spellEnd"/>
      <w:r w:rsidR="000F0288">
        <w:t xml:space="preserve"> </w:t>
      </w:r>
      <w:r w:rsidR="000F0288">
        <w:fldChar w:fldCharType="begin"/>
      </w:r>
      <w:r w:rsidR="003C293B">
        <w:instrText xml:space="preserve"> ADDIN ZOTERO_ITEM CSL_CITATION {"citationID":"nHr2tUqU","properties":{"formattedCitation":"(38)","plainCitation":"(38)","noteIndex":0},"citationItems":[{"id":319,"uris":["http://zotero.org/users/6647948/items/Z7ZJVR5B"],"uri":["http://zotero.org/users/6647948/items/Z7ZJVR5B"],"itemData":{"id":319,"type":"book","title":"SEIRfansy: Extended Susceptible-Exposed-Infected-Recovery Model","URL":"https://CRAN.R-project.org/package=SEIRfansy","author":[{"family":"Bhaduri","given":"Ritwik"},{"family":"Kundu","given":"Ritoban"},{"family":"Purkayastha","given":"Soumik"},{"family":"Beesley","given":"Lauren J."},{"family":"Kleinsasser","given":"Michael"},{"family":"Mukherjee","given":"Bhramar"}],"issued":{"date-parts":[["2020"]]}}}],"schema":"https://github.com/citation-style-language/schema/raw/master/csl-citation.json"} </w:instrText>
      </w:r>
      <w:r w:rsidR="000F0288">
        <w:fldChar w:fldCharType="separate"/>
      </w:r>
      <w:r w:rsidR="003C293B">
        <w:rPr>
          <w:noProof/>
        </w:rPr>
        <w:t>(38)</w:t>
      </w:r>
      <w:r w:rsidR="000F0288">
        <w:fldChar w:fldCharType="end"/>
      </w:r>
      <w:r w:rsidR="009766EA">
        <w:t>.</w:t>
      </w:r>
    </w:p>
    <w:p w14:paraId="7A2C166B" w14:textId="339270B6"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w:t>
      </w:r>
      <w:r w:rsidR="00796C34">
        <w:t xml:space="preserve">scaling </w:t>
      </w:r>
      <w:r w:rsidR="00796C34">
        <w:rPr>
          <w:color w:val="000000" w:themeColor="text1"/>
        </w:rPr>
        <w:t xml:space="preserve">factor that measures the </w:t>
      </w:r>
      <w:r w:rsidR="00796C34" w:rsidRPr="001B44F8">
        <w:t>rate of spread of infection by patients</w:t>
      </w:r>
      <w:r w:rsidR="00796C34">
        <w:t xml:space="preserve"> who test positive for COVID-19 relative to infected patients who return false negative test </w:t>
      </w:r>
      <w:r w:rsidR="00796C34">
        <w:lastRenderedPageBreak/>
        <w:t>results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 xml:space="preserve">(scaling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test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w:t>
      </w:r>
      <w:r w:rsidR="001B39D0">
        <w:t>multiplied by</w:t>
      </w:r>
      <w:r w:rsidRPr="001B44F8">
        <w:t xml:space="preserve">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r w:rsidR="00A12388">
        <w:t>compartment</w:t>
      </w:r>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the mean duration of </w:t>
      </w:r>
      <w:r>
        <w:t xml:space="preserve">stay for the </w:t>
      </w:r>
      <w:r w:rsidRPr="001B44F8">
        <w:t>other compartments</w:t>
      </w:r>
      <w:r w:rsidR="004F0EB3">
        <w:t>. F</w:t>
      </w:r>
      <w:r>
        <w:t>urther</w:t>
      </w:r>
      <w:r w:rsidRPr="001B44F8">
        <w:t xml:space="preserve">, once </w:t>
      </w:r>
      <w:r w:rsidR="004F0EB3">
        <w:t>a</w:t>
      </w:r>
      <w:r w:rsidR="004F0EB3" w:rsidRPr="001B44F8">
        <w:t xml:space="preserve"> </w:t>
      </w:r>
      <w:r w:rsidRPr="001B44F8">
        <w:t xml:space="preserve">person shows symptoms for COVID-19 like diseases, they are sent to </w:t>
      </w:r>
      <w:r>
        <w:t xml:space="preserve">get tested </w:t>
      </w:r>
      <w:r w:rsidRPr="001B44F8">
        <w:t>almost immediately.</w:t>
      </w:r>
      <w:r w:rsidR="00172594">
        <w:t xml:space="preserve"> </w:t>
      </w:r>
      <w:r w:rsidR="00172594">
        <w:rPr>
          <w:i/>
          <w:iCs/>
        </w:rPr>
        <w:t xml:space="preserve">Figure 4 </w:t>
      </w:r>
      <w:r w:rsidR="00172594">
        <w:t>provides a schematic overview of the model.</w:t>
      </w:r>
    </w:p>
    <w:p w14:paraId="36E3126B" w14:textId="02505C08" w:rsidR="001F0E87" w:rsidRDefault="000F0288" w:rsidP="00487208">
      <w:pPr>
        <w:keepNext/>
        <w:pBdr>
          <w:top w:val="nil"/>
          <w:left w:val="nil"/>
          <w:bottom w:val="nil"/>
          <w:right w:val="nil"/>
          <w:between w:val="nil"/>
        </w:pBdr>
        <w:spacing w:line="480" w:lineRule="auto"/>
        <w:jc w:val="both"/>
      </w:pPr>
      <w:r>
        <w:rPr>
          <w:noProof/>
        </w:rPr>
        <w:lastRenderedPageBreak/>
        <w:drawing>
          <wp:inline distT="0" distB="0" distL="0" distR="0" wp14:anchorId="5FE75DFF" wp14:editId="6A4032A5">
            <wp:extent cx="6332220" cy="2888615"/>
            <wp:effectExtent l="12700" t="12700" r="1778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32220" cy="2888615"/>
                    </a:xfrm>
                    <a:prstGeom prst="rect">
                      <a:avLst/>
                    </a:prstGeom>
                    <a:ln>
                      <a:solidFill>
                        <a:schemeClr val="tx1"/>
                      </a:solidFill>
                    </a:ln>
                  </pic:spPr>
                </pic:pic>
              </a:graphicData>
            </a:graphic>
          </wp:inline>
        </w:drawing>
      </w:r>
    </w:p>
    <w:p w14:paraId="08EDEA78" w14:textId="60F56527" w:rsidR="001F0E87" w:rsidRDefault="001F0E87" w:rsidP="00487208">
      <w:pPr>
        <w:pStyle w:val="Caption"/>
        <w:spacing w:line="480" w:lineRule="auto"/>
        <w:jc w:val="both"/>
      </w:pPr>
      <w:r w:rsidRPr="003E7524">
        <w:t xml:space="preserve">Figure </w:t>
      </w:r>
      <w:fldSimple w:instr=" SEQ Figure \* ARABIC ">
        <w:r w:rsidR="007D4A1E">
          <w:rPr>
            <w:noProof/>
          </w:rPr>
          <w:t>4</w:t>
        </w:r>
      </w:fldSimple>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r w:rsidR="00A60C86">
        <w:t xml:space="preserve"> </w:t>
      </w:r>
      <w:r w:rsidR="00A60C86" w:rsidRPr="005858F7">
        <w:t xml:space="preserve">Reproduced from </w:t>
      </w:r>
      <w:proofErr w:type="spellStart"/>
      <w:r w:rsidR="00A60C86">
        <w:t>Bhaduri</w:t>
      </w:r>
      <w:proofErr w:type="spellEnd"/>
      <w:r w:rsidR="00A60C86">
        <w:t>, Kundu</w:t>
      </w:r>
      <w:r w:rsidR="00A60C86" w:rsidRPr="005858F7">
        <w:t xml:space="preserve"> et al., 2020</w:t>
      </w:r>
      <w:r w:rsidR="000F0288">
        <w:t xml:space="preserve"> </w:t>
      </w:r>
      <w:r w:rsidR="000F0288">
        <w:fldChar w:fldCharType="begin"/>
      </w:r>
      <w:r w:rsidR="000F0288">
        <w:instrText xml:space="preserve"> ADDIN ZOTERO_ITEM CSL_CITATION {"citationID":"g2BRHYXn","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0F0288">
        <w:fldChar w:fldCharType="separate"/>
      </w:r>
      <w:r w:rsidR="000F0288">
        <w:rPr>
          <w:noProof/>
        </w:rPr>
        <w:t>(18)</w:t>
      </w:r>
      <w:r w:rsidR="000F0288">
        <w:fldChar w:fldCharType="end"/>
      </w:r>
      <w:r w:rsidR="000F0288">
        <w:t>.</w:t>
      </w: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008954CE" w14:textId="481593EC" w:rsidR="007C29DE" w:rsidRPr="009A6562"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542DE0A6"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3C293B">
        <w:instrText xml:space="preserve"> ADDIN ZOTERO_ITEM CSL_CITATION {"citationID":"36sn4qp3","properties":{"formattedCitation":"(39)","plainCitation":"(39)","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3C293B">
        <w:t>(39)</w:t>
      </w:r>
      <w:r>
        <w:fldChar w:fldCharType="end"/>
      </w:r>
      <w:r>
        <w:t xml:space="preserve">, we calculate the basic reproduction number </w:t>
      </w:r>
    </w:p>
    <w:p w14:paraId="5F11B605" w14:textId="09B4C2A2" w:rsidR="007C29DE" w:rsidRPr="00742435"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23A28901"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rsidR="00A60C86">
        <w:t>Parameters are estimated 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3C293B">
        <w:instrText xml:space="preserve"> ADDIN ZOTERO_ITEM CSL_CITATION {"citationID":"qwQjjGCv","properties":{"formattedCitation":"(40)","plainCitation":"(40)","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3C293B">
        <w:t>(40)</w:t>
      </w:r>
      <w:r>
        <w:fldChar w:fldCharType="end"/>
      </w:r>
      <w:r w:rsidRPr="001B44F8">
        <w:t xml:space="preserve"> with Gaussian proposal distribution). First, we approximated the above set of differential equations </w:t>
      </w:r>
      <w:r w:rsidR="00A60C86">
        <w:t>by</w:t>
      </w:r>
      <w:r w:rsidR="00A60C86" w:rsidRPr="001B44F8">
        <w:t xml:space="preserve"> </w:t>
      </w:r>
      <w:r w:rsidRPr="001B44F8">
        <w:t xml:space="preserve">a discrete time approximation using daily differences. </w:t>
      </w:r>
      <w:r w:rsidR="00BF094D">
        <w:t>A</w:t>
      </w:r>
      <w:r w:rsidRPr="001B44F8">
        <w:t>fter we start</w:t>
      </w:r>
      <w:r w:rsidR="00BF094D">
        <w:t xml:space="preserve"> </w:t>
      </w:r>
      <w:r w:rsidRPr="001B44F8">
        <w:t xml:space="preserve">with an initial value for each of the compartments on the day 1, using the discrete time recurrence relations we </w:t>
      </w:r>
      <w:r w:rsidR="00BF094D">
        <w:t>obtain</w:t>
      </w:r>
      <w:r w:rsidRPr="001B44F8">
        <w:t xml:space="preserve"> the counts for each of the compartments at the next days. To proceed with the MCMC-based estimation, we </w:t>
      </w:r>
      <w:r>
        <w:t>specify the</w:t>
      </w:r>
      <w:r w:rsidRPr="001B44F8">
        <w:t xml:space="preserve"> likelihood explicitly. </w:t>
      </w:r>
      <w:r>
        <w:t>W</w:t>
      </w:r>
      <w:r w:rsidRPr="001B44F8">
        <w:t xml:space="preserve">e assume </w:t>
      </w:r>
      <w:r>
        <w:t xml:space="preserve">(conditional on the </w:t>
      </w:r>
      <w:r w:rsidRPr="001B44F8">
        <w:t>parameters</w:t>
      </w:r>
      <w:r>
        <w:t>)</w:t>
      </w:r>
      <w:r w:rsidRPr="001B44F8">
        <w:t xml:space="preserve"> the number of new confirmed cases on day </w:t>
      </w:r>
      <m:oMath>
        <m:r>
          <w:rPr>
            <w:rFonts w:ascii="Cambria Math" w:hAnsi="Cambria Math"/>
          </w:rPr>
          <m:t>t</m:t>
        </m:r>
      </m:oMath>
      <w:r w:rsidRPr="001B44F8">
        <w:t xml:space="preserve"> depend only on the number </w:t>
      </w:r>
      <w:r w:rsidRPr="001B44F8">
        <w:lastRenderedPageBreak/>
        <w:t xml:space="preserve">of exposed individuals on the previous day. Specifically, we use multinomial modeling to incorporate the data on recovered and deceased cases as well. </w:t>
      </w:r>
      <w:r>
        <w:t>T</w:t>
      </w:r>
      <w:r w:rsidRPr="001B44F8">
        <w:t xml:space="preserve">he joint conditional distribution </w:t>
      </w:r>
      <w:r>
        <w:t>is</w:t>
      </w:r>
    </w:p>
    <w:p w14:paraId="200B264E" w14:textId="31BEC914" w:rsidR="007C29DE" w:rsidRPr="00C6324F" w:rsidRDefault="00C6324F" w:rsidP="00487208">
      <w:pPr>
        <w:pBdr>
          <w:top w:val="nil"/>
          <w:left w:val="nil"/>
          <w:bottom w:val="nil"/>
          <w:right w:val="nil"/>
          <w:between w:val="nil"/>
        </w:pBdr>
        <w:spacing w:line="480" w:lineRule="auto"/>
        <w:jc w:val="both"/>
        <w:rPr>
          <w:i/>
          <w:iCs/>
        </w:rPr>
      </w:pPr>
      <m:oMathPara>
        <m:oMath>
          <m: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P(t-1)].</m:t>
          </m:r>
        </m:oMath>
      </m:oMathPara>
    </w:p>
    <w:p w14:paraId="13483C12" w14:textId="51A9857D" w:rsidR="00E97269" w:rsidRPr="00E97269" w:rsidRDefault="007C29DE" w:rsidP="00E97269">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w:t>
      </w:r>
      <w:r w:rsidR="00E97269">
        <w:t>d</w:t>
      </w:r>
    </w:p>
    <w:p w14:paraId="139F2B3E" w14:textId="28A13B1B" w:rsidR="001343C5" w:rsidRPr="001343C5"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|E(t - 1) ∼ Bin(E(t-1), r(1-f)</m:t>
              </m:r>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m:t>
              </m:r>
              <m:d>
                <m:dPr>
                  <m:ctrlPr>
                    <w:rPr>
                      <w:rFonts w:ascii="Cambria Math" w:hAnsi="Cambria Math"/>
                      <w:i/>
                    </w:rPr>
                  </m:ctrlPr>
                </m:dPr>
                <m:e>
                  <m:r>
                    <w:rPr>
                      <w:rFonts w:ascii="Cambria Math" w:hAnsi="Cambria Math"/>
                    </w:rPr>
                    <m:t>10a</m:t>
                  </m:r>
                </m:e>
              </m:d>
            </m:e>
          </m:eqArr>
        </m:oMath>
      </m:oMathPara>
    </w:p>
    <w:p w14:paraId="1D2965E1" w14:textId="77777777" w:rsidR="00E97269" w:rsidRPr="00E97269" w:rsidRDefault="00DD25DB" w:rsidP="00E97269">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 xml:space="preserve"> #(10b)</m:t>
              </m:r>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4FE2D0C0" w14:textId="24B6ACAC" w:rsidR="007C29DE" w:rsidRDefault="007C29DE" w:rsidP="00487208">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r w:rsidR="00BF094D">
        <w:t>As in the case of the SAPHIRE model, we again break the training period into ten sequential blocks: pre-lockdown (March 15 –</w:t>
      </w:r>
      <w:r w:rsidR="0080418C">
        <w:t xml:space="preserve"> </w:t>
      </w:r>
      <w:r w:rsidR="00BF094D">
        <w:t xml:space="preserve">24), lockdown phases 1, 2, 3, and 4 (March 25 – April 14, April 15 – May 3, May 4 – </w:t>
      </w:r>
      <w:proofErr w:type="gramStart"/>
      <w:r w:rsidR="00BF094D">
        <w:t>17,  and</w:t>
      </w:r>
      <w:proofErr w:type="gramEnd"/>
      <w:r w:rsidR="00BF094D">
        <w:t xml:space="preserve"> May 18 – 31 respectively) followed by unlock phases 1, 2, 3, 4 and 5 (June 1 – 30, July 1 – 31, August 1 – 31, September 1 – 30 and October 1 – 15 respectively).</w:t>
      </w:r>
      <w:r w:rsidR="0080418C">
        <w:t xml:space="preserve"> </w:t>
      </w:r>
    </w:p>
    <w:p w14:paraId="2FAAB4D9" w14:textId="7C47682D" w:rsidR="0096392C" w:rsidRPr="002027C8" w:rsidRDefault="0096392C" w:rsidP="00487208">
      <w:pPr>
        <w:spacing w:line="480" w:lineRule="auto"/>
        <w:jc w:val="both"/>
        <w:rPr>
          <w:b/>
          <w:bCs/>
        </w:rPr>
      </w:pPr>
    </w:p>
    <w:p w14:paraId="34F244D6" w14:textId="4201E395" w:rsidR="00EC48AC" w:rsidRPr="002027C8" w:rsidRDefault="008830C7" w:rsidP="00487208">
      <w:pPr>
        <w:spacing w:line="480" w:lineRule="auto"/>
        <w:jc w:val="both"/>
        <w:rPr>
          <w:b/>
          <w:bCs/>
        </w:rPr>
      </w:pPr>
      <w:r w:rsidRPr="002027C8">
        <w:rPr>
          <w:b/>
          <w:bCs/>
          <w:i/>
          <w:iCs/>
        </w:rPr>
        <w:t>2.1.</w:t>
      </w:r>
      <w:r w:rsidR="00B03865" w:rsidRPr="002027C8">
        <w:rPr>
          <w:b/>
          <w:bCs/>
          <w:i/>
          <w:iCs/>
        </w:rPr>
        <w:t xml:space="preserve">e. </w:t>
      </w:r>
      <w:r w:rsidRPr="002027C8">
        <w:rPr>
          <w:b/>
          <w:bCs/>
          <w:i/>
          <w:iCs/>
        </w:rPr>
        <w:t>Imperial College London model (ICM)</w:t>
      </w:r>
    </w:p>
    <w:p w14:paraId="1F0211A0" w14:textId="794C0F49"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BF094D">
        <w:t>We examine</w:t>
      </w:r>
      <w:r w:rsidR="00963B65" w:rsidRPr="00EF20B3">
        <w:t xml:space="preserv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BF094D">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We implement this Bayesian semi-mechanistic model in the context of COVID-19 data arising from India in order to estimate the reproduction number over time, along with plausible upper and lower bounds (95% Bayesian credible intervals</w:t>
      </w:r>
      <w:r w:rsidR="00100C37">
        <w:t xml:space="preserve"> (</w:t>
      </w:r>
      <w:proofErr w:type="spellStart"/>
      <w:r w:rsidR="00100C37">
        <w:t>CrI</w:t>
      </w:r>
      <w:proofErr w:type="spellEnd"/>
      <w:r w:rsidR="00100C37">
        <w:t>)</w:t>
      </w:r>
      <w:r w:rsidR="00DB6B88" w:rsidRPr="00EF20B3">
        <w:t xml:space="preserve">)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3C293B">
        <w:instrText xml:space="preserve"> ADDIN ZOTERO_ITEM CSL_CITATION {"citationID":"xx8xXniK","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3C293B">
        <w:t>(41)</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4D3FEA36" w14:textId="1D4B870C" w:rsidR="00BF094D" w:rsidRDefault="00F0366C" w:rsidP="00487208">
      <w:pPr>
        <w:pBdr>
          <w:top w:val="nil"/>
          <w:left w:val="nil"/>
          <w:bottom w:val="nil"/>
          <w:right w:val="nil"/>
          <w:between w:val="nil"/>
        </w:pBdr>
        <w:spacing w:line="480" w:lineRule="auto"/>
        <w:jc w:val="both"/>
      </w:pPr>
      <w:r w:rsidRPr="0027549E">
        <w:rPr>
          <w:i/>
          <w:iCs/>
        </w:rPr>
        <w:t>Formulation:</w:t>
      </w:r>
      <w:r w:rsidRPr="0027549E">
        <w:t xml:space="preserve"> The true number of infected individuals, </w:t>
      </w:r>
      <m:oMath>
        <m:r>
          <w:rPr>
            <w:rFonts w:ascii="Cambria Math" w:hAnsi="Cambria Math"/>
          </w:rPr>
          <m:t>i,</m:t>
        </m:r>
      </m:oMath>
      <w:r w:rsidRPr="0027549E">
        <w:t xml:space="preserve"> is modelled using a discrete renewal process. We specify a generation distribution</w:t>
      </w:r>
      <w:r w:rsidR="00E96571">
        <w:t xml:space="preserve"> </w:t>
      </w:r>
      <w:r w:rsidRPr="0027549E">
        <w:fldChar w:fldCharType="begin"/>
      </w:r>
      <w:r w:rsidR="003C293B">
        <w:instrText xml:space="preserve"> ADDIN ZOTERO_ITEM CSL_CITATION {"citationID":"YU77PmjS","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3C293B">
        <w:t>(42)</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w:t>
      </w:r>
      <w:r w:rsidRPr="0027549E">
        <w:lastRenderedPageBreak/>
        <w:t xml:space="preserve">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discrete</w:t>
      </w:r>
      <w:r w:rsidR="00BF094D">
        <w:t xml:space="preserve">. </w:t>
      </w:r>
      <w:r w:rsidRPr="0027549E">
        <w:t>convolution function:</w:t>
      </w:r>
    </w:p>
    <w:p w14:paraId="468219B7" w14:textId="5BB516FE" w:rsidR="00F0366C" w:rsidRPr="0027549E"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630DDD1E" w14:textId="77777777" w:rsidR="00BF094D" w:rsidRDefault="00F0366C" w:rsidP="00BF094D">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r w:rsidR="00BF094D">
        <w:t xml:space="preserve"> </w:t>
      </w:r>
    </w:p>
    <w:p w14:paraId="523155B3" w14:textId="7B18CB16" w:rsidR="00F55BC2" w:rsidRDefault="00F55BC2" w:rsidP="00BF094D">
      <w:pPr>
        <w:pBdr>
          <w:top w:val="nil"/>
          <w:left w:val="nil"/>
          <w:bottom w:val="nil"/>
          <w:right w:val="nil"/>
          <w:between w:val="nil"/>
        </w:pBdr>
        <w:spacing w:line="480" w:lineRule="auto"/>
        <w:jc w:val="center"/>
      </w:pPr>
      <w:r>
        <w:rPr>
          <w:noProof/>
        </w:rPr>
        <w:drawing>
          <wp:inline distT="0" distB="0" distL="0" distR="0" wp14:anchorId="63C067D1" wp14:editId="699A0438">
            <wp:extent cx="4299864" cy="2974340"/>
            <wp:effectExtent l="12700" t="12700" r="18415" b="101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11525" cy="2982406"/>
                    </a:xfrm>
                    <a:prstGeom prst="rect">
                      <a:avLst/>
                    </a:prstGeom>
                    <a:ln>
                      <a:solidFill>
                        <a:schemeClr val="tx1"/>
                      </a:solidFill>
                    </a:ln>
                  </pic:spPr>
                </pic:pic>
              </a:graphicData>
            </a:graphic>
          </wp:inline>
        </w:drawing>
      </w:r>
    </w:p>
    <w:p w14:paraId="773D80C5" w14:textId="409FAB2F" w:rsidR="00F0366C" w:rsidRPr="00445698" w:rsidRDefault="00F55BC2" w:rsidP="00BF094D">
      <w:pPr>
        <w:pStyle w:val="Caption"/>
        <w:spacing w:line="480" w:lineRule="auto"/>
        <w:jc w:val="center"/>
        <w:rPr>
          <w:highlight w:val="yellow"/>
        </w:rPr>
      </w:pPr>
      <w:r>
        <w:t xml:space="preserve">Figure </w:t>
      </w:r>
      <w:fldSimple w:instr=" SEQ Figure \* ARABIC ">
        <w:r w:rsidR="007D4A1E">
          <w:rPr>
            <w:noProof/>
          </w:rPr>
          <w:t>5</w:t>
        </w:r>
      </w:fldSimple>
      <w:r>
        <w:t>: Schematic overview of ICM</w:t>
      </w:r>
      <w:r w:rsidR="009766EA">
        <w:t>.</w:t>
      </w: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4EDCED46" w14:textId="3D4F5601" w:rsidR="00F0366C" w:rsidRPr="00277BF2" w:rsidRDefault="00F0366C" w:rsidP="00487208">
      <w:pPr>
        <w:pBdr>
          <w:top w:val="nil"/>
          <w:left w:val="nil"/>
          <w:bottom w:val="nil"/>
          <w:right w:val="nil"/>
          <w:between w:val="nil"/>
        </w:pBdr>
        <w:spacing w:line="480" w:lineRule="auto"/>
        <w:jc w:val="both"/>
      </w:pPr>
      <w:r w:rsidRPr="000014AE">
        <w:t>We link our observed deaths mechanistically to transmission</w:t>
      </w:r>
      <w:r w:rsidR="00692A2D">
        <w:t xml:space="preserve"> </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We use a previously estimated COVID-19 infection fatality ratio (IFR, probability of death given infection) of 0.</w:t>
      </w:r>
      <w:r w:rsidR="00BE544A">
        <w:t>1</w:t>
      </w:r>
      <w:r w:rsidR="00C33E0A">
        <w:t xml:space="preserve">% </w:t>
      </w:r>
      <w:r w:rsidR="00C33E0A">
        <w:fldChar w:fldCharType="begin"/>
      </w:r>
      <w:r w:rsidR="003C293B">
        <w:instrText xml:space="preserve"> ADDIN ZOTERO_ITEM CSL_CITATION {"citationID":"JTOSfQcO","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rsidR="00C33E0A">
        <w:fldChar w:fldCharType="separate"/>
      </w:r>
      <w:r w:rsidR="003C293B">
        <w:rPr>
          <w:noProof/>
        </w:rPr>
        <w:t>(43,44)</w:t>
      </w:r>
      <w:r w:rsidR="00C33E0A">
        <w:fldChar w:fldCharType="end"/>
      </w:r>
      <w:r w:rsidRPr="000014AE">
        <w:t xml:space="preserve"> together with a distribution of times from infection to death </w:t>
      </w:r>
      <m:oMath>
        <m:r>
          <m:rPr>
            <m:sty m:val="p"/>
          </m:rPr>
          <w:rPr>
            <w:rFonts w:ascii="Cambria Math" w:hAnsi="Cambria Math"/>
          </w:rPr>
          <m:t>π</m:t>
        </m:r>
      </m:oMath>
      <w:r w:rsidRPr="000014AE">
        <w:t xml:space="preserve">. To incorporate the uncertainty inherent in this estimate we </w:t>
      </w:r>
      <w:r w:rsidR="0030392B">
        <w:t>modify</w:t>
      </w:r>
      <w:r w:rsidRPr="000014AE">
        <w:t xml:space="preserve"> the </w:t>
      </w:r>
      <m:oMath>
        <m:r>
          <m:rPr>
            <m:sty m:val="p"/>
          </m:rPr>
          <w:rPr>
            <w:rFonts w:ascii="Cambria Math" w:hAnsi="Cambria Math"/>
          </w:rPr>
          <m:t>ifr</m:t>
        </m:r>
        <m:r>
          <w:rPr>
            <w:rFonts w:ascii="Cambria Math" w:hAnsi="Cambria Math"/>
          </w:rPr>
          <m:t xml:space="preserve"> </m:t>
        </m:r>
      </m:oMath>
      <w:r w:rsidRPr="000014AE">
        <w:t>for every state to have additional noise around the mean</w:t>
      </w:r>
      <w:r w:rsidR="00C33E0A">
        <w:t xml:space="preserve">, denoted by </w:t>
      </w:r>
      <m:oMath>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oMath>
      <w:r w:rsidR="00277BF2">
        <w:rPr>
          <w:iCs/>
        </w:rPr>
        <w:t xml:space="preserve">. </w:t>
      </w:r>
      <w:r w:rsidRPr="000014AE">
        <w:t>Specifically, we assume</w:t>
      </w:r>
      <w:r w:rsidR="00C33E0A">
        <w:t xml:space="preserve"> </w:t>
      </w:r>
      <w:r w:rsidR="00C33E0A">
        <w:tab/>
      </w:r>
      <w:r w:rsidRPr="000014AE">
        <w:t xml:space="preserve"> </w:t>
      </w:r>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∼ifr⋅</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w:p>
    <w:p w14:paraId="42DF5941" w14:textId="148ADFB5" w:rsidR="00F0366C" w:rsidRPr="0030392B" w:rsidRDefault="0030392B" w:rsidP="00487208">
      <w:pPr>
        <w:pBdr>
          <w:top w:val="nil"/>
          <w:left w:val="nil"/>
          <w:bottom w:val="nil"/>
          <w:right w:val="nil"/>
          <w:between w:val="nil"/>
        </w:pBdr>
        <w:spacing w:line="480" w:lineRule="auto"/>
        <w:jc w:val="both"/>
        <w:rPr>
          <w:iCs/>
          <w:color w:val="000000" w:themeColor="text1"/>
        </w:rPr>
      </w:pPr>
      <w:r>
        <w:t xml:space="preserve">where </w:t>
      </w:r>
      <m:oMath>
        <m:r>
          <m:rPr>
            <m:sty m:val="p"/>
          </m:rPr>
          <w:rPr>
            <w:rStyle w:val="PlaceholderText"/>
            <w:rFonts w:ascii="Cambria Math" w:hAnsi="Cambria Math"/>
            <w:color w:val="000000" w:themeColor="text1"/>
          </w:rPr>
          <m:t>if</m:t>
        </m:r>
        <m:sSubSup>
          <m:sSubSupPr>
            <m:ctrlPr>
              <w:rPr>
                <w:rStyle w:val="PlaceholderText"/>
                <w:rFonts w:ascii="Cambria Math" w:hAnsi="Cambria Math"/>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oMath>
      <w:r>
        <w:rPr>
          <w:rStyle w:val="PlaceholderText"/>
          <w:iCs/>
          <w:color w:val="000000" w:themeColor="text1"/>
        </w:rPr>
        <w:t xml:space="preserve"> represents the noise-added analog of </w:t>
      </w:r>
      <m:oMath>
        <m:r>
          <m:rPr>
            <m:sty m:val="p"/>
          </m:rPr>
          <w:rPr>
            <w:rStyle w:val="PlaceholderText"/>
            <w:rFonts w:ascii="Cambria Math" w:hAnsi="Cambria Math"/>
            <w:color w:val="000000" w:themeColor="text1"/>
          </w:rPr>
          <m:t>ifr</m:t>
        </m:r>
      </m:oMath>
      <w:r>
        <w:rPr>
          <w:rStyle w:val="PlaceholderText"/>
          <w:color w:val="000000" w:themeColor="text1"/>
        </w:rPr>
        <w:t>.</w:t>
      </w:r>
      <w:r w:rsidR="00F0366C"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00F0366C" w:rsidRPr="000014AE">
        <w:t xml:space="preserve"> (infection-to-death) to be the convolution of an infection-to-onset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00F0366C" w:rsidRPr="000014AE">
        <w:fldChar w:fldCharType="begin"/>
      </w:r>
      <w:r w:rsidR="003C293B">
        <w:instrText xml:space="preserve"> ADDIN ZOTERO_ITEM CSL_CITATION {"citationID":"NYZ8T6tR","properties":{"formattedCitation":"(45)","plainCitation":"(45)","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00F0366C" w:rsidRPr="000014AE">
        <w:fldChar w:fldCharType="separate"/>
      </w:r>
      <w:r w:rsidR="003C293B">
        <w:t>(45)</w:t>
      </w:r>
      <w:r w:rsidR="00F0366C" w:rsidRPr="000014AE">
        <w:fldChar w:fldCharType="end"/>
      </w:r>
      <w:r w:rsidR="00F0366C">
        <w:t xml:space="preserve"> </w:t>
      </w:r>
      <w:r w:rsidR="00F0366C" w:rsidRPr="000014AE">
        <w:t>and an onset-to-death distribution</w:t>
      </w:r>
      <w:r w:rsidR="00E96571">
        <w:t xml:space="preserve"> </w:t>
      </w:r>
      <w:r w:rsidR="00F0366C" w:rsidRPr="000014AE">
        <w:fldChar w:fldCharType="begin"/>
      </w:r>
      <w:r w:rsidR="003C293B">
        <w:instrText xml:space="preserve"> ADDIN ZOTERO_ITEM CSL_CITATION {"citationID":"j3pam7c2","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00F0366C" w:rsidRPr="000014AE">
        <w:fldChar w:fldCharType="separate"/>
      </w:r>
      <w:r w:rsidR="003C293B">
        <w:t>(28)</w:t>
      </w:r>
      <w:r w:rsidR="00F0366C" w:rsidRPr="000014AE">
        <w:fldChar w:fldCharType="end"/>
      </w:r>
    </w:p>
    <w:p w14:paraId="0D6FFC7E" w14:textId="6DEC8F23" w:rsidR="00F0366C" w:rsidRPr="00362B4B"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DD25DB"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1AE812A7"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9A0B97">
        <w:tab/>
      </w:r>
      <w:r w:rsidR="002B2F9D">
        <w:t xml:space="preserve"> </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w:p>
    <w:p w14:paraId="58BDEAF3" w14:textId="0CB84818" w:rsidR="00F0366C" w:rsidRPr="006037A4"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 a weekly random walk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state</w:t>
      </w:r>
      <w:r w:rsidR="00120CF7">
        <w:t xml:space="preserve"> in </w:t>
      </w:r>
      <w:proofErr w:type="gramStart"/>
      <w:r w:rsidR="00120CF7">
        <w:t>India</w:t>
      </w:r>
      <w:r w:rsidRPr="00194494">
        <w:t>.</w:t>
      </w:r>
      <w:proofErr w:type="gramEnd"/>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3C293B">
        <w:instrText xml:space="preserve"> ADDIN ZOTERO_ITEM CSL_CITATION {"citationID":"WEnnFNDE","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3C293B">
        <w:t>(26)</w:t>
      </w:r>
      <w:r w:rsidRPr="008134EA">
        <w:fldChar w:fldCharType="end"/>
      </w:r>
      <w:r w:rsidRPr="008134EA">
        <w:t xml:space="preserve"> was chosen to be</w:t>
      </w:r>
      <w:r w:rsidR="008D274F">
        <w:t xml:space="preserve">  </w:t>
      </w:r>
      <w:r w:rsidR="008D274F">
        <w:tab/>
      </w:r>
      <w:r w:rsidRPr="008134EA">
        <w:t xml:space="preserve"> </w:t>
      </w: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2952B098" w14:textId="14F9D3F5" w:rsidR="00F0366C" w:rsidRDefault="00F0366C" w:rsidP="000C55C9">
      <w:pPr>
        <w:pBdr>
          <w:top w:val="nil"/>
          <w:left w:val="nil"/>
          <w:bottom w:val="nil"/>
          <w:right w:val="nil"/>
          <w:between w:val="nil"/>
        </w:pBdr>
        <w:spacing w:line="480" w:lineRule="auto"/>
        <w:jc w:val="both"/>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Exponential</m:t>
        </m:r>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r w:rsidR="000C55C9">
        <w:t xml:space="preserve"> </w:t>
      </w:r>
      <w:r w:rsidRPr="00B95B6C">
        <w:t xml:space="preserve">Fitting was done with the R package </w:t>
      </w:r>
      <w:proofErr w:type="spellStart"/>
      <w:r w:rsidRPr="00B95B6C">
        <w:t>epidemia</w:t>
      </w:r>
      <w:proofErr w:type="spellEnd"/>
      <w:r w:rsidR="00133245">
        <w:t xml:space="preserve"> </w:t>
      </w:r>
      <w:r w:rsidRPr="00B95B6C">
        <w:fldChar w:fldCharType="begin"/>
      </w:r>
      <w:r w:rsidR="003C293B">
        <w:instrText xml:space="preserve"> ADDIN ZOTERO_ITEM CSL_CITATION {"citationID":"otOnY3du","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3C293B">
        <w:t>(41)</w:t>
      </w:r>
      <w:r w:rsidRPr="00B95B6C">
        <w:fldChar w:fldCharType="end"/>
      </w:r>
      <w:r w:rsidRPr="00B95B6C">
        <w:t xml:space="preserve"> which uses S</w:t>
      </w:r>
      <w:r>
        <w:t>TAN</w:t>
      </w:r>
      <w:r w:rsidR="002B2F9D">
        <w:t xml:space="preserve"> </w:t>
      </w:r>
      <w:r w:rsidRPr="00B95B6C">
        <w:fldChar w:fldCharType="begin"/>
      </w:r>
      <w:r w:rsidR="003C293B">
        <w:instrText xml:space="preserve"> ADDIN ZOTERO_ITEM CSL_CITATION {"citationID":"FccB44KF","properties":{"formattedCitation":"(46)","plainCitation":"(46)","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3C293B">
        <w:t>(46)</w:t>
      </w:r>
      <w:r w:rsidRPr="00B95B6C">
        <w:fldChar w:fldCharType="end"/>
      </w:r>
      <w:r>
        <w:t xml:space="preserve">, a </w:t>
      </w:r>
      <w:r w:rsidRPr="00B95B6C">
        <w:t>probabilistic programming language, using an adaptive Hamiltonian Monte Carlo (HMC) samp</w:t>
      </w:r>
      <w:r>
        <w:t>le</w:t>
      </w:r>
      <w:r w:rsidR="00510927">
        <w:t>r</w:t>
      </w:r>
      <w:r>
        <w:t xml:space="preserve">. </w:t>
      </w:r>
    </w:p>
    <w:p w14:paraId="586DBF98" w14:textId="1F79BA88" w:rsidR="00962DD3" w:rsidRDefault="009A37BE" w:rsidP="00487208">
      <w:pPr>
        <w:pBdr>
          <w:top w:val="nil"/>
          <w:left w:val="nil"/>
          <w:bottom w:val="nil"/>
          <w:right w:val="nil"/>
          <w:between w:val="nil"/>
        </w:pBdr>
        <w:spacing w:line="480" w:lineRule="auto"/>
        <w:jc w:val="both"/>
      </w:pPr>
      <w:r>
        <w:t xml:space="preserve"> </w:t>
      </w:r>
    </w:p>
    <w:p w14:paraId="2C29D823" w14:textId="2488B294" w:rsidR="00C66912" w:rsidRPr="002027C8" w:rsidRDefault="00F0366C" w:rsidP="00487208">
      <w:pPr>
        <w:pBdr>
          <w:top w:val="nil"/>
          <w:left w:val="nil"/>
          <w:bottom w:val="nil"/>
          <w:right w:val="nil"/>
          <w:between w:val="nil"/>
        </w:pBdr>
        <w:spacing w:line="480" w:lineRule="auto"/>
        <w:jc w:val="both"/>
        <w:rPr>
          <w:b/>
          <w:bCs/>
          <w:i/>
          <w:iCs/>
        </w:rPr>
      </w:pPr>
      <w:r w:rsidRPr="002027C8">
        <w:rPr>
          <w:b/>
          <w:bCs/>
          <w:i/>
          <w:iCs/>
        </w:rPr>
        <w:t>2.</w:t>
      </w:r>
      <w:r w:rsidR="00500AC9" w:rsidRPr="002027C8">
        <w:rPr>
          <w:b/>
          <w:bCs/>
          <w:i/>
          <w:iCs/>
        </w:rPr>
        <w:t>2</w:t>
      </w:r>
      <w:r w:rsidR="00962DD3" w:rsidRPr="002027C8">
        <w:rPr>
          <w:b/>
          <w:bCs/>
          <w:i/>
          <w:iCs/>
        </w:rPr>
        <w:t xml:space="preserve"> Comparing models and evaluating performance</w:t>
      </w:r>
    </w:p>
    <w:p w14:paraId="2578FC6D" w14:textId="6839079B"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3C293B">
        <w:instrText xml:space="preserve"> ADDIN ZOTERO_ITEM CSL_CITATION {"citationID":"ae3a9UEF","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3C293B">
        <w:t>(47)</w:t>
      </w:r>
      <w:r w:rsidR="009A1B1F">
        <w:fldChar w:fldCharType="end"/>
      </w:r>
      <w:r w:rsidR="009A1B1F" w:rsidRPr="009A1B1F">
        <w:rPr>
          <w:vertAlign w:val="superscript"/>
        </w:rPr>
        <w:t>,</w:t>
      </w:r>
      <w:r w:rsidR="009A1B1F">
        <w:fldChar w:fldCharType="begin"/>
      </w:r>
      <w:r w:rsidR="003C293B">
        <w:instrText xml:space="preserve"> ADDIN ZOTERO_ITEM CSL_CITATION {"citationID":"tigfOcAy","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3C293B">
        <w:t>(48)</w:t>
      </w:r>
      <w:r w:rsidR="009A1B1F">
        <w:fldChar w:fldCharType="end"/>
      </w:r>
      <w:r w:rsidR="009A1B1F">
        <w:t xml:space="preserve"> for all five models. </w:t>
      </w:r>
      <w:r w:rsidR="009A1B1F">
        <w:lastRenderedPageBreak/>
        <w:t xml:space="preserve">Well-defined time points are used to denote training (March 15 to </w:t>
      </w:r>
      <w:r w:rsidR="000F0288">
        <w:t>October</w:t>
      </w:r>
      <w:r w:rsidR="009A1B1F">
        <w:t xml:space="preserve"> 1</w:t>
      </w:r>
      <w:r w:rsidR="000F0288">
        <w:t>5</w:t>
      </w:r>
      <w:r w:rsidR="009A1B1F">
        <w:t>) and test (</w:t>
      </w:r>
      <w:r w:rsidR="000F0288">
        <w:t>October</w:t>
      </w:r>
      <w:r w:rsidR="009A1B1F">
        <w:t xml:space="preserve"> 1</w:t>
      </w:r>
      <w:r w:rsidR="000F0288">
        <w:t>6</w:t>
      </w:r>
      <w:r w:rsidR="009A1B1F">
        <w:t xml:space="preserve"> to </w:t>
      </w:r>
      <w:r w:rsidR="000F0288">
        <w:t>December 31)</w:t>
      </w:r>
      <w:r w:rsidR="009A1B1F">
        <w:t xml:space="preserve"> periods.</w:t>
      </w:r>
    </w:p>
    <w:p w14:paraId="5080E1F7" w14:textId="5BCAB9B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measure</w:t>
      </w:r>
      <w:r w:rsidR="009766EA">
        <w:t>s</w:t>
      </w:r>
      <w:r w:rsidR="00E545C7">
        <w:t xml:space="preserv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697354F6" w:rsidR="00BC2266" w:rsidRDefault="00DD25DB"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622A22A2" w:rsidR="002C7199" w:rsidRPr="001340EA" w:rsidRDefault="001340EA" w:rsidP="00487208">
      <w:pPr>
        <w:spacing w:line="480" w:lineRule="auto"/>
        <w:jc w:val="both"/>
        <w:rPr>
          <w:bCs/>
          <w:iCs/>
        </w:rPr>
      </w:pPr>
      <w:r>
        <w:rPr>
          <w:bCs/>
          <w:iCs/>
        </w:rPr>
        <w:t xml:space="preserve">where </w:t>
      </w:r>
      <m:oMath>
        <m:d>
          <m:dPr>
            <m:begChr m:val="|"/>
            <m:endChr m:val="|"/>
            <m:ctrlPr>
              <w:rPr>
                <w:rFonts w:ascii="Cambria Math" w:hAnsi="Cambria Math"/>
                <w:bCs/>
                <w:i/>
                <w:iCs/>
              </w:rPr>
            </m:ctrlPr>
          </m:dPr>
          <m:e>
            <m:r>
              <w:rPr>
                <w:rFonts w:ascii="Cambria Math" w:hAnsi="Cambria Math"/>
              </w:rPr>
              <m:t>x</m:t>
            </m:r>
          </m:e>
        </m:d>
        <m:r>
          <w:rPr>
            <w:rFonts w:ascii="Cambria Math" w:hAnsi="Cambria Math"/>
          </w:rPr>
          <m:t xml:space="preserve"> </m:t>
        </m:r>
      </m:oMath>
      <w:r>
        <w:rPr>
          <w:bCs/>
          <w:iCs/>
        </w:rPr>
        <w:t>denotes the</w:t>
      </w:r>
      <w:r w:rsidR="001637C4">
        <w:rPr>
          <w:bCs/>
          <w:iCs/>
        </w:rPr>
        <w:t xml:space="preserve"> absolute value</w:t>
      </w:r>
      <w:r>
        <w:rPr>
          <w:bCs/>
          <w:iCs/>
        </w:rPr>
        <w:t xml:space="preserve"> of </w:t>
      </w:r>
      <m:oMath>
        <m:r>
          <w:rPr>
            <w:rFonts w:ascii="Cambria Math" w:hAnsi="Cambria Math"/>
          </w:rPr>
          <m:t>x.</m:t>
        </m:r>
      </m:oMath>
      <w:r>
        <w:rPr>
          <w:bCs/>
          <w:iCs/>
        </w:rPr>
        <w:t xml:space="preserve"> The metric </w:t>
      </w:r>
      <w:r w:rsidR="00DD5784">
        <w:rPr>
          <w:bCs/>
          <w:iCs/>
        </w:rPr>
        <w:t>MSR</w:t>
      </w:r>
      <w:r w:rsidR="00CA5511">
        <w:rPr>
          <w:bCs/>
          <w:iCs/>
        </w:rPr>
        <w:t>P</w:t>
      </w:r>
      <w:r w:rsidR="00DD5784">
        <w:rPr>
          <w:bCs/>
          <w:iCs/>
        </w:rPr>
        <w:t xml:space="preserve">E </w:t>
      </w:r>
      <w:r w:rsidR="002C7199" w:rsidRPr="002C7199">
        <w:rPr>
          <w:bCs/>
          <w:iCs/>
        </w:rPr>
        <w:t>is defined as</w:t>
      </w:r>
    </w:p>
    <w:p w14:paraId="0030C55F" w14:textId="5F101048" w:rsidR="005543E8" w:rsidRPr="005F44A3" w:rsidRDefault="00DD25DB"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7383624C" w:rsidR="009C7E6C" w:rsidRPr="00E959F4" w:rsidRDefault="007C2482" w:rsidP="00487208">
      <w:pPr>
        <w:spacing w:line="480" w:lineRule="auto"/>
        <w:jc w:val="both"/>
        <w:rPr>
          <w:bCs/>
          <w:color w:val="000000" w:themeColor="text1"/>
        </w:rPr>
      </w:pPr>
      <w:r>
        <w:rPr>
          <w:bCs/>
        </w:rPr>
        <w:t xml:space="preserve">It can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E959F4">
        <w:rPr>
          <w:bCs/>
        </w:rPr>
        <w:t xml:space="preserve">For active reported cases, we compute and compare the metrics defined above for projections from </w:t>
      </w:r>
      <w:proofErr w:type="spellStart"/>
      <w:r w:rsidR="00E959F4">
        <w:rPr>
          <w:bCs/>
        </w:rPr>
        <w:t>eSIR</w:t>
      </w:r>
      <w:proofErr w:type="spellEnd"/>
      <w:r w:rsidR="00E959F4">
        <w:rPr>
          <w:bCs/>
        </w:rPr>
        <w:t xml:space="preserve"> and SEIR-</w:t>
      </w:r>
      <w:proofErr w:type="spellStart"/>
      <w:r w:rsidR="00E959F4">
        <w:rPr>
          <w:bCs/>
        </w:rPr>
        <w:t>fansy</w:t>
      </w:r>
      <w:proofErr w:type="spellEnd"/>
      <w:r w:rsidR="00E959F4">
        <w:rPr>
          <w:bCs/>
        </w:rPr>
        <w:t xml:space="preserve"> models as no other model returns relevant projections. For cumulative reported cases we obtain projections from all models apart from ICM (which yields total, i.e., sum of reported and unreported, cumulative cases). For cumulative reported deaths we compare projections from </w:t>
      </w:r>
      <w:proofErr w:type="spellStart"/>
      <w:r w:rsidR="00E959F4">
        <w:rPr>
          <w:bCs/>
        </w:rPr>
        <w:t>eSIR</w:t>
      </w:r>
      <w:proofErr w:type="spellEnd"/>
      <w:r w:rsidR="00E959F4">
        <w:rPr>
          <w:bCs/>
        </w:rPr>
        <w:t>, SEIR-</w:t>
      </w:r>
      <w:proofErr w:type="spellStart"/>
      <w:r w:rsidR="00E959F4">
        <w:rPr>
          <w:bCs/>
        </w:rPr>
        <w:t>fansy</w:t>
      </w:r>
      <w:proofErr w:type="spellEnd"/>
      <w:r w:rsidR="00E959F4">
        <w:rPr>
          <w:bCs/>
        </w:rPr>
        <w:t xml:space="preserve"> and ICM, since the baseline and SAPHIRE models do not yield relevant projections.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w:t>
      </w:r>
      <w:proofErr w:type="gramStart"/>
      <w:r w:rsidR="00DF651E" w:rsidRPr="009C7E6C">
        <w:rPr>
          <w:bCs/>
          <w:color w:val="000000" w:themeColor="text1"/>
        </w:rPr>
        <w:t>consider</w:t>
      </w:r>
      <w:proofErr w:type="gramEnd"/>
      <w:r w:rsidR="00E959F4">
        <w:rPr>
          <w:bCs/>
          <w:color w:val="000000" w:themeColor="text1"/>
        </w:rPr>
        <w:t xml:space="preserve"> and </w:t>
      </w:r>
      <w:r w:rsidR="00E959F4" w:rsidRPr="00E959F4">
        <w:rPr>
          <w:bCs/>
          <w:i/>
          <w:iCs/>
          <w:color w:val="000000" w:themeColor="text1"/>
        </w:rPr>
        <w:t>Table 2</w:t>
      </w:r>
      <w:r w:rsidR="00E959F4">
        <w:rPr>
          <w:bCs/>
          <w:i/>
          <w:iCs/>
          <w:color w:val="000000" w:themeColor="text1"/>
        </w:rPr>
        <w:t xml:space="preserve"> </w:t>
      </w:r>
      <w:r w:rsidR="00E959F4">
        <w:rPr>
          <w:bCs/>
          <w:color w:val="000000" w:themeColor="text1"/>
        </w:rPr>
        <w:t>reports the values of accuracy metrics described above.</w:t>
      </w:r>
    </w:p>
    <w:p w14:paraId="2D3A6467" w14:textId="1327BEAA" w:rsidR="00DC20FE" w:rsidRDefault="00497496" w:rsidP="00487208">
      <w:pPr>
        <w:spacing w:line="480" w:lineRule="auto"/>
        <w:jc w:val="both"/>
        <w:rPr>
          <w:bCs/>
        </w:rPr>
      </w:pPr>
      <w:r>
        <w:rPr>
          <w:bCs/>
        </w:rPr>
        <w:lastRenderedPageBreak/>
        <w:t>Further, we compare (</w:t>
      </w:r>
      <w:r w:rsidR="008B5F20">
        <w:rPr>
          <w:bCs/>
        </w:rPr>
        <w:t>when possible</w:t>
      </w:r>
      <w:r>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over the four different stages of lockdown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value along with the associated 95% </w:t>
      </w:r>
      <w:r w:rsidR="000F0288">
        <w:rPr>
          <w:bCs/>
        </w:rPr>
        <w:t>credible</w:t>
      </w:r>
      <w:r>
        <w:rPr>
          <w:bCs/>
        </w:rPr>
        <w:t xml:space="preserve"> interval </w:t>
      </w:r>
      <w:r w:rsidR="00100C37">
        <w:rPr>
          <w:bCs/>
        </w:rPr>
        <w:t>(</w:t>
      </w:r>
      <w:proofErr w:type="spellStart"/>
      <w:r>
        <w:rPr>
          <w:bCs/>
        </w:rPr>
        <w:t>C</w:t>
      </w:r>
      <w:r w:rsidR="000F0288">
        <w:rPr>
          <w:bCs/>
        </w:rPr>
        <w:t>r</w:t>
      </w:r>
      <w:r>
        <w:rPr>
          <w:bCs/>
        </w:rPr>
        <w:t>I</w:t>
      </w:r>
      <w:proofErr w:type="spellEnd"/>
      <w:r w:rsidR="00100C37">
        <w:rPr>
          <w:bCs/>
        </w:rPr>
        <w:t>)</w:t>
      </w:r>
      <w:r>
        <w:rPr>
          <w:bCs/>
        </w:rPr>
        <w:t xml:space="preserve">. </w:t>
      </w:r>
      <w:r w:rsidR="008D0D35">
        <w:rPr>
          <w:bCs/>
        </w:rPr>
        <w:t>In addition to a system</w:t>
      </w:r>
      <w:r w:rsidR="008D7F34">
        <w:rPr>
          <w:bCs/>
        </w:rPr>
        <w:t>at</w:t>
      </w:r>
      <w:r w:rsidR="008D0D35">
        <w:rPr>
          <w:bCs/>
        </w:rPr>
        <w:t xml:space="preserve">ic comparison of </w:t>
      </w:r>
      <m:oMath>
        <m:r>
          <w:rPr>
            <w:rFonts w:ascii="Cambria Math" w:hAnsi="Cambria Math"/>
          </w:rPr>
          <m:t>R</m:t>
        </m:r>
        <m:d>
          <m:dPr>
            <m:ctrlPr>
              <w:rPr>
                <w:rFonts w:ascii="Cambria Math" w:hAnsi="Cambria Math"/>
                <w:bCs/>
                <w:i/>
              </w:rPr>
            </m:ctrlPr>
          </m:dPr>
          <m:e>
            <m:r>
              <w:rPr>
                <w:rFonts w:ascii="Cambria Math" w:hAnsi="Cambria Math"/>
              </w:rPr>
              <m:t>t</m:t>
            </m:r>
          </m:e>
        </m:d>
        <m:r>
          <w:rPr>
            <w:rFonts w:ascii="Cambria Math" w:hAnsi="Cambria Math"/>
          </w:rPr>
          <m:t>,</m:t>
        </m:r>
      </m:oMath>
      <w:r w:rsidR="008D0D35">
        <w:rPr>
          <w:bCs/>
        </w:rPr>
        <w:t xml:space="preserve"> we also compare the projected </w:t>
      </w:r>
      <w:r w:rsidR="00703459">
        <w:rPr>
          <w:bCs/>
        </w:rPr>
        <w:t xml:space="preserve">totals (sum of reported and unreported) </w:t>
      </w:r>
      <w:r w:rsidR="008D0D35">
        <w:rPr>
          <w:bCs/>
        </w:rPr>
        <w:t xml:space="preserve">cumulative cases and deaths on certain dates (specifically, </w:t>
      </w:r>
      <w:r w:rsidR="00703459">
        <w:rPr>
          <w:bCs/>
        </w:rPr>
        <w:t>October 31, November 30 and December 31</w:t>
      </w:r>
      <w:r w:rsidR="008D0D35">
        <w:rPr>
          <w:bCs/>
        </w:rPr>
        <w:t xml:space="preserve">) within the test period. 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DD25DB"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8A85829" w14:textId="42B90936" w:rsidR="00474DE8" w:rsidRDefault="00E47E0D" w:rsidP="00487208">
      <w:pPr>
        <w:spacing w:line="480" w:lineRule="auto"/>
        <w:jc w:val="both"/>
        <w:rPr>
          <w:bCs/>
        </w:rPr>
      </w:pPr>
      <w:r>
        <w:rPr>
          <w:bCs/>
        </w:rPr>
        <w:t>H</w:t>
      </w:r>
      <w:r w:rsidRPr="00E47E0D">
        <w:rPr>
          <w:bCs/>
        </w:rPr>
        <w:t>igher values of Rel-MSPE(</w:t>
      </w:r>
      <w:proofErr w:type="gramStart"/>
      <w:r w:rsidRPr="00E47E0D">
        <w:rPr>
          <w:bCs/>
        </w:rPr>
        <w:t>B:A</w:t>
      </w:r>
      <w:proofErr w:type="gramEnd"/>
      <w:r w:rsidRPr="00E47E0D">
        <w:rPr>
          <w:bCs/>
        </w:rPr>
        <w:t xml:space="preserve">) indicate better performance of model B over model A. </w:t>
      </w:r>
      <w:r w:rsidR="00BC2B4F">
        <w:rPr>
          <w:bCs/>
        </w:rPr>
        <w:t xml:space="preserve">Since the baseline model yields projections of cumulative </w:t>
      </w:r>
      <w:r w:rsidR="000F0288">
        <w:rPr>
          <w:bCs/>
        </w:rPr>
        <w:t xml:space="preserve">reported </w:t>
      </w:r>
      <w:r w:rsidR="00BC2B4F">
        <w:rPr>
          <w:bCs/>
        </w:rPr>
        <w:t>cases alone,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w:t>
      </w:r>
      <w:r w:rsidR="00012FD8">
        <w:rPr>
          <w:bCs/>
        </w:rPr>
        <w:t>a</w:t>
      </w:r>
      <w:r w:rsidR="002D7A8C">
        <w:rPr>
          <w:bCs/>
        </w:rPr>
        <w:t>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For cumulative reported deaths, we compute Rel-MSPE of the SEIR-</w:t>
      </w:r>
      <w:proofErr w:type="spellStart"/>
      <w:r w:rsidR="00DD6C92" w:rsidRPr="00E959F4">
        <w:rPr>
          <w:bCs/>
        </w:rPr>
        <w:t>fansy</w:t>
      </w:r>
      <w:proofErr w:type="spellEnd"/>
      <w:r w:rsidR="000046EA">
        <w:rPr>
          <w:bCs/>
        </w:rPr>
        <w:t xml:space="preserve"> </w:t>
      </w:r>
      <w:r w:rsidR="00012FD8">
        <w:rPr>
          <w:bCs/>
        </w:rPr>
        <w:t xml:space="preserve">and ICM models </w:t>
      </w:r>
      <w:r w:rsidR="000046EA">
        <w:rPr>
          <w:bCs/>
        </w:rPr>
        <w:t xml:space="preserve">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8F4605">
        <w:rPr>
          <w:bCs/>
        </w:rPr>
        <w:t xml:space="preserve"> </w:t>
      </w:r>
      <w:r w:rsidR="00005190">
        <w:rPr>
          <w:bCs/>
        </w:rPr>
        <w:lastRenderedPageBreak/>
        <w:fldChar w:fldCharType="begin"/>
      </w:r>
      <w:r w:rsidR="003C293B">
        <w:rPr>
          <w:bCs/>
        </w:rPr>
        <w:instrText xml:space="preserve"> ADDIN ZOTERO_ITEM CSL_CITATION {"citationID":"4cVrZwW4","properties":{"formattedCitation":"(49)","plainCitation":"(49)","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3C293B">
        <w:t>(49)</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w:t>
      </w:r>
      <w:r>
        <w:rPr>
          <w:bCs/>
        </w:rPr>
        <w:t xml:space="preserve">Higher values of these correlation metrics indicate better concordance of model projections and the observed data from the test period. </w:t>
      </w:r>
      <w:r w:rsidR="00271EA0">
        <w:rPr>
          <w:bCs/>
        </w:rPr>
        <w:t xml:space="preserve">Rel-MSPE and 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w:t>
      </w:r>
      <w:r w:rsidR="00E959F4">
        <w:rPr>
          <w:bCs/>
        </w:rPr>
        <w:t>Since we have projections for total (sum of reported and unreported cases) for active cases from SEIR-</w:t>
      </w:r>
      <w:proofErr w:type="spellStart"/>
      <w:r w:rsidR="00E959F4">
        <w:rPr>
          <w:bCs/>
        </w:rPr>
        <w:t>fansy</w:t>
      </w:r>
      <w:proofErr w:type="spellEnd"/>
      <w:r w:rsidR="00E959F4">
        <w:rPr>
          <w:bCs/>
        </w:rPr>
        <w:t xml:space="preserve">, for cumulative cases from </w:t>
      </w:r>
      <w:r w:rsidR="002E47D9">
        <w:rPr>
          <w:bCs/>
        </w:rPr>
        <w:t>SAPHIRE, SEIR-</w:t>
      </w:r>
      <w:proofErr w:type="spellStart"/>
      <w:r w:rsidR="002E47D9">
        <w:rPr>
          <w:bCs/>
        </w:rPr>
        <w:t>fansy</w:t>
      </w:r>
      <w:proofErr w:type="spellEnd"/>
      <w:r w:rsidR="002E47D9">
        <w:rPr>
          <w:bCs/>
        </w:rPr>
        <w:t xml:space="preserve"> and ICM, and for cumulative deaths from SEIR-</w:t>
      </w:r>
      <w:proofErr w:type="spellStart"/>
      <w:r w:rsidR="002E47D9">
        <w:rPr>
          <w:bCs/>
        </w:rPr>
        <w:t>fansy</w:t>
      </w:r>
      <w:proofErr w:type="spellEnd"/>
      <w:r w:rsidR="002E47D9">
        <w:rPr>
          <w:bCs/>
        </w:rPr>
        <w:t>, we present the projected total</w:t>
      </w:r>
      <w:r w:rsidR="00EB709B">
        <w:rPr>
          <w:bCs/>
        </w:rPr>
        <w:t>s</w:t>
      </w:r>
      <w:r w:rsidR="002E47D9">
        <w:rPr>
          <w:bCs/>
        </w:rPr>
        <w:t xml:space="preserve"> along with 95% credible intervals </w:t>
      </w:r>
      <w:r w:rsidR="00EB709B">
        <w:rPr>
          <w:bCs/>
        </w:rPr>
        <w:t xml:space="preserve">and associated underreporting factors </w:t>
      </w:r>
      <w:r w:rsidR="002E47D9">
        <w:rPr>
          <w:bCs/>
        </w:rPr>
        <w:t>on three specific dates – October 31, November 30 and December 31 in Table 4.</w:t>
      </w:r>
    </w:p>
    <w:p w14:paraId="15088597" w14:textId="77777777" w:rsidR="002E47D9" w:rsidRDefault="002E47D9" w:rsidP="00487208">
      <w:pPr>
        <w:spacing w:line="480" w:lineRule="auto"/>
        <w:jc w:val="both"/>
        <w:rPr>
          <w:bCs/>
        </w:rPr>
      </w:pPr>
    </w:p>
    <w:p w14:paraId="792F69EC" w14:textId="74503554" w:rsidR="008F10EB" w:rsidRPr="002027C8" w:rsidRDefault="008F10EB" w:rsidP="00487208">
      <w:pPr>
        <w:spacing w:line="480" w:lineRule="auto"/>
        <w:jc w:val="both"/>
        <w:rPr>
          <w:b/>
        </w:rPr>
      </w:pPr>
      <w:r w:rsidRPr="002027C8">
        <w:rPr>
          <w:b/>
          <w:i/>
          <w:iCs/>
        </w:rPr>
        <w:t>2.3 Data source</w:t>
      </w:r>
    </w:p>
    <w:p w14:paraId="07C95F56" w14:textId="721B3E53" w:rsidR="007242B5" w:rsidRDefault="008F10EB" w:rsidP="00487208">
      <w:pPr>
        <w:spacing w:line="480" w:lineRule="auto"/>
        <w:jc w:val="both"/>
      </w:pPr>
      <w:r w:rsidRPr="001B44F8">
        <w:t>The data on confirmed cases, recovered cases and deaths for India and the 20 states of interest are taken from COVID-19 India</w:t>
      </w:r>
      <w:r w:rsidR="007A4F79">
        <w:t xml:space="preserve"> </w:t>
      </w:r>
      <w:r w:rsidRPr="001B44F8">
        <w:fldChar w:fldCharType="begin"/>
      </w:r>
      <w:r w:rsidR="003C293B">
        <w:instrText xml:space="preserve"> ADDIN ZOTERO_ITEM CSL_CITATION {"citationID":"D37Co8L7","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3C293B">
        <w:t>(47)</w:t>
      </w:r>
      <w:r w:rsidRPr="001B44F8">
        <w:fldChar w:fldCharType="end"/>
      </w:r>
      <w:r w:rsidRPr="001B44F8">
        <w:t xml:space="preserve"> and the JHU CSSE COVID-19 GitHub repository</w:t>
      </w:r>
      <w:r w:rsidR="007A4F79">
        <w:t xml:space="preserve"> </w:t>
      </w:r>
      <w:r w:rsidRPr="001B44F8">
        <w:fldChar w:fldCharType="begin"/>
      </w:r>
      <w:r w:rsidR="003C293B">
        <w:instrText xml:space="preserve"> ADDIN ZOTERO_ITEM CSL_CITATION {"citationID":"7jC7RHVB","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3C293B">
        <w:t>(48)</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3C293B">
        <w:instrText xml:space="preserve"> ADDIN ZOTERO_ITEM CSL_CITATION {"citationID":"7jYUokGo","properties":{"formattedCitation":"(50)","plainCitation":"(50)","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3C293B">
        <w:t>(50)</w:t>
      </w:r>
      <w:r w:rsidRPr="001B44F8">
        <w:fldChar w:fldCharType="end"/>
      </w:r>
      <w:r w:rsidRPr="001B44F8">
        <w:t xml:space="preserve"> summarizing COVID-19 data and</w:t>
      </w:r>
      <w:r w:rsidR="00DB64F7">
        <w:t xml:space="preserve"> </w:t>
      </w:r>
      <w:r w:rsidRPr="001B44F8">
        <w:t>forecasts for India and its states</w:t>
      </w:r>
      <w:r w:rsidR="00DB64F7">
        <w:t xml:space="preserve"> (generated with the </w:t>
      </w:r>
      <w:proofErr w:type="spellStart"/>
      <w:r w:rsidR="00DB64F7">
        <w:t>eSIR</w:t>
      </w:r>
      <w:proofErr w:type="spellEnd"/>
      <w:r w:rsidR="00DB64F7">
        <w:t xml:space="preserve"> model discussed in this paper)</w:t>
      </w:r>
      <w:r w:rsidR="007242B5">
        <w:t xml:space="preserve">. While the models are trained using data from March 15 </w:t>
      </w:r>
      <w:r w:rsidR="00100C37">
        <w:t xml:space="preserve">to </w:t>
      </w:r>
      <w:r w:rsidR="007242B5">
        <w:t xml:space="preserve">October 15, 2020, their performances are compared by examining their respective projections from October 16 </w:t>
      </w:r>
      <w:r w:rsidR="00100C37">
        <w:t xml:space="preserve">to </w:t>
      </w:r>
      <w:r w:rsidR="007242B5">
        <w:t xml:space="preserve">December 31, 2020. </w:t>
      </w:r>
    </w:p>
    <w:p w14:paraId="3A927B40" w14:textId="77777777" w:rsidR="007242B5" w:rsidRDefault="007242B5" w:rsidP="00487208">
      <w:pPr>
        <w:spacing w:line="480" w:lineRule="auto"/>
        <w:jc w:val="both"/>
      </w:pPr>
    </w:p>
    <w:p w14:paraId="74F5792A" w14:textId="48031D93" w:rsidR="007242B5" w:rsidRDefault="007242B5" w:rsidP="00487208">
      <w:pPr>
        <w:spacing w:line="480" w:lineRule="auto"/>
        <w:jc w:val="both"/>
        <w:sectPr w:rsidR="007242B5" w:rsidSect="007B621F">
          <w:headerReference w:type="default" r:id="rId18"/>
          <w:footerReference w:type="even" r:id="rId19"/>
          <w:footerReference w:type="default" r:id="rId20"/>
          <w:type w:val="continuous"/>
          <w:pgSz w:w="12240" w:h="15840"/>
          <w:pgMar w:top="1134" w:right="1134" w:bottom="1693" w:left="1134" w:header="0" w:footer="1134" w:gutter="0"/>
          <w:lnNumType w:countBy="1" w:restart="continuous"/>
          <w:cols w:space="720"/>
          <w:docGrid w:linePitch="326"/>
        </w:sectPr>
      </w:pPr>
    </w:p>
    <w:p w14:paraId="6D8A4C32" w14:textId="0D4AD1CC" w:rsidR="005A62EC" w:rsidRPr="007A3BF4" w:rsidRDefault="005A62EC" w:rsidP="00487208">
      <w:pPr>
        <w:spacing w:line="480" w:lineRule="auto"/>
        <w:jc w:val="both"/>
        <w:rPr>
          <w:b/>
          <w:i/>
          <w:iCs/>
        </w:rPr>
      </w:pPr>
      <w:r w:rsidRPr="007A3BF4">
        <w:rPr>
          <w:b/>
          <w:i/>
          <w:iCs/>
        </w:rPr>
        <w:t xml:space="preserve">3. </w:t>
      </w:r>
      <w:r w:rsidR="00A72165" w:rsidRPr="007A3BF4">
        <w:rPr>
          <w:b/>
          <w:i/>
          <w:iCs/>
        </w:rPr>
        <w:t>RESULTS</w:t>
      </w:r>
    </w:p>
    <w:p w14:paraId="411B2E6B" w14:textId="7AB68F78" w:rsidR="005A62EC" w:rsidRPr="009E32BC" w:rsidRDefault="005A62EC" w:rsidP="00487208">
      <w:pPr>
        <w:spacing w:line="480" w:lineRule="auto"/>
        <w:jc w:val="both"/>
        <w:rPr>
          <w:b/>
          <w:i/>
          <w:iCs/>
        </w:rPr>
      </w:pPr>
      <w:r w:rsidRPr="009E32BC">
        <w:rPr>
          <w:b/>
          <w:i/>
          <w:iCs/>
        </w:rPr>
        <w:t xml:space="preserve">3.1. </w:t>
      </w:r>
      <w:r w:rsidR="008B5F20" w:rsidRPr="009E32BC">
        <w:rPr>
          <w:b/>
          <w:i/>
          <w:iCs/>
        </w:rPr>
        <w:t xml:space="preserve">Estimation of </w:t>
      </w:r>
      <w:r w:rsidR="00BD12EC" w:rsidRPr="009E32BC">
        <w:rPr>
          <w:b/>
          <w:i/>
          <w:iCs/>
        </w:rPr>
        <w:t>r</w:t>
      </w:r>
      <w:r w:rsidR="008B5F20" w:rsidRPr="009E32BC">
        <w:rPr>
          <w:b/>
          <w:i/>
          <w:iCs/>
        </w:rPr>
        <w:t xml:space="preserve">eproduction </w:t>
      </w:r>
      <w:r w:rsidR="00BD12EC" w:rsidRPr="009E32BC">
        <w:rPr>
          <w:b/>
          <w:i/>
          <w:iCs/>
        </w:rPr>
        <w:t>n</w:t>
      </w:r>
      <w:r w:rsidR="008B5F20" w:rsidRPr="009E32BC">
        <w:rPr>
          <w:b/>
          <w:i/>
          <w:iCs/>
        </w:rPr>
        <w:t>umber</w:t>
      </w:r>
    </w:p>
    <w:p w14:paraId="61B590BB" w14:textId="78F45978" w:rsidR="003668A4" w:rsidRPr="009E42AF" w:rsidRDefault="00152802" w:rsidP="00487208">
      <w:pPr>
        <w:spacing w:line="480" w:lineRule="auto"/>
        <w:jc w:val="both"/>
        <w:rPr>
          <w:bCs/>
        </w:rPr>
      </w:pPr>
      <w:r w:rsidRPr="009E32BC">
        <w:rPr>
          <w:bCs/>
        </w:rPr>
        <w:lastRenderedPageBreak/>
        <w:t>From</w:t>
      </w:r>
      <w:r w:rsidRPr="009E32BC">
        <w:rPr>
          <w:b/>
          <w:i/>
          <w:iCs/>
        </w:rPr>
        <w:t xml:space="preserve"> </w:t>
      </w:r>
      <w:r w:rsidRPr="009E32BC">
        <w:rPr>
          <w:bCs/>
          <w:i/>
          <w:iCs/>
        </w:rPr>
        <w:t xml:space="preserve">Table </w:t>
      </w:r>
      <w:r w:rsidR="004238A7" w:rsidRPr="009E32BC">
        <w:rPr>
          <w:bCs/>
          <w:i/>
          <w:iCs/>
        </w:rPr>
        <w:t>2</w:t>
      </w:r>
      <w:r w:rsidRPr="009E32BC">
        <w:rPr>
          <w:b/>
          <w:i/>
          <w:iCs/>
        </w:rPr>
        <w:t xml:space="preserve">, </w:t>
      </w:r>
      <w:r w:rsidRPr="009E32BC">
        <w:rPr>
          <w:bCs/>
        </w:rPr>
        <w:t xml:space="preserve">we compare the mean of </w:t>
      </w:r>
      <w:r w:rsidR="008B5F20" w:rsidRPr="009E32BC">
        <w:rPr>
          <w:bCs/>
        </w:rPr>
        <w:t xml:space="preserve">the </w:t>
      </w:r>
      <w:r w:rsidRPr="009E32BC">
        <w:rPr>
          <w:bCs/>
        </w:rPr>
        <w:t xml:space="preserve">time-varying effective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Pr="009E32BC">
        <w:rPr>
          <w:bCs/>
        </w:rPr>
        <w:t xml:space="preserve"> over the four phases of lockdown </w:t>
      </w:r>
      <w:r w:rsidR="009E32BC" w:rsidRPr="009E32BC">
        <w:rPr>
          <w:bCs/>
        </w:rPr>
        <w:t xml:space="preserve">and subsequent unlock phased </w:t>
      </w:r>
      <w:r w:rsidRPr="009E32BC">
        <w:rPr>
          <w:bCs/>
        </w:rPr>
        <w:t xml:space="preserve">in India. The </w:t>
      </w:r>
      <w:proofErr w:type="spellStart"/>
      <w:r w:rsidRPr="009E42AF">
        <w:rPr>
          <w:bCs/>
        </w:rPr>
        <w:t>eSIR</w:t>
      </w:r>
      <w:proofErr w:type="spellEnd"/>
      <w:r w:rsidRPr="009E42AF">
        <w:rPr>
          <w:bCs/>
        </w:rPr>
        <w:t xml:space="preserve"> model returns a mean value of 2.08 (95% </w:t>
      </w:r>
      <w:r w:rsidR="009E42AF" w:rsidRPr="009E42AF">
        <w:rPr>
          <w:bCs/>
        </w:rPr>
        <w:t>credible interval</w:t>
      </w:r>
      <w:r w:rsidRPr="009E42AF">
        <w:rPr>
          <w:bCs/>
        </w:rPr>
        <w:t>: 1.41</w:t>
      </w:r>
      <w:r w:rsidR="00FD2ED4" w:rsidRPr="009E42AF">
        <w:rPr>
          <w:bCs/>
        </w:rPr>
        <w:t xml:space="preserve">– </w:t>
      </w:r>
      <w:r w:rsidRPr="009E42AF">
        <w:rPr>
          <w:bCs/>
        </w:rPr>
        <w:t>2.</w:t>
      </w:r>
      <w:r w:rsidR="00B236B9" w:rsidRPr="009E42AF">
        <w:rPr>
          <w:bCs/>
        </w:rPr>
        <w:t>1</w:t>
      </w:r>
      <w:r w:rsidRPr="009E42AF">
        <w:rPr>
          <w:bCs/>
        </w:rPr>
        <w:t xml:space="preserve">2) over the entire </w:t>
      </w:r>
      <w:r w:rsidR="009E32BC" w:rsidRPr="009E42AF">
        <w:rPr>
          <w:bCs/>
        </w:rPr>
        <w:t>training</w:t>
      </w:r>
      <w:r w:rsidRPr="009E42AF">
        <w:rPr>
          <w:bCs/>
        </w:rPr>
        <w:t xml:space="preserve"> period. </w:t>
      </w:r>
      <w:r w:rsidR="009E42AF">
        <w:rPr>
          <w:bCs/>
        </w:rPr>
        <w:t xml:space="preserve">Factoring in different levels of government interventions which modified transmission dynamics during lockdown, we get period specific estimates ranging from 2.12 (1.44 – 2.16) in lockdown phase 1, which drops to 1.48 (1.00 – 1.51) in lockdown phase 2 and then reports a steady decline over the subsequent lockdown and unlock phases. </w:t>
      </w:r>
      <w:r w:rsidR="0088166A" w:rsidRPr="00CD0598">
        <w:rPr>
          <w:bCs/>
        </w:rPr>
        <w:t xml:space="preserve">The mean values returned by the </w:t>
      </w:r>
      <w:r w:rsidR="00D53290" w:rsidRPr="00CD0598">
        <w:rPr>
          <w:bCs/>
        </w:rPr>
        <w:t>SAPHIRE</w:t>
      </w:r>
      <w:r w:rsidR="0088166A" w:rsidRPr="00CD0598">
        <w:rPr>
          <w:bCs/>
        </w:rPr>
        <w:t xml:space="preserve"> model </w:t>
      </w:r>
      <w:r w:rsidR="00495C85" w:rsidRPr="00CD0598">
        <w:rPr>
          <w:bCs/>
        </w:rPr>
        <w:t>varied from</w:t>
      </w:r>
      <w:r w:rsidR="0088166A" w:rsidRPr="00CD0598">
        <w:rPr>
          <w:bCs/>
        </w:rPr>
        <w:t xml:space="preserve"> 2.</w:t>
      </w:r>
      <w:r w:rsidR="00495C85" w:rsidRPr="00CD0598">
        <w:rPr>
          <w:bCs/>
        </w:rPr>
        <w:t>54</w:t>
      </w:r>
      <w:r w:rsidR="0088166A" w:rsidRPr="00CD0598">
        <w:rPr>
          <w:bCs/>
        </w:rPr>
        <w:t xml:space="preserve"> (2.</w:t>
      </w:r>
      <w:r w:rsidR="00495C85" w:rsidRPr="00CD0598">
        <w:rPr>
          <w:bCs/>
        </w:rPr>
        <w:t>41</w:t>
      </w:r>
      <w:r w:rsidR="0088166A" w:rsidRPr="00CD0598">
        <w:rPr>
          <w:bCs/>
        </w:rPr>
        <w:t xml:space="preserve"> </w:t>
      </w:r>
      <w:r w:rsidR="00FD2ED4" w:rsidRPr="00CD0598">
        <w:rPr>
          <w:bCs/>
        </w:rPr>
        <w:t>–</w:t>
      </w:r>
      <w:r w:rsidR="0088166A" w:rsidRPr="00CD0598">
        <w:rPr>
          <w:bCs/>
        </w:rPr>
        <w:t xml:space="preserve"> 2.</w:t>
      </w:r>
      <w:r w:rsidR="00495C85" w:rsidRPr="00CD0598">
        <w:rPr>
          <w:bCs/>
        </w:rPr>
        <w:t>74)</w:t>
      </w:r>
      <w:r w:rsidR="0088166A" w:rsidRPr="00CD0598">
        <w:rPr>
          <w:bCs/>
        </w:rPr>
        <w:t xml:space="preserve"> during phase </w:t>
      </w:r>
      <w:r w:rsidR="008D7F34">
        <w:rPr>
          <w:bCs/>
        </w:rPr>
        <w:t>1</w:t>
      </w:r>
      <w:r w:rsidR="008D7F34" w:rsidRPr="00CD0598">
        <w:rPr>
          <w:bCs/>
        </w:rPr>
        <w:t xml:space="preserve"> </w:t>
      </w:r>
      <w:r w:rsidR="0088166A" w:rsidRPr="00CD0598">
        <w:rPr>
          <w:bCs/>
        </w:rPr>
        <w:t xml:space="preserve">of </w:t>
      </w:r>
      <w:r w:rsidR="0088166A" w:rsidRPr="0060463C">
        <w:rPr>
          <w:bCs/>
        </w:rPr>
        <w:t>the lockdown, 1.</w:t>
      </w:r>
      <w:r w:rsidR="00495C85" w:rsidRPr="0060463C">
        <w:rPr>
          <w:bCs/>
        </w:rPr>
        <w:t>60</w:t>
      </w:r>
      <w:r w:rsidR="0088166A" w:rsidRPr="0060463C">
        <w:rPr>
          <w:bCs/>
        </w:rPr>
        <w:t xml:space="preserve"> (1.</w:t>
      </w:r>
      <w:r w:rsidR="00495C85" w:rsidRPr="0060463C">
        <w:rPr>
          <w:bCs/>
        </w:rPr>
        <w:t>36</w:t>
      </w:r>
      <w:r w:rsidR="0088166A" w:rsidRPr="0060463C">
        <w:rPr>
          <w:bCs/>
        </w:rPr>
        <w:t xml:space="preserve"> </w:t>
      </w:r>
      <w:r w:rsidR="00FD2ED4" w:rsidRPr="0060463C">
        <w:rPr>
          <w:bCs/>
        </w:rPr>
        <w:t xml:space="preserve">– </w:t>
      </w:r>
      <w:r w:rsidR="00495C85" w:rsidRPr="0060463C">
        <w:rPr>
          <w:bCs/>
        </w:rPr>
        <w:t>2.17</w:t>
      </w:r>
      <w:r w:rsidR="0088166A" w:rsidRPr="0060463C">
        <w:rPr>
          <w:bCs/>
        </w:rPr>
        <w:t xml:space="preserve">) for phase </w:t>
      </w:r>
      <w:r w:rsidR="008D7F34" w:rsidRPr="0060463C">
        <w:rPr>
          <w:bCs/>
        </w:rPr>
        <w:t>2</w:t>
      </w:r>
      <w:r w:rsidR="0088166A" w:rsidRPr="0060463C">
        <w:rPr>
          <w:bCs/>
        </w:rPr>
        <w:t>, 1.</w:t>
      </w:r>
      <w:r w:rsidR="00495C85" w:rsidRPr="0060463C">
        <w:rPr>
          <w:bCs/>
        </w:rPr>
        <w:t>69</w:t>
      </w:r>
      <w:r w:rsidR="0088166A" w:rsidRPr="0060463C">
        <w:rPr>
          <w:bCs/>
        </w:rPr>
        <w:t xml:space="preserve"> (1.</w:t>
      </w:r>
      <w:r w:rsidR="00495C85" w:rsidRPr="0060463C">
        <w:rPr>
          <w:bCs/>
        </w:rPr>
        <w:t>46</w:t>
      </w:r>
      <w:r w:rsidR="0088166A" w:rsidRPr="0060463C">
        <w:rPr>
          <w:bCs/>
        </w:rPr>
        <w:t xml:space="preserve"> </w:t>
      </w:r>
      <w:r w:rsidR="00FD2ED4" w:rsidRPr="0060463C">
        <w:rPr>
          <w:bCs/>
        </w:rPr>
        <w:t xml:space="preserve">– </w:t>
      </w:r>
      <w:r w:rsidR="0088166A" w:rsidRPr="0060463C">
        <w:rPr>
          <w:bCs/>
        </w:rPr>
        <w:t>1.</w:t>
      </w:r>
      <w:r w:rsidR="00495C85" w:rsidRPr="0060463C">
        <w:rPr>
          <w:bCs/>
        </w:rPr>
        <w:t>97</w:t>
      </w:r>
      <w:r w:rsidR="0088166A" w:rsidRPr="0060463C">
        <w:rPr>
          <w:bCs/>
        </w:rPr>
        <w:t xml:space="preserve">) for phase </w:t>
      </w:r>
      <w:r w:rsidR="008D7F34" w:rsidRPr="0060463C">
        <w:rPr>
          <w:bCs/>
        </w:rPr>
        <w:t xml:space="preserve">3 </w:t>
      </w:r>
      <w:r w:rsidR="0088166A" w:rsidRPr="0060463C">
        <w:rPr>
          <w:bCs/>
        </w:rPr>
        <w:t>and 1.</w:t>
      </w:r>
      <w:r w:rsidR="00495C85" w:rsidRPr="0060463C">
        <w:rPr>
          <w:bCs/>
        </w:rPr>
        <w:t>54</w:t>
      </w:r>
      <w:r w:rsidR="0088166A" w:rsidRPr="0060463C">
        <w:rPr>
          <w:bCs/>
        </w:rPr>
        <w:t xml:space="preserve"> (1.</w:t>
      </w:r>
      <w:r w:rsidR="00495C85" w:rsidRPr="0060463C">
        <w:rPr>
          <w:bCs/>
        </w:rPr>
        <w:t>29</w:t>
      </w:r>
      <w:r w:rsidR="0088166A" w:rsidRPr="0060463C">
        <w:rPr>
          <w:bCs/>
        </w:rPr>
        <w:t xml:space="preserve"> </w:t>
      </w:r>
      <w:r w:rsidR="00FD2ED4" w:rsidRPr="0060463C">
        <w:rPr>
          <w:bCs/>
        </w:rPr>
        <w:t xml:space="preserve">– </w:t>
      </w:r>
      <w:r w:rsidR="00495C85" w:rsidRPr="0060463C">
        <w:rPr>
          <w:bCs/>
        </w:rPr>
        <w:t>2.00</w:t>
      </w:r>
      <w:r w:rsidR="0088166A" w:rsidRPr="0060463C">
        <w:rPr>
          <w:bCs/>
        </w:rPr>
        <w:t>) for the fourth and final lockdown phase.</w:t>
      </w:r>
      <w:r w:rsidR="009569C3" w:rsidRPr="0060463C">
        <w:rPr>
          <w:bCs/>
        </w:rPr>
        <w:t xml:space="preserve"> </w:t>
      </w:r>
      <w:r w:rsidR="00495C85" w:rsidRPr="0060463C">
        <w:rPr>
          <w:bCs/>
        </w:rPr>
        <w:t>The estimated values for subsequent unlock phases are quite close to each other, starting from 1.27 (1.19 – 1.32) in unlock phase 1 and dropping to 1.09 (0.91</w:t>
      </w:r>
      <w:r w:rsidR="00FD2ED4" w:rsidRPr="0060463C">
        <w:rPr>
          <w:bCs/>
        </w:rPr>
        <w:t xml:space="preserve">– </w:t>
      </w:r>
      <w:r w:rsidR="00495C85" w:rsidRPr="0060463C">
        <w:rPr>
          <w:bCs/>
        </w:rPr>
        <w:t xml:space="preserve">1.69) in the fifth unlock phase. </w:t>
      </w:r>
      <w:r w:rsidRPr="0060463C">
        <w:rPr>
          <w:bCs/>
        </w:rPr>
        <w:t>The SEIR-</w:t>
      </w:r>
      <w:proofErr w:type="spellStart"/>
      <w:r w:rsidRPr="0060463C">
        <w:rPr>
          <w:bCs/>
        </w:rPr>
        <w:t>fansy</w:t>
      </w:r>
      <w:proofErr w:type="spellEnd"/>
      <w:r w:rsidR="006957CE" w:rsidRPr="0060463C">
        <w:rPr>
          <w:bCs/>
        </w:rPr>
        <w:t xml:space="preserve"> notes that the mean drops from </w:t>
      </w:r>
      <w:r w:rsidR="00495C85" w:rsidRPr="0060463C">
        <w:rPr>
          <w:bCs/>
        </w:rPr>
        <w:t>5</w:t>
      </w:r>
      <w:r w:rsidR="006957CE" w:rsidRPr="0060463C">
        <w:rPr>
          <w:bCs/>
        </w:rPr>
        <w:t>.0</w:t>
      </w:r>
      <w:r w:rsidR="00495C85" w:rsidRPr="0060463C">
        <w:rPr>
          <w:bCs/>
        </w:rPr>
        <w:t>3</w:t>
      </w:r>
      <w:r w:rsidR="006957CE" w:rsidRPr="0060463C">
        <w:rPr>
          <w:bCs/>
        </w:rPr>
        <w:t xml:space="preserve"> (</w:t>
      </w:r>
      <w:r w:rsidR="00495C85" w:rsidRPr="0060463C">
        <w:rPr>
          <w:bCs/>
        </w:rPr>
        <w:t xml:space="preserve">5.01 </w:t>
      </w:r>
      <w:r w:rsidR="00FD2ED4" w:rsidRPr="0060463C">
        <w:rPr>
          <w:bCs/>
        </w:rPr>
        <w:t>–</w:t>
      </w:r>
      <w:r w:rsidR="006957CE" w:rsidRPr="0060463C">
        <w:rPr>
          <w:bCs/>
        </w:rPr>
        <w:t xml:space="preserve"> </w:t>
      </w:r>
      <w:r w:rsidR="00495C85" w:rsidRPr="0060463C">
        <w:rPr>
          <w:bCs/>
        </w:rPr>
        <w:t>5</w:t>
      </w:r>
      <w:r w:rsidR="006957CE" w:rsidRPr="0060463C">
        <w:rPr>
          <w:bCs/>
        </w:rPr>
        <w:t>.</w:t>
      </w:r>
      <w:r w:rsidR="00495C85" w:rsidRPr="0060463C">
        <w:rPr>
          <w:bCs/>
        </w:rPr>
        <w:t>04</w:t>
      </w:r>
      <w:r w:rsidR="006957CE" w:rsidRPr="0060463C">
        <w:rPr>
          <w:bCs/>
        </w:rPr>
        <w:t xml:space="preserve">) during the first phase of lockdown, to </w:t>
      </w:r>
      <w:r w:rsidR="00495C85" w:rsidRPr="0060463C">
        <w:rPr>
          <w:bCs/>
        </w:rPr>
        <w:t>1.90</w:t>
      </w:r>
      <w:r w:rsidR="006957CE" w:rsidRPr="0060463C">
        <w:rPr>
          <w:bCs/>
        </w:rPr>
        <w:t xml:space="preserve"> (</w:t>
      </w:r>
      <w:r w:rsidR="00495C85" w:rsidRPr="0060463C">
        <w:rPr>
          <w:bCs/>
        </w:rPr>
        <w:t>1</w:t>
      </w:r>
      <w:r w:rsidR="006957CE" w:rsidRPr="0060463C">
        <w:rPr>
          <w:bCs/>
        </w:rPr>
        <w:t>.</w:t>
      </w:r>
      <w:r w:rsidR="00495C85" w:rsidRPr="0060463C">
        <w:rPr>
          <w:bCs/>
        </w:rPr>
        <w:t>89</w:t>
      </w:r>
      <w:r w:rsidR="006957CE" w:rsidRPr="0060463C">
        <w:rPr>
          <w:bCs/>
        </w:rPr>
        <w:t xml:space="preserve"> </w:t>
      </w:r>
      <w:r w:rsidR="00FD2ED4" w:rsidRPr="0060463C">
        <w:rPr>
          <w:bCs/>
        </w:rPr>
        <w:t>–</w:t>
      </w:r>
      <w:r w:rsidR="006957CE" w:rsidRPr="0060463C">
        <w:rPr>
          <w:bCs/>
        </w:rPr>
        <w:t xml:space="preserve"> </w:t>
      </w:r>
      <w:r w:rsidR="00495C85" w:rsidRPr="0060463C">
        <w:rPr>
          <w:bCs/>
        </w:rPr>
        <w:t>1.91</w:t>
      </w:r>
      <w:r w:rsidR="006957CE" w:rsidRPr="0060463C">
        <w:rPr>
          <w:bCs/>
        </w:rPr>
        <w:t xml:space="preserve">) during the </w:t>
      </w:r>
      <w:r w:rsidR="00495C85" w:rsidRPr="0060463C">
        <w:rPr>
          <w:bCs/>
        </w:rPr>
        <w:t>second</w:t>
      </w:r>
      <w:r w:rsidR="006957CE" w:rsidRPr="0060463C">
        <w:rPr>
          <w:bCs/>
        </w:rPr>
        <w:t xml:space="preserve"> lockdown phase</w:t>
      </w:r>
      <w:r w:rsidR="00495C85" w:rsidRPr="0060463C">
        <w:rPr>
          <w:bCs/>
        </w:rPr>
        <w:t>, before rising again to 2.33</w:t>
      </w:r>
      <w:r w:rsidR="00FD2ED4" w:rsidRPr="0060463C">
        <w:rPr>
          <w:bCs/>
        </w:rPr>
        <w:t xml:space="preserve"> (2.30 – 2.36)</w:t>
      </w:r>
      <w:r w:rsidR="00495C85" w:rsidRPr="0060463C">
        <w:rPr>
          <w:bCs/>
        </w:rPr>
        <w:t xml:space="preserve"> during lockdown phase 4. The estimated mean drops steadily from 1.80 (1.79 </w:t>
      </w:r>
      <w:r w:rsidR="00FD2ED4" w:rsidRPr="0060463C">
        <w:rPr>
          <w:bCs/>
        </w:rPr>
        <w:t xml:space="preserve">– </w:t>
      </w:r>
      <w:r w:rsidR="00495C85" w:rsidRPr="0060463C">
        <w:rPr>
          <w:bCs/>
        </w:rPr>
        <w:t>1.81) during unlock phase 2 to 0.86 (0.85</w:t>
      </w:r>
      <w:r w:rsidR="00FD2ED4" w:rsidRPr="0060463C">
        <w:rPr>
          <w:bCs/>
        </w:rPr>
        <w:t xml:space="preserve"> –</w:t>
      </w:r>
      <w:r w:rsidR="00495C85" w:rsidRPr="0060463C">
        <w:rPr>
          <w:bCs/>
        </w:rPr>
        <w:t xml:space="preserve"> 0.87) during unlock phase 5. T</w:t>
      </w:r>
      <w:r w:rsidR="006957CE" w:rsidRPr="0060463C">
        <w:rPr>
          <w:bCs/>
        </w:rPr>
        <w:t>he ICM-based mean values fluctuate, from 1.</w:t>
      </w:r>
      <w:r w:rsidR="00495C85" w:rsidRPr="0060463C">
        <w:rPr>
          <w:bCs/>
        </w:rPr>
        <w:t>77</w:t>
      </w:r>
      <w:r w:rsidR="006957CE" w:rsidRPr="0060463C">
        <w:rPr>
          <w:bCs/>
        </w:rPr>
        <w:t xml:space="preserve"> (1.</w:t>
      </w:r>
      <w:r w:rsidR="00495C85" w:rsidRPr="0060463C">
        <w:rPr>
          <w:bCs/>
        </w:rPr>
        <w:t>58</w:t>
      </w:r>
      <w:r w:rsidR="006957CE" w:rsidRPr="0060463C">
        <w:rPr>
          <w:bCs/>
        </w:rPr>
        <w:t xml:space="preserve"> </w:t>
      </w:r>
      <w:r w:rsidR="00FD2ED4" w:rsidRPr="0060463C">
        <w:rPr>
          <w:bCs/>
        </w:rPr>
        <w:t>–</w:t>
      </w:r>
      <w:r w:rsidR="006957CE" w:rsidRPr="0060463C">
        <w:rPr>
          <w:bCs/>
        </w:rPr>
        <w:t xml:space="preserve"> 1.</w:t>
      </w:r>
      <w:r w:rsidR="00495C85" w:rsidRPr="0060463C">
        <w:rPr>
          <w:bCs/>
        </w:rPr>
        <w:t>96</w:t>
      </w:r>
      <w:r w:rsidR="006957CE" w:rsidRPr="0060463C">
        <w:rPr>
          <w:bCs/>
        </w:rPr>
        <w:t>) during the first lockdown phase, followed by 1.2</w:t>
      </w:r>
      <w:r w:rsidR="00495C85" w:rsidRPr="0060463C">
        <w:rPr>
          <w:bCs/>
        </w:rPr>
        <w:t>2</w:t>
      </w:r>
      <w:r w:rsidR="006957CE" w:rsidRPr="0060463C">
        <w:rPr>
          <w:bCs/>
        </w:rPr>
        <w:t xml:space="preserve"> (</w:t>
      </w:r>
      <w:r w:rsidR="00495C85" w:rsidRPr="0060463C">
        <w:rPr>
          <w:bCs/>
        </w:rPr>
        <w:t>1.18</w:t>
      </w:r>
      <w:r w:rsidR="006957CE" w:rsidRPr="0060463C">
        <w:rPr>
          <w:bCs/>
        </w:rPr>
        <w:t xml:space="preserve"> </w:t>
      </w:r>
      <w:r w:rsidR="00FD2ED4" w:rsidRPr="0060463C">
        <w:rPr>
          <w:bCs/>
        </w:rPr>
        <w:t>–</w:t>
      </w:r>
      <w:r w:rsidR="006957CE" w:rsidRPr="0060463C">
        <w:rPr>
          <w:bCs/>
        </w:rPr>
        <w:t xml:space="preserve"> 1.</w:t>
      </w:r>
      <w:r w:rsidR="00495C85" w:rsidRPr="0060463C">
        <w:rPr>
          <w:bCs/>
        </w:rPr>
        <w:t>27</w:t>
      </w:r>
      <w:r w:rsidR="006957CE" w:rsidRPr="0060463C">
        <w:rPr>
          <w:bCs/>
        </w:rPr>
        <w:t>), then dropping to 1.</w:t>
      </w:r>
      <w:r w:rsidR="00495C85" w:rsidRPr="0060463C">
        <w:rPr>
          <w:bCs/>
        </w:rPr>
        <w:t>33</w:t>
      </w:r>
      <w:r w:rsidR="006957CE" w:rsidRPr="0060463C">
        <w:rPr>
          <w:bCs/>
        </w:rPr>
        <w:t xml:space="preserve"> (1.</w:t>
      </w:r>
      <w:r w:rsidR="00495C85" w:rsidRPr="0060463C">
        <w:rPr>
          <w:bCs/>
        </w:rPr>
        <w:t>28</w:t>
      </w:r>
      <w:r w:rsidR="006957CE" w:rsidRPr="0060463C">
        <w:rPr>
          <w:bCs/>
        </w:rPr>
        <w:t xml:space="preserve"> </w:t>
      </w:r>
      <w:r w:rsidR="00FD2ED4" w:rsidRPr="0060463C">
        <w:rPr>
          <w:bCs/>
        </w:rPr>
        <w:t>–</w:t>
      </w:r>
      <w:r w:rsidR="006957CE" w:rsidRPr="0060463C">
        <w:rPr>
          <w:bCs/>
        </w:rPr>
        <w:t xml:space="preserve"> 1.</w:t>
      </w:r>
      <w:r w:rsidR="00495C85" w:rsidRPr="0060463C">
        <w:rPr>
          <w:bCs/>
        </w:rPr>
        <w:t>38</w:t>
      </w:r>
      <w:r w:rsidR="006957CE" w:rsidRPr="0060463C">
        <w:rPr>
          <w:bCs/>
        </w:rPr>
        <w:t>) and finally rising to 1.41 again (1.</w:t>
      </w:r>
      <w:r w:rsidR="00495C85" w:rsidRPr="0060463C">
        <w:rPr>
          <w:bCs/>
        </w:rPr>
        <w:t>35</w:t>
      </w:r>
      <w:r w:rsidR="00FD2ED4" w:rsidRPr="0060463C">
        <w:rPr>
          <w:bCs/>
        </w:rPr>
        <w:t xml:space="preserve"> – </w:t>
      </w:r>
      <w:r w:rsidR="006957CE" w:rsidRPr="0060463C">
        <w:rPr>
          <w:bCs/>
        </w:rPr>
        <w:t>1.</w:t>
      </w:r>
      <w:r w:rsidR="00495C85" w:rsidRPr="0060463C">
        <w:rPr>
          <w:bCs/>
        </w:rPr>
        <w:t>4</w:t>
      </w:r>
      <w:r w:rsidR="006957CE" w:rsidRPr="0060463C">
        <w:rPr>
          <w:bCs/>
        </w:rPr>
        <w:t>7) for the fourth phase of lockdown.</w:t>
      </w:r>
      <w:r w:rsidR="00C64B15" w:rsidRPr="0060463C">
        <w:rPr>
          <w:bCs/>
        </w:rPr>
        <w:t xml:space="preserve"> </w:t>
      </w:r>
      <w:r w:rsidR="00495C85" w:rsidRPr="0060463C">
        <w:rPr>
          <w:bCs/>
        </w:rPr>
        <w:t xml:space="preserve">Estimates </w:t>
      </w:r>
      <w:r w:rsidR="00FD2ED4" w:rsidRPr="0060463C">
        <w:rPr>
          <w:bCs/>
        </w:rPr>
        <w:t xml:space="preserve">from ICM </w:t>
      </w:r>
      <w:r w:rsidR="00495C85" w:rsidRPr="0060463C">
        <w:rPr>
          <w:bCs/>
        </w:rPr>
        <w:t>during unlock phases behave like those from the SEIR-</w:t>
      </w:r>
      <w:proofErr w:type="spellStart"/>
      <w:r w:rsidR="00495C85" w:rsidRPr="0060463C">
        <w:rPr>
          <w:bCs/>
        </w:rPr>
        <w:t>fansy</w:t>
      </w:r>
      <w:proofErr w:type="spellEnd"/>
      <w:r w:rsidR="00495C85" w:rsidRPr="0060463C">
        <w:rPr>
          <w:bCs/>
        </w:rPr>
        <w:t xml:space="preserve"> model – in unlock phase 2 the estimated mean is 1.11 (1.08 </w:t>
      </w:r>
      <w:r w:rsidR="00FD2ED4" w:rsidRPr="0060463C">
        <w:rPr>
          <w:bCs/>
        </w:rPr>
        <w:t xml:space="preserve">– </w:t>
      </w:r>
      <w:r w:rsidR="00495C85" w:rsidRPr="0060463C">
        <w:rPr>
          <w:bCs/>
        </w:rPr>
        <w:t xml:space="preserve">1.14) and in unlock phase 5, the mean is 0.83 (0.82 </w:t>
      </w:r>
      <w:r w:rsidR="00FD2ED4" w:rsidRPr="0060463C">
        <w:rPr>
          <w:bCs/>
        </w:rPr>
        <w:t>–</w:t>
      </w:r>
      <w:ins w:id="1" w:author="Debashree Ray" w:date="2021-03-22T14:54:00Z">
        <w:r w:rsidR="00FD2ED4" w:rsidRPr="0060463C">
          <w:rPr>
            <w:bCs/>
          </w:rPr>
          <w:t xml:space="preserve"> </w:t>
        </w:r>
      </w:ins>
      <w:r w:rsidR="00495C85" w:rsidRPr="0060463C">
        <w:rPr>
          <w:bCs/>
        </w:rPr>
        <w:t xml:space="preserve">0.84). </w:t>
      </w:r>
      <w:r w:rsidR="00C64B15" w:rsidRPr="0060463C">
        <w:rPr>
          <w:bCs/>
        </w:rPr>
        <w:t xml:space="preserve">In terms of agreement of reported values, </w:t>
      </w:r>
      <w:r w:rsidR="00D53290" w:rsidRPr="0060463C">
        <w:rPr>
          <w:bCs/>
        </w:rPr>
        <w:t>SAPHIRE</w:t>
      </w:r>
      <w:r w:rsidR="00C64B15" w:rsidRPr="0060463C">
        <w:rPr>
          <w:bCs/>
        </w:rPr>
        <w:t>, SEIR-</w:t>
      </w:r>
      <w:proofErr w:type="spellStart"/>
      <w:r w:rsidR="00C64B15" w:rsidRPr="0060463C">
        <w:rPr>
          <w:bCs/>
        </w:rPr>
        <w:t>fansy</w:t>
      </w:r>
      <w:proofErr w:type="spellEnd"/>
      <w:r w:rsidR="00C64B15" w:rsidRPr="0060463C">
        <w:rPr>
          <w:bCs/>
        </w:rPr>
        <w:t xml:space="preserve"> and ICM report the highest mean </w:t>
      </w:r>
      <m:oMath>
        <m:r>
          <m:rPr>
            <m:sty m:val="p"/>
          </m:rPr>
          <w:rPr>
            <w:rFonts w:ascii="Cambria Math" w:hAnsi="Cambria Math"/>
          </w:rPr>
          <m:t>R</m:t>
        </m:r>
      </m:oMath>
      <w:r w:rsidR="00C64B15" w:rsidRPr="0060463C">
        <w:rPr>
          <w:bCs/>
        </w:rPr>
        <w:t xml:space="preserve"> for phase one of the lockdown. </w:t>
      </w:r>
      <w:r w:rsidR="00495C85" w:rsidRPr="0060463C">
        <w:rPr>
          <w:bCs/>
        </w:rPr>
        <w:t>Values reported by</w:t>
      </w:r>
      <w:r w:rsidR="00C64B15" w:rsidRPr="0060463C">
        <w:rPr>
          <w:bCs/>
        </w:rPr>
        <w:t xml:space="preserve"> </w:t>
      </w:r>
      <w:r w:rsidR="00D53290" w:rsidRPr="0060463C">
        <w:rPr>
          <w:bCs/>
        </w:rPr>
        <w:t>SAPHIRE</w:t>
      </w:r>
      <w:r w:rsidR="00495C85" w:rsidRPr="0060463C">
        <w:rPr>
          <w:bCs/>
        </w:rPr>
        <w:t>, SEIR-</w:t>
      </w:r>
      <w:proofErr w:type="spellStart"/>
      <w:r w:rsidR="00495C85" w:rsidRPr="0060463C">
        <w:rPr>
          <w:bCs/>
        </w:rPr>
        <w:t>fansy</w:t>
      </w:r>
      <w:proofErr w:type="spellEnd"/>
      <w:r w:rsidR="00495C85" w:rsidRPr="0060463C">
        <w:rPr>
          <w:bCs/>
        </w:rPr>
        <w:t xml:space="preserve"> </w:t>
      </w:r>
      <w:r w:rsidR="00C64B15" w:rsidRPr="0060463C">
        <w:rPr>
          <w:bCs/>
        </w:rPr>
        <w:t>and ICM report a drop in intermediate lockdown phases, followed by a rise.</w:t>
      </w:r>
      <w:r w:rsidR="00495C85" w:rsidRPr="0060463C">
        <w:rPr>
          <w:bCs/>
        </w:rPr>
        <w:t xml:space="preserve"> Values during unlock period </w:t>
      </w:r>
      <w:r w:rsidR="00CD0598" w:rsidRPr="0060463C">
        <w:rPr>
          <w:bCs/>
        </w:rPr>
        <w:t xml:space="preserve">increase from phase 1 to phase 2, followed by a steady decline. </w:t>
      </w:r>
      <w:r w:rsidR="00C64B15" w:rsidRPr="0060463C">
        <w:rPr>
          <w:bCs/>
        </w:rPr>
        <w:t xml:space="preserve"> </w:t>
      </w:r>
      <w:r w:rsidR="00D53290" w:rsidRPr="0060463C">
        <w:rPr>
          <w:bCs/>
        </w:rPr>
        <w:t>SAPHIRE</w:t>
      </w:r>
      <w:r w:rsidR="00CD0598" w:rsidRPr="0060463C">
        <w:rPr>
          <w:bCs/>
        </w:rPr>
        <w:t>, SEIR-</w:t>
      </w:r>
      <w:proofErr w:type="spellStart"/>
      <w:r w:rsidR="00CD0598" w:rsidRPr="0060463C">
        <w:rPr>
          <w:bCs/>
        </w:rPr>
        <w:t>fansy</w:t>
      </w:r>
      <w:proofErr w:type="spellEnd"/>
      <w:r w:rsidR="00CD0598" w:rsidRPr="0060463C">
        <w:rPr>
          <w:bCs/>
        </w:rPr>
        <w:t xml:space="preserve"> and ICM</w:t>
      </w:r>
      <w:r w:rsidR="00C64B15" w:rsidRPr="0060463C">
        <w:rPr>
          <w:bCs/>
        </w:rPr>
        <w:t xml:space="preserve"> report the lowest value of </w:t>
      </w:r>
      <m:oMath>
        <m:r>
          <m:rPr>
            <m:sty m:val="p"/>
          </m:rPr>
          <w:rPr>
            <w:rFonts w:ascii="Cambria Math" w:hAnsi="Cambria Math"/>
          </w:rPr>
          <m:t>R</m:t>
        </m:r>
      </m:oMath>
      <w:r w:rsidR="00C64B15" w:rsidRPr="0060463C">
        <w:rPr>
          <w:bCs/>
        </w:rPr>
        <w:t xml:space="preserve"> for </w:t>
      </w:r>
      <w:r w:rsidR="00CD0598" w:rsidRPr="0060463C">
        <w:rPr>
          <w:bCs/>
        </w:rPr>
        <w:t xml:space="preserve">unlock </w:t>
      </w:r>
      <w:r w:rsidR="00C64B15" w:rsidRPr="0060463C">
        <w:rPr>
          <w:bCs/>
        </w:rPr>
        <w:t xml:space="preserve">phase </w:t>
      </w:r>
      <w:r w:rsidR="00CD0598" w:rsidRPr="0060463C">
        <w:rPr>
          <w:bCs/>
        </w:rPr>
        <w:t>5</w:t>
      </w:r>
      <w:r w:rsidR="00C64B15" w:rsidRPr="0060463C">
        <w:rPr>
          <w:bCs/>
        </w:rPr>
        <w:t>.</w:t>
      </w:r>
    </w:p>
    <w:p w14:paraId="2788E35C" w14:textId="5998181B" w:rsidR="00DA2E94" w:rsidRPr="007A3BF4" w:rsidRDefault="00DA2E94" w:rsidP="00487208">
      <w:pPr>
        <w:spacing w:line="480" w:lineRule="auto"/>
        <w:jc w:val="both"/>
        <w:rPr>
          <w:b/>
          <w:bCs/>
          <w:i/>
          <w:iCs/>
        </w:rPr>
      </w:pPr>
      <w:r w:rsidRPr="007A3BF4">
        <w:rPr>
          <w:b/>
          <w:bCs/>
          <w:i/>
          <w:iCs/>
        </w:rPr>
        <w:lastRenderedPageBreak/>
        <w:t xml:space="preserve">3.2 </w:t>
      </w:r>
      <w:r w:rsidR="008B5F20" w:rsidRPr="007A3BF4">
        <w:rPr>
          <w:b/>
          <w:bCs/>
          <w:i/>
          <w:iCs/>
        </w:rPr>
        <w:t xml:space="preserve">Estimation of </w:t>
      </w:r>
      <w:r w:rsidR="00BD12EC" w:rsidRPr="007A3BF4">
        <w:rPr>
          <w:b/>
          <w:bCs/>
          <w:i/>
          <w:iCs/>
        </w:rPr>
        <w:t>r</w:t>
      </w:r>
      <w:r w:rsidR="008B5F20" w:rsidRPr="007A3BF4">
        <w:rPr>
          <w:b/>
          <w:bCs/>
          <w:i/>
          <w:iCs/>
        </w:rPr>
        <w:t xml:space="preserve">eported </w:t>
      </w:r>
      <w:r w:rsidR="00BD12EC" w:rsidRPr="007A3BF4">
        <w:rPr>
          <w:b/>
          <w:bCs/>
          <w:i/>
          <w:iCs/>
        </w:rPr>
        <w:t>c</w:t>
      </w:r>
      <w:r w:rsidR="008B5F20" w:rsidRPr="007A3BF4">
        <w:rPr>
          <w:b/>
          <w:bCs/>
          <w:i/>
          <w:iCs/>
        </w:rPr>
        <w:t xml:space="preserve">ase </w:t>
      </w:r>
      <w:r w:rsidR="00BD12EC" w:rsidRPr="007A3BF4">
        <w:rPr>
          <w:b/>
          <w:bCs/>
          <w:i/>
          <w:iCs/>
        </w:rPr>
        <w:t>c</w:t>
      </w:r>
      <w:r w:rsidR="008B5F20" w:rsidRPr="007A3BF4">
        <w:rPr>
          <w:b/>
          <w:bCs/>
          <w:i/>
          <w:iCs/>
        </w:rPr>
        <w:t>ounts</w:t>
      </w:r>
    </w:p>
    <w:p w14:paraId="2992F46D" w14:textId="7F58B4C1" w:rsidR="007A3BF4" w:rsidRPr="007A3BF4" w:rsidRDefault="00F34C26" w:rsidP="007D4A1E">
      <w:pPr>
        <w:spacing w:line="480" w:lineRule="auto"/>
        <w:jc w:val="both"/>
        <w:rPr>
          <w:bCs/>
        </w:rPr>
      </w:pPr>
      <w:r w:rsidRPr="007A3BF4">
        <w:rPr>
          <w:bCs/>
        </w:rPr>
        <w:t xml:space="preserve">From </w:t>
      </w:r>
      <w:r w:rsidRPr="007A3BF4">
        <w:rPr>
          <w:bCs/>
          <w:i/>
          <w:iCs/>
        </w:rPr>
        <w:t xml:space="preserve">Figure </w:t>
      </w:r>
      <w:r w:rsidR="007D4A1E" w:rsidRPr="007A3BF4">
        <w:rPr>
          <w:bCs/>
          <w:i/>
          <w:iCs/>
        </w:rPr>
        <w:t>6</w:t>
      </w:r>
      <w:r w:rsidR="005F4903" w:rsidRPr="007A3BF4">
        <w:rPr>
          <w:bCs/>
          <w:i/>
          <w:iCs/>
        </w:rPr>
        <w:t xml:space="preserve"> </w:t>
      </w:r>
      <w:r w:rsidR="005F4903" w:rsidRPr="007A3BF4">
        <w:rPr>
          <w:bCs/>
        </w:rPr>
        <w:t>and</w:t>
      </w:r>
      <w:r w:rsidR="00142200" w:rsidRPr="007A3BF4">
        <w:rPr>
          <w:bCs/>
        </w:rPr>
        <w:t xml:space="preserve"> </w:t>
      </w:r>
      <w:r w:rsidR="00142200" w:rsidRPr="007A3BF4">
        <w:rPr>
          <w:bCs/>
          <w:i/>
          <w:iCs/>
        </w:rPr>
        <w:t>Figure</w:t>
      </w:r>
      <w:r w:rsidR="005F4903" w:rsidRPr="007A3BF4">
        <w:rPr>
          <w:bCs/>
          <w:i/>
          <w:iCs/>
        </w:rPr>
        <w:t xml:space="preserve"> </w:t>
      </w:r>
      <w:r w:rsidR="003668A4" w:rsidRPr="007A3BF4">
        <w:rPr>
          <w:bCs/>
          <w:i/>
          <w:iCs/>
        </w:rPr>
        <w:t>9</w:t>
      </w:r>
      <w:r w:rsidRPr="007A3BF4">
        <w:rPr>
          <w:bCs/>
        </w:rPr>
        <w:t xml:space="preserve">, we note that the </w:t>
      </w:r>
      <w:proofErr w:type="spellStart"/>
      <w:r w:rsidRPr="007A3BF4">
        <w:rPr>
          <w:bCs/>
        </w:rPr>
        <w:t>eSIR</w:t>
      </w:r>
      <w:proofErr w:type="spellEnd"/>
      <w:r w:rsidRPr="007A3BF4">
        <w:rPr>
          <w:bCs/>
        </w:rPr>
        <w:t xml:space="preserve"> model overestimates the count of </w:t>
      </w:r>
      <w:r w:rsidR="007D4A1E" w:rsidRPr="007A3BF4">
        <w:rPr>
          <w:bCs/>
        </w:rPr>
        <w:t>activ</w:t>
      </w:r>
      <w:r w:rsidRPr="007A3BF4">
        <w:rPr>
          <w:bCs/>
        </w:rPr>
        <w:t>e cases</w:t>
      </w:r>
      <w:r w:rsidR="00620779" w:rsidRPr="007A3BF4">
        <w:rPr>
          <w:bCs/>
        </w:rPr>
        <w:t xml:space="preserve"> – a behavior</w:t>
      </w:r>
      <w:r w:rsidRPr="007A3BF4">
        <w:rPr>
          <w:bCs/>
        </w:rPr>
        <w:t xml:space="preserve"> which gets worse with time.</w:t>
      </w:r>
      <w:r w:rsidR="003D77DB" w:rsidRPr="007A3BF4">
        <w:rPr>
          <w:bCs/>
        </w:rPr>
        <w:t xml:space="preserve"> </w:t>
      </w:r>
      <w:r w:rsidR="007D4A1E" w:rsidRPr="007A3BF4">
        <w:rPr>
          <w:bCs/>
        </w:rPr>
        <w:t xml:space="preserve">While the observed counts decrease steadily in the test period, the </w:t>
      </w:r>
      <w:proofErr w:type="spellStart"/>
      <w:r w:rsidR="007D4A1E" w:rsidRPr="007A3BF4">
        <w:rPr>
          <w:bCs/>
        </w:rPr>
        <w:t>eSIR</w:t>
      </w:r>
      <w:proofErr w:type="spellEnd"/>
      <w:r w:rsidR="007D4A1E" w:rsidRPr="007A3BF4">
        <w:rPr>
          <w:bCs/>
        </w:rPr>
        <w:t xml:space="preserve"> model fails to capture this </w:t>
      </w:r>
      <w:proofErr w:type="spellStart"/>
      <w:r w:rsidR="007D4A1E" w:rsidRPr="007A3BF4">
        <w:rPr>
          <w:bCs/>
        </w:rPr>
        <w:t>behaviour</w:t>
      </w:r>
      <w:proofErr w:type="spellEnd"/>
      <w:r w:rsidR="007D4A1E" w:rsidRPr="007A3BF4">
        <w:rPr>
          <w:bCs/>
        </w:rPr>
        <w:t xml:space="preserve"> and returns projections which rise over time.</w:t>
      </w:r>
      <w:r w:rsidR="002564A2">
        <w:rPr>
          <w:bCs/>
        </w:rPr>
        <w:t xml:space="preserve"> In comparison, the SEIR-</w:t>
      </w:r>
      <w:proofErr w:type="spellStart"/>
      <w:r w:rsidR="002564A2">
        <w:rPr>
          <w:bCs/>
        </w:rPr>
        <w:t>fansy</w:t>
      </w:r>
      <w:proofErr w:type="spellEnd"/>
      <w:r w:rsidR="002564A2">
        <w:rPr>
          <w:bCs/>
        </w:rPr>
        <w:t xml:space="preserve"> model is able to replicate the decreasing </w:t>
      </w:r>
      <w:proofErr w:type="spellStart"/>
      <w:r w:rsidR="002564A2">
        <w:rPr>
          <w:bCs/>
        </w:rPr>
        <w:t>behaviour</w:t>
      </w:r>
      <w:proofErr w:type="spellEnd"/>
      <w:r w:rsidR="002564A2">
        <w:rPr>
          <w:bCs/>
        </w:rPr>
        <w:t xml:space="preserve"> but yields projections which are higher than observed counts.</w:t>
      </w:r>
      <w:r w:rsidR="007D4A1E" w:rsidRPr="007A3BF4">
        <w:rPr>
          <w:bCs/>
        </w:rPr>
        <w:t xml:space="preserve"> </w:t>
      </w:r>
      <w:r w:rsidR="007A3BF4" w:rsidRPr="007A3BF4">
        <w:rPr>
          <w:bCs/>
        </w:rPr>
        <w:t>In terms of prediction accuracy, the SEIR-</w:t>
      </w:r>
      <w:proofErr w:type="spellStart"/>
      <w:r w:rsidR="007A3BF4" w:rsidRPr="00074E3E">
        <w:rPr>
          <w:bCs/>
        </w:rPr>
        <w:t>fansy</w:t>
      </w:r>
      <w:proofErr w:type="spellEnd"/>
      <w:r w:rsidR="007A3BF4" w:rsidRPr="007A3BF4">
        <w:rPr>
          <w:bCs/>
        </w:rPr>
        <w:t xml:space="preserve"> model has an SMAPE value of 35.14% and an MSRPE value of 1.11. For </w:t>
      </w:r>
      <w:proofErr w:type="spellStart"/>
      <w:r w:rsidR="007A3BF4" w:rsidRPr="007A3BF4">
        <w:rPr>
          <w:bCs/>
        </w:rPr>
        <w:t>eSIR</w:t>
      </w:r>
      <w:proofErr w:type="spellEnd"/>
      <w:r w:rsidR="007A3BF4" w:rsidRPr="007A3BF4">
        <w:rPr>
          <w:bCs/>
        </w:rPr>
        <w:t xml:space="preserve"> model, those values are at 37.96% (SMAPE) and 2.28 (MSRPE). </w:t>
      </w:r>
    </w:p>
    <w:p w14:paraId="2B477F4A" w14:textId="2A0AEA04" w:rsidR="007A3BF4" w:rsidRPr="007A3BF4" w:rsidRDefault="007D4A1E" w:rsidP="007D4A1E">
      <w:pPr>
        <w:spacing w:line="480" w:lineRule="auto"/>
        <w:jc w:val="both"/>
        <w:rPr>
          <w:bCs/>
        </w:rPr>
      </w:pPr>
      <w:r w:rsidRPr="007A3BF4">
        <w:rPr>
          <w:bCs/>
        </w:rPr>
        <w:t xml:space="preserve">From </w:t>
      </w:r>
      <w:r w:rsidRPr="007A3BF4">
        <w:rPr>
          <w:bCs/>
          <w:i/>
          <w:iCs/>
        </w:rPr>
        <w:t>Figure 7</w:t>
      </w:r>
      <w:r w:rsidRPr="007A3BF4">
        <w:rPr>
          <w:bCs/>
        </w:rPr>
        <w:t xml:space="preserve"> and </w:t>
      </w:r>
      <w:r w:rsidRPr="007A3BF4">
        <w:rPr>
          <w:bCs/>
          <w:i/>
          <w:iCs/>
        </w:rPr>
        <w:t xml:space="preserve">Figure </w:t>
      </w:r>
      <w:r w:rsidR="002564A2">
        <w:rPr>
          <w:bCs/>
          <w:i/>
          <w:iCs/>
        </w:rPr>
        <w:t>10</w:t>
      </w:r>
      <w:r w:rsidRPr="007A3BF4">
        <w:rPr>
          <w:bCs/>
        </w:rPr>
        <w:t xml:space="preserve"> we note that while the </w:t>
      </w:r>
      <w:r w:rsidR="00D53290" w:rsidRPr="007A3BF4">
        <w:rPr>
          <w:bCs/>
        </w:rPr>
        <w:t>SAPHIRE</w:t>
      </w:r>
      <w:r w:rsidRPr="007A3BF4">
        <w:rPr>
          <w:bCs/>
        </w:rPr>
        <w:t xml:space="preserve"> </w:t>
      </w:r>
      <w:r w:rsidR="005411F2" w:rsidRPr="007A3BF4">
        <w:rPr>
          <w:bCs/>
        </w:rPr>
        <w:t>model underestimate</w:t>
      </w:r>
      <w:r w:rsidR="007A3BF4" w:rsidRPr="007A3BF4">
        <w:rPr>
          <w:bCs/>
        </w:rPr>
        <w:t>s</w:t>
      </w:r>
      <w:r w:rsidR="005411F2" w:rsidRPr="007A3BF4">
        <w:rPr>
          <w:bCs/>
        </w:rPr>
        <w:t xml:space="preserve"> the count</w:t>
      </w:r>
      <w:r w:rsidRPr="007A3BF4">
        <w:rPr>
          <w:bCs/>
        </w:rPr>
        <w:t xml:space="preserve"> of cumulative cases, the baseline, </w:t>
      </w:r>
      <w:proofErr w:type="spellStart"/>
      <w:r w:rsidRPr="007A3BF4">
        <w:rPr>
          <w:bCs/>
        </w:rPr>
        <w:t>eSIR</w:t>
      </w:r>
      <w:proofErr w:type="spellEnd"/>
      <w:r w:rsidRPr="007A3BF4">
        <w:rPr>
          <w:bCs/>
        </w:rPr>
        <w:t xml:space="preserve"> and SEIR-</w:t>
      </w:r>
      <w:proofErr w:type="spellStart"/>
      <w:r w:rsidRPr="007A3BF4">
        <w:rPr>
          <w:bCs/>
        </w:rPr>
        <w:t>fansy</w:t>
      </w:r>
      <w:proofErr w:type="spellEnd"/>
      <w:r w:rsidRPr="007A3BF4">
        <w:rPr>
          <w:bCs/>
        </w:rPr>
        <w:t xml:space="preserve"> models overestimate the count. </w:t>
      </w:r>
      <w:r w:rsidRPr="007A3BF4">
        <w:rPr>
          <w:bCs/>
          <w:i/>
          <w:iCs/>
        </w:rPr>
        <w:t>Table 2</w:t>
      </w:r>
      <w:r w:rsidRPr="007A3BF4">
        <w:rPr>
          <w:bCs/>
        </w:rPr>
        <w:t xml:space="preserve"> reveals that SAPHIRE performs the best in terms of SMAPE metric with a value of 2.25%, followed closely by SEIR-</w:t>
      </w:r>
      <w:proofErr w:type="spellStart"/>
      <w:r w:rsidRPr="007A3BF4">
        <w:rPr>
          <w:bCs/>
        </w:rPr>
        <w:t>fansy</w:t>
      </w:r>
      <w:proofErr w:type="spellEnd"/>
      <w:r w:rsidRPr="007A3BF4">
        <w:rPr>
          <w:bCs/>
        </w:rPr>
        <w:t xml:space="preserve"> (2.2</w:t>
      </w:r>
      <w:r w:rsidR="007A3BF4" w:rsidRPr="007A3BF4">
        <w:rPr>
          <w:bCs/>
        </w:rPr>
        <w:t>9</w:t>
      </w:r>
      <w:r w:rsidRPr="007A3BF4">
        <w:rPr>
          <w:bCs/>
        </w:rPr>
        <w:t xml:space="preserve">%). The </w:t>
      </w:r>
      <w:proofErr w:type="spellStart"/>
      <w:r w:rsidRPr="007A3BF4">
        <w:rPr>
          <w:bCs/>
        </w:rPr>
        <w:t>eSIR</w:t>
      </w:r>
      <w:proofErr w:type="spellEnd"/>
      <w:r w:rsidRPr="007A3BF4">
        <w:rPr>
          <w:bCs/>
        </w:rPr>
        <w:t xml:space="preserve"> and baseline models perform poorly in comparison, yielding 6.59% and 6.8</w:t>
      </w:r>
      <w:r w:rsidR="007A3BF4" w:rsidRPr="007A3BF4">
        <w:rPr>
          <w:bCs/>
        </w:rPr>
        <w:t>9</w:t>
      </w:r>
      <w:r w:rsidRPr="007A3BF4">
        <w:rPr>
          <w:bCs/>
        </w:rPr>
        <w:t>% respectively. The SEIR-</w:t>
      </w:r>
      <w:proofErr w:type="spellStart"/>
      <w:r w:rsidRPr="007A3BF4">
        <w:rPr>
          <w:bCs/>
        </w:rPr>
        <w:t>fansy</w:t>
      </w:r>
      <w:proofErr w:type="spellEnd"/>
      <w:r w:rsidRPr="007A3BF4">
        <w:rPr>
          <w:bCs/>
        </w:rPr>
        <w:t xml:space="preserve"> model performs best in terms of MSRPE with a value</w:t>
      </w:r>
      <w:r w:rsidR="007A3BF4" w:rsidRPr="007A3BF4">
        <w:rPr>
          <w:bCs/>
        </w:rPr>
        <w:t xml:space="preserve"> of</w:t>
      </w:r>
      <w:r w:rsidRPr="007A3BF4">
        <w:rPr>
          <w:bCs/>
        </w:rPr>
        <w:t xml:space="preserve"> 0.0</w:t>
      </w:r>
      <w:r w:rsidR="007A3BF4" w:rsidRPr="007A3BF4">
        <w:rPr>
          <w:bCs/>
        </w:rPr>
        <w:t>5</w:t>
      </w:r>
      <w:r w:rsidRPr="007A3BF4">
        <w:rPr>
          <w:bCs/>
        </w:rPr>
        <w:t>, followed closely by SAPHIRE (0.0</w:t>
      </w:r>
      <w:r w:rsidR="007A3BF4" w:rsidRPr="007A3BF4">
        <w:rPr>
          <w:bCs/>
        </w:rPr>
        <w:t>6</w:t>
      </w:r>
      <w:r w:rsidRPr="007A3BF4">
        <w:rPr>
          <w:bCs/>
        </w:rPr>
        <w:t>)</w:t>
      </w:r>
      <w:r w:rsidRPr="007A3BF4">
        <w:rPr>
          <w:bCs/>
          <w:i/>
          <w:iCs/>
        </w:rPr>
        <w:t xml:space="preserve">. </w:t>
      </w:r>
      <w:r w:rsidR="007A3BF4" w:rsidRPr="007A3BF4">
        <w:rPr>
          <w:bCs/>
          <w:i/>
          <w:iCs/>
        </w:rPr>
        <w:t>Table 3</w:t>
      </w:r>
      <w:r w:rsidR="007A3BF4" w:rsidRPr="007A3BF4">
        <w:rPr>
          <w:bCs/>
        </w:rPr>
        <w:t xml:space="preserve"> further reveals a similar </w:t>
      </w:r>
      <w:r w:rsidR="00FD2952">
        <w:rPr>
          <w:bCs/>
        </w:rPr>
        <w:t>relative performance</w:t>
      </w:r>
      <w:r w:rsidR="00FD2952" w:rsidRPr="007A3BF4">
        <w:rPr>
          <w:bCs/>
        </w:rPr>
        <w:t xml:space="preserve"> </w:t>
      </w:r>
      <w:r w:rsidR="007A3BF4" w:rsidRPr="007A3BF4">
        <w:rPr>
          <w:bCs/>
        </w:rPr>
        <w:t>through Rel-MSPE values (all Rel-MSPE figures reported here are relative to the baseline model). The SEIR-</w:t>
      </w:r>
      <w:proofErr w:type="spellStart"/>
      <w:r w:rsidR="007A3BF4" w:rsidRPr="007A3BF4">
        <w:rPr>
          <w:bCs/>
        </w:rPr>
        <w:t>fansy</w:t>
      </w:r>
      <w:proofErr w:type="spellEnd"/>
      <w:r w:rsidR="007A3BF4" w:rsidRPr="007A3BF4">
        <w:rPr>
          <w:bCs/>
        </w:rPr>
        <w:t xml:space="preserve"> model performs the best </w:t>
      </w:r>
      <w:r w:rsidR="00FD2952">
        <w:rPr>
          <w:bCs/>
        </w:rPr>
        <w:t xml:space="preserve">with </w:t>
      </w:r>
      <w:r w:rsidR="007A3BF4" w:rsidRPr="007A3BF4">
        <w:rPr>
          <w:bCs/>
        </w:rPr>
        <w:t>Rel-MSPE</w:t>
      </w:r>
      <w:r w:rsidR="00FD2952">
        <w:rPr>
          <w:bCs/>
        </w:rPr>
        <w:t xml:space="preserve"> value of</w:t>
      </w:r>
      <w:r w:rsidR="007A3BF4" w:rsidRPr="007A3BF4">
        <w:rPr>
          <w:bCs/>
        </w:rPr>
        <w:t xml:space="preserve"> 3.27, followed by </w:t>
      </w:r>
      <w:r w:rsidR="00FD2952">
        <w:rPr>
          <w:bCs/>
        </w:rPr>
        <w:t>SAPHIRE</w:t>
      </w:r>
      <w:r w:rsidR="007A3BF4" w:rsidRPr="007A3BF4">
        <w:rPr>
          <w:bCs/>
        </w:rPr>
        <w:t xml:space="preserve"> (3.01), and finally, the </w:t>
      </w:r>
      <w:proofErr w:type="spellStart"/>
      <w:r w:rsidR="007A3BF4" w:rsidRPr="007A3BF4">
        <w:rPr>
          <w:bCs/>
        </w:rPr>
        <w:t>eSIR</w:t>
      </w:r>
      <w:proofErr w:type="spellEnd"/>
      <w:r w:rsidR="007A3BF4" w:rsidRPr="007A3BF4">
        <w:rPr>
          <w:bCs/>
        </w:rPr>
        <w:t xml:space="preserve"> model (1.72). All four sets of projections are highly correlated with the observed time series – with all model projections having a Pearson’s correlation coefficient of nearly 1 with the observed data. Lin’s concordance coefficient yields an ordering (from </w:t>
      </w:r>
      <w:r w:rsidR="001417F6">
        <w:rPr>
          <w:bCs/>
        </w:rPr>
        <w:t>worst</w:t>
      </w:r>
      <w:r w:rsidR="007A3BF4" w:rsidRPr="007A3BF4">
        <w:rPr>
          <w:bCs/>
        </w:rPr>
        <w:t xml:space="preserve"> to </w:t>
      </w:r>
      <w:r w:rsidR="001417F6">
        <w:rPr>
          <w:bCs/>
        </w:rPr>
        <w:t>best</w:t>
      </w:r>
      <w:r w:rsidR="007A3BF4" w:rsidRPr="007A3BF4">
        <w:rPr>
          <w:bCs/>
        </w:rPr>
        <w:t xml:space="preserve">) of the </w:t>
      </w:r>
      <w:proofErr w:type="spellStart"/>
      <w:r w:rsidR="007A3BF4" w:rsidRPr="007A3BF4">
        <w:rPr>
          <w:bCs/>
        </w:rPr>
        <w:t>eSIR</w:t>
      </w:r>
      <w:proofErr w:type="spellEnd"/>
      <w:r w:rsidR="007A3BF4" w:rsidRPr="007A3BF4">
        <w:rPr>
          <w:bCs/>
        </w:rPr>
        <w:t xml:space="preserve"> model (0.48), followed by the baseline model (0.51), the SAPHIRE model (0.74) and finally, the SEIR-</w:t>
      </w:r>
      <w:proofErr w:type="spellStart"/>
      <w:r w:rsidR="007A3BF4" w:rsidRPr="007A3BF4">
        <w:rPr>
          <w:bCs/>
        </w:rPr>
        <w:t>fansy</w:t>
      </w:r>
      <w:proofErr w:type="spellEnd"/>
      <w:r w:rsidR="007A3BF4" w:rsidRPr="007A3BF4">
        <w:rPr>
          <w:bCs/>
        </w:rPr>
        <w:t xml:space="preserve"> model (0.89). </w:t>
      </w:r>
    </w:p>
    <w:p w14:paraId="6190580C" w14:textId="77777777" w:rsidR="00F3357B" w:rsidRPr="007A3BF4" w:rsidRDefault="00F3357B" w:rsidP="00487208">
      <w:pPr>
        <w:spacing w:line="480" w:lineRule="auto"/>
        <w:jc w:val="both"/>
        <w:rPr>
          <w:b/>
          <w:i/>
          <w:iCs/>
        </w:rPr>
      </w:pPr>
      <w:r w:rsidRPr="007A3BF4">
        <w:rPr>
          <w:b/>
          <w:i/>
          <w:iCs/>
        </w:rPr>
        <w:t xml:space="preserve">3.3. </w:t>
      </w:r>
      <w:r w:rsidR="008B5F20" w:rsidRPr="007A3BF4">
        <w:rPr>
          <w:b/>
          <w:i/>
          <w:iCs/>
        </w:rPr>
        <w:t xml:space="preserve">Estimation of </w:t>
      </w:r>
      <w:r w:rsidR="00DA1533" w:rsidRPr="007A3BF4">
        <w:rPr>
          <w:b/>
          <w:i/>
          <w:iCs/>
        </w:rPr>
        <w:t>r</w:t>
      </w:r>
      <w:r w:rsidR="008B5F20" w:rsidRPr="007A3BF4">
        <w:rPr>
          <w:b/>
          <w:i/>
          <w:iCs/>
        </w:rPr>
        <w:t xml:space="preserve">eported </w:t>
      </w:r>
      <w:r w:rsidR="00DA1533" w:rsidRPr="007A3BF4">
        <w:rPr>
          <w:b/>
          <w:i/>
          <w:iCs/>
        </w:rPr>
        <w:t>d</w:t>
      </w:r>
      <w:r w:rsidR="008B5F20" w:rsidRPr="007A3BF4">
        <w:rPr>
          <w:b/>
          <w:i/>
          <w:iCs/>
        </w:rPr>
        <w:t xml:space="preserve">eath </w:t>
      </w:r>
      <w:r w:rsidR="00DA1533" w:rsidRPr="007A3BF4">
        <w:rPr>
          <w:b/>
          <w:i/>
          <w:iCs/>
        </w:rPr>
        <w:t>c</w:t>
      </w:r>
      <w:r w:rsidR="008B5F20" w:rsidRPr="007A3BF4">
        <w:rPr>
          <w:b/>
          <w:i/>
          <w:iCs/>
        </w:rPr>
        <w:t>ounts</w:t>
      </w:r>
    </w:p>
    <w:p w14:paraId="692ECC4D" w14:textId="6CFBD333" w:rsidR="001F4FBD" w:rsidRPr="007A3BF4" w:rsidRDefault="00004FFA" w:rsidP="00487208">
      <w:pPr>
        <w:spacing w:line="480" w:lineRule="auto"/>
        <w:jc w:val="both"/>
        <w:rPr>
          <w:b/>
        </w:rPr>
      </w:pPr>
      <w:r w:rsidRPr="007A3BF4">
        <w:lastRenderedPageBreak/>
        <w:t>From</w:t>
      </w:r>
      <w:r w:rsidR="00970153" w:rsidRPr="007A3BF4">
        <w:t xml:space="preserve"> </w:t>
      </w:r>
      <w:r w:rsidR="00970153" w:rsidRPr="007A3BF4">
        <w:rPr>
          <w:i/>
          <w:iCs/>
        </w:rPr>
        <w:t xml:space="preserve">Figure </w:t>
      </w:r>
      <w:r w:rsidR="00707DD7" w:rsidRPr="007A3BF4">
        <w:rPr>
          <w:i/>
          <w:iCs/>
        </w:rPr>
        <w:t>8</w:t>
      </w:r>
      <w:r w:rsidR="00970153" w:rsidRPr="007A3BF4">
        <w:rPr>
          <w:i/>
          <w:iCs/>
        </w:rPr>
        <w:t xml:space="preserve"> </w:t>
      </w:r>
      <w:r w:rsidR="00970153" w:rsidRPr="007A3BF4">
        <w:t>and</w:t>
      </w:r>
      <w:r w:rsidR="00970153" w:rsidRPr="007A3BF4">
        <w:rPr>
          <w:i/>
          <w:iCs/>
        </w:rPr>
        <w:t xml:space="preserve"> </w:t>
      </w:r>
      <w:r w:rsidR="00707DD7" w:rsidRPr="007A3BF4">
        <w:rPr>
          <w:i/>
          <w:iCs/>
        </w:rPr>
        <w:t>Figure 11</w:t>
      </w:r>
      <w:r w:rsidR="00970153" w:rsidRPr="007A3BF4">
        <w:t xml:space="preserve">, we note that </w:t>
      </w:r>
      <w:r w:rsidRPr="007A3BF4">
        <w:t xml:space="preserve">the </w:t>
      </w:r>
      <w:proofErr w:type="spellStart"/>
      <w:r w:rsidRPr="007A3BF4">
        <w:t>eSIR</w:t>
      </w:r>
      <w:proofErr w:type="spellEnd"/>
      <w:r w:rsidR="0021590F" w:rsidRPr="007A3BF4">
        <w:t xml:space="preserve"> and</w:t>
      </w:r>
      <w:r w:rsidRPr="007A3BF4">
        <w:t xml:space="preserve"> SEIR-</w:t>
      </w:r>
      <w:proofErr w:type="spellStart"/>
      <w:r w:rsidRPr="00074E3E">
        <w:t>fansy</w:t>
      </w:r>
      <w:proofErr w:type="spellEnd"/>
      <w:r w:rsidRPr="007A3BF4">
        <w:t xml:space="preserve"> models almost always overestimate</w:t>
      </w:r>
      <w:r w:rsidR="00074E3E">
        <w:t>, whereas the ICM model slightly underestimates</w:t>
      </w:r>
      <w:r w:rsidRPr="007A3BF4">
        <w:t xml:space="preserve"> the confirmed cumulative death </w:t>
      </w:r>
      <w:r w:rsidR="00074E3E">
        <w:t>counts.</w:t>
      </w:r>
      <w:r w:rsidRPr="007A3BF4">
        <w:t xml:space="preserve"> </w:t>
      </w:r>
      <w:r w:rsidR="00FE65F4" w:rsidRPr="007A3BF4">
        <w:t>From</w:t>
      </w:r>
      <w:r w:rsidR="00FE65F4" w:rsidRPr="007A3BF4">
        <w:rPr>
          <w:b/>
          <w:bCs/>
          <w:i/>
          <w:iCs/>
        </w:rPr>
        <w:t xml:space="preserve"> </w:t>
      </w:r>
      <w:r w:rsidR="00FE65F4" w:rsidRPr="007A3BF4">
        <w:rPr>
          <w:i/>
          <w:iCs/>
        </w:rPr>
        <w:t>Table</w:t>
      </w:r>
      <w:r w:rsidR="00DC40ED" w:rsidRPr="007A3BF4">
        <w:rPr>
          <w:i/>
          <w:iCs/>
        </w:rPr>
        <w:t xml:space="preserve"> </w:t>
      </w:r>
      <w:r w:rsidR="007B0CD0" w:rsidRPr="007A3BF4">
        <w:rPr>
          <w:i/>
          <w:iCs/>
        </w:rPr>
        <w:t>2</w:t>
      </w:r>
      <w:r w:rsidR="00FE65F4" w:rsidRPr="007A3BF4">
        <w:rPr>
          <w:i/>
          <w:iCs/>
        </w:rPr>
        <w:t xml:space="preserve"> and</w:t>
      </w:r>
      <w:r w:rsidR="007B0734" w:rsidRPr="007A3BF4">
        <w:rPr>
          <w:i/>
          <w:iCs/>
        </w:rPr>
        <w:t xml:space="preserve"> Table</w:t>
      </w:r>
      <w:r w:rsidR="00FE65F4" w:rsidRPr="007A3BF4">
        <w:rPr>
          <w:i/>
          <w:iCs/>
        </w:rPr>
        <w:t xml:space="preserve"> </w:t>
      </w:r>
      <w:r w:rsidR="007B0CD0" w:rsidRPr="007A3BF4">
        <w:rPr>
          <w:i/>
          <w:iCs/>
        </w:rPr>
        <w:t>3</w:t>
      </w:r>
      <w:r w:rsidR="00FE65F4" w:rsidRPr="007A3BF4">
        <w:t>, t</w:t>
      </w:r>
      <w:r w:rsidR="00D87B0C" w:rsidRPr="007A3BF4">
        <w:t xml:space="preserve">he SMAPE and </w:t>
      </w:r>
      <w:r w:rsidR="008B5F20" w:rsidRPr="007A3BF4">
        <w:t>MSRPE</w:t>
      </w:r>
      <w:r w:rsidR="00D87B0C" w:rsidRPr="007A3BF4">
        <w:t xml:space="preserve"> values, along with comparison of projections with observed data</w:t>
      </w:r>
      <w:r w:rsidR="002B176F" w:rsidRPr="007A3BF4">
        <w:t xml:space="preserve"> </w:t>
      </w:r>
      <w:r w:rsidR="00D87B0C" w:rsidRPr="007A3BF4">
        <w:t>reveal that the</w:t>
      </w:r>
      <w:r w:rsidR="00074E3E">
        <w:t xml:space="preserve"> ICM model is most accurate (SMAPE: 0.77%, MSRPE: 0.020), followed by</w:t>
      </w:r>
      <w:r w:rsidR="00D87B0C" w:rsidRPr="007A3BF4">
        <w:t xml:space="preserve"> </w:t>
      </w:r>
      <w:r w:rsidR="00C76B1F" w:rsidRPr="007A3BF4">
        <w:t>SEIR</w:t>
      </w:r>
      <w:r w:rsidR="00C76B1F" w:rsidRPr="00074E3E">
        <w:t>-</w:t>
      </w:r>
      <w:proofErr w:type="spellStart"/>
      <w:r w:rsidR="00C76B1F" w:rsidRPr="00074E3E">
        <w:t>fansy</w:t>
      </w:r>
      <w:proofErr w:type="spellEnd"/>
      <w:r w:rsidR="00074E3E">
        <w:t xml:space="preserve"> (</w:t>
      </w:r>
      <w:r w:rsidR="00D87B0C" w:rsidRPr="007A3BF4">
        <w:t xml:space="preserve">SMAPE: </w:t>
      </w:r>
      <w:r w:rsidR="007A3BF4" w:rsidRPr="007A3BF4">
        <w:t>4.74</w:t>
      </w:r>
      <w:r w:rsidR="00D87B0C" w:rsidRPr="007A3BF4">
        <w:t xml:space="preserve">%, </w:t>
      </w:r>
      <w:r w:rsidR="008B5F20" w:rsidRPr="007A3BF4">
        <w:t>MSRPE</w:t>
      </w:r>
      <w:r w:rsidR="00D87B0C" w:rsidRPr="007A3BF4">
        <w:t>: 0.</w:t>
      </w:r>
      <w:r w:rsidR="005A6DAE" w:rsidRPr="007A3BF4">
        <w:t>1</w:t>
      </w:r>
      <w:r w:rsidR="007A3BF4" w:rsidRPr="007A3BF4">
        <w:t>2</w:t>
      </w:r>
      <w:r w:rsidR="00D87B0C" w:rsidRPr="007A3BF4">
        <w:t>)</w:t>
      </w:r>
      <w:r w:rsidR="003F0FA2" w:rsidRPr="007A3BF4">
        <w:t xml:space="preserve"> </w:t>
      </w:r>
      <w:r w:rsidR="00074E3E">
        <w:t>followed by</w:t>
      </w:r>
      <w:r w:rsidR="003F0FA2" w:rsidRPr="007A3BF4">
        <w:t xml:space="preserve"> the </w:t>
      </w:r>
      <w:proofErr w:type="spellStart"/>
      <w:r w:rsidR="00D87B0C" w:rsidRPr="007A3BF4">
        <w:t>eSIR</w:t>
      </w:r>
      <w:proofErr w:type="spellEnd"/>
      <w:r w:rsidR="00D87B0C" w:rsidRPr="007A3BF4">
        <w:t xml:space="preserve"> model (SMAPE: </w:t>
      </w:r>
      <w:r w:rsidR="007A3BF4" w:rsidRPr="007A3BF4">
        <w:t>8.94</w:t>
      </w:r>
      <w:r w:rsidR="00D87B0C" w:rsidRPr="007A3BF4">
        <w:t xml:space="preserve">%, </w:t>
      </w:r>
      <w:r w:rsidR="008B5F20" w:rsidRPr="007A3BF4">
        <w:t>MSRPE</w:t>
      </w:r>
      <w:r w:rsidR="00D87B0C" w:rsidRPr="007A3BF4">
        <w:t xml:space="preserve">: </w:t>
      </w:r>
      <w:r w:rsidR="007A3BF4" w:rsidRPr="007A3BF4">
        <w:t>0.25</w:t>
      </w:r>
      <w:r w:rsidR="00D87B0C" w:rsidRPr="007A3BF4">
        <w:t>)</w:t>
      </w:r>
      <w:r w:rsidR="003F0FA2" w:rsidRPr="007A3BF4">
        <w:t xml:space="preserve">. </w:t>
      </w:r>
      <w:r w:rsidR="00636F77" w:rsidRPr="007A3BF4">
        <w:t xml:space="preserve">Relative to the </w:t>
      </w:r>
      <w:proofErr w:type="spellStart"/>
      <w:r w:rsidR="00636F77" w:rsidRPr="007A3BF4">
        <w:t>eSIR</w:t>
      </w:r>
      <w:proofErr w:type="spellEnd"/>
      <w:r w:rsidR="00636F77" w:rsidRPr="007A3BF4">
        <w:t xml:space="preserve"> model, the Rel-MSPE values of the models reveal </w:t>
      </w:r>
      <w:r w:rsidR="00A75367" w:rsidRPr="007A3BF4">
        <w:t>that the SEIR-</w:t>
      </w:r>
      <w:proofErr w:type="spellStart"/>
      <w:r w:rsidR="00A75367" w:rsidRPr="00074E3E">
        <w:t>fansy</w:t>
      </w:r>
      <w:proofErr w:type="spellEnd"/>
      <w:r w:rsidR="00A75367" w:rsidRPr="007A3BF4">
        <w:t xml:space="preserve"> model perform</w:t>
      </w:r>
      <w:r w:rsidR="005D7EF6" w:rsidRPr="007A3BF4">
        <w:t>s</w:t>
      </w:r>
      <w:r w:rsidR="00A75367" w:rsidRPr="007A3BF4">
        <w:t xml:space="preserve"> better</w:t>
      </w:r>
      <w:r w:rsidR="005D7EF6" w:rsidRPr="007A3BF4">
        <w:t xml:space="preserve"> </w:t>
      </w:r>
      <w:r w:rsidR="00636F77" w:rsidRPr="007A3BF4">
        <w:t xml:space="preserve">(Rel-MSPE: </w:t>
      </w:r>
      <w:r w:rsidR="007A3BF4" w:rsidRPr="007A3BF4">
        <w:t>6.96</w:t>
      </w:r>
      <w:r w:rsidR="00636F77" w:rsidRPr="007A3BF4">
        <w:t>)</w:t>
      </w:r>
      <w:r w:rsidR="00074E3E">
        <w:t>, followed by ICM (Rel-MSPE: 0.364).</w:t>
      </w:r>
      <w:r w:rsidR="00A75367" w:rsidRPr="007A3BF4">
        <w:t xml:space="preserve"> </w:t>
      </w:r>
      <w:r w:rsidR="00FE65F4" w:rsidRPr="007A3BF4">
        <w:t xml:space="preserve">Judging by values of Pearson’s correlation coefficient, </w:t>
      </w:r>
      <w:r w:rsidR="00074E3E">
        <w:t>all three</w:t>
      </w:r>
      <w:r w:rsidR="00E13DC6" w:rsidRPr="007A3BF4">
        <w:t xml:space="preserve"> </w:t>
      </w:r>
      <w:r w:rsidR="00FE65F4" w:rsidRPr="007A3BF4">
        <w:t>sets of projections are highly correlated with the observed dat</w:t>
      </w:r>
      <w:r w:rsidR="00C44C7E" w:rsidRPr="007A3BF4">
        <w:t>a</w:t>
      </w:r>
      <w:r w:rsidR="006C41D9" w:rsidRPr="007A3BF4">
        <w:t>.</w:t>
      </w:r>
      <w:r w:rsidR="00C44C7E" w:rsidRPr="007A3BF4">
        <w:t xml:space="preserve"> Lin’s concordance coefficient yields an ordering of</w:t>
      </w:r>
      <w:r w:rsidR="00074E3E">
        <w:t xml:space="preserve"> ICM (0.96), followed by </w:t>
      </w:r>
      <w:r w:rsidR="00C44C7E" w:rsidRPr="007A3BF4">
        <w:t>SEIR</w:t>
      </w:r>
      <w:r w:rsidR="0090727D" w:rsidRPr="007A3BF4">
        <w:t>-</w:t>
      </w:r>
      <w:proofErr w:type="spellStart"/>
      <w:r w:rsidR="0090727D" w:rsidRPr="00074E3E">
        <w:t>fansy</w:t>
      </w:r>
      <w:proofErr w:type="spellEnd"/>
      <w:r w:rsidR="00C44C7E" w:rsidRPr="00074E3E">
        <w:t xml:space="preserve"> </w:t>
      </w:r>
      <w:r w:rsidR="00C44C7E" w:rsidRPr="007A3BF4">
        <w:t>(0.</w:t>
      </w:r>
      <w:r w:rsidR="007A3BF4" w:rsidRPr="007A3BF4">
        <w:t>62</w:t>
      </w:r>
      <w:r w:rsidR="00074E3E">
        <w:t>) and finally</w:t>
      </w:r>
      <w:r w:rsidR="00C44C7E" w:rsidRPr="007A3BF4">
        <w:t xml:space="preserve"> </w:t>
      </w:r>
      <w:proofErr w:type="spellStart"/>
      <w:r w:rsidR="00C44C7E" w:rsidRPr="007A3BF4">
        <w:t>eSIR</w:t>
      </w:r>
      <w:proofErr w:type="spellEnd"/>
      <w:r w:rsidR="00C44C7E" w:rsidRPr="007A3BF4">
        <w:t xml:space="preserve"> (0.</w:t>
      </w:r>
      <w:r w:rsidR="007A3BF4" w:rsidRPr="007A3BF4">
        <w:t>34</w:t>
      </w:r>
      <w:r w:rsidR="00C44C7E" w:rsidRPr="007A3BF4">
        <w:t>)</w:t>
      </w:r>
      <w:r w:rsidR="001F4FBD" w:rsidRPr="007A3BF4">
        <w:t>.</w:t>
      </w:r>
    </w:p>
    <w:p w14:paraId="77BD3059" w14:textId="77777777" w:rsidR="008F425E" w:rsidRPr="00CF3606" w:rsidRDefault="008F425E" w:rsidP="00487208">
      <w:pPr>
        <w:spacing w:line="480" w:lineRule="auto"/>
        <w:jc w:val="both"/>
        <w:rPr>
          <w:b/>
          <w:i/>
          <w:iCs/>
        </w:rPr>
      </w:pPr>
      <w:r w:rsidRPr="00CF3606">
        <w:rPr>
          <w:b/>
          <w:i/>
          <w:iCs/>
        </w:rPr>
        <w:t xml:space="preserve">3.4. </w:t>
      </w:r>
      <w:r w:rsidR="00D9020D" w:rsidRPr="00CF3606">
        <w:rPr>
          <w:b/>
          <w:i/>
          <w:iCs/>
        </w:rPr>
        <w:t xml:space="preserve">Estimation of </w:t>
      </w:r>
      <w:r w:rsidR="00A70681" w:rsidRPr="00CF3606">
        <w:rPr>
          <w:b/>
          <w:i/>
          <w:iCs/>
        </w:rPr>
        <w:t>u</w:t>
      </w:r>
      <w:r w:rsidR="00D9020D" w:rsidRPr="00CF3606">
        <w:rPr>
          <w:b/>
          <w:i/>
          <w:iCs/>
        </w:rPr>
        <w:t xml:space="preserve">nreported </w:t>
      </w:r>
      <w:r w:rsidR="00A70681" w:rsidRPr="00CF3606">
        <w:rPr>
          <w:b/>
          <w:i/>
          <w:iCs/>
        </w:rPr>
        <w:t>c</w:t>
      </w:r>
      <w:r w:rsidR="00D9020D" w:rsidRPr="00CF3606">
        <w:rPr>
          <w:b/>
          <w:i/>
          <w:iCs/>
        </w:rPr>
        <w:t xml:space="preserve">ase and </w:t>
      </w:r>
      <w:r w:rsidR="00A70681" w:rsidRPr="00CF3606">
        <w:rPr>
          <w:b/>
          <w:i/>
          <w:iCs/>
        </w:rPr>
        <w:t>d</w:t>
      </w:r>
      <w:r w:rsidR="00D9020D" w:rsidRPr="00CF3606">
        <w:rPr>
          <w:b/>
          <w:i/>
          <w:iCs/>
        </w:rPr>
        <w:t xml:space="preserve">eath </w:t>
      </w:r>
      <w:r w:rsidR="00A70681" w:rsidRPr="00CF3606">
        <w:rPr>
          <w:b/>
          <w:i/>
          <w:iCs/>
        </w:rPr>
        <w:t>c</w:t>
      </w:r>
      <w:r w:rsidR="00D9020D" w:rsidRPr="00CF3606">
        <w:rPr>
          <w:b/>
          <w:i/>
          <w:iCs/>
        </w:rPr>
        <w:t>ounts</w:t>
      </w:r>
    </w:p>
    <w:p w14:paraId="0622D95F" w14:textId="4616EB84" w:rsidR="00DD25DB" w:rsidRDefault="005D632F" w:rsidP="00487208">
      <w:pPr>
        <w:spacing w:line="480" w:lineRule="auto"/>
        <w:jc w:val="both"/>
      </w:pPr>
      <w:r w:rsidRPr="00CF3606">
        <w:t xml:space="preserve">From </w:t>
      </w:r>
      <w:r w:rsidR="00CF3606" w:rsidRPr="00CF3606">
        <w:rPr>
          <w:i/>
          <w:iCs/>
        </w:rPr>
        <w:t>Table 4</w:t>
      </w:r>
      <w:r w:rsidRPr="00CF3606">
        <w:t xml:space="preserve">, </w:t>
      </w:r>
      <w:r w:rsidR="0022784D">
        <w:t>we note that the SEIR-</w:t>
      </w:r>
      <w:proofErr w:type="spellStart"/>
      <w:r w:rsidR="0022784D">
        <w:t>fansy</w:t>
      </w:r>
      <w:proofErr w:type="spellEnd"/>
      <w:r w:rsidR="0022784D">
        <w:t xml:space="preserve"> model yields underreporting factors of about 10 for active cases </w:t>
      </w:r>
      <w:r w:rsidR="0022784D" w:rsidRPr="00CF3606">
        <w:t>on October 31, November 30 and December 31</w:t>
      </w:r>
      <w:r w:rsidR="0022784D">
        <w:t xml:space="preserve">. </w:t>
      </w:r>
      <w:r w:rsidR="0022784D" w:rsidRPr="00E466C5">
        <w:t>Fu</w:t>
      </w:r>
      <w:r w:rsidR="004A25FF" w:rsidRPr="00E466C5">
        <w:t>r</w:t>
      </w:r>
      <w:r w:rsidR="0022784D" w:rsidRPr="00E466C5">
        <w:t xml:space="preserve">ther, </w:t>
      </w:r>
      <w:r w:rsidRPr="00E466C5">
        <w:t xml:space="preserve">we observe that the </w:t>
      </w:r>
      <w:r w:rsidR="00CF3606" w:rsidRPr="00E466C5">
        <w:t>SAPHIRE</w:t>
      </w:r>
      <w:r w:rsidRPr="00E466C5">
        <w:t xml:space="preserve"> model projects the maximum count of </w:t>
      </w:r>
      <w:r w:rsidR="00E466C5">
        <w:t xml:space="preserve">total </w:t>
      </w:r>
      <w:r w:rsidR="004942CB" w:rsidRPr="00E466C5">
        <w:t xml:space="preserve">cumulative </w:t>
      </w:r>
      <w:r w:rsidR="00CF3606" w:rsidRPr="00E466C5">
        <w:t>cases</w:t>
      </w:r>
      <w:r w:rsidRPr="00E466C5">
        <w:t xml:space="preserve"> on </w:t>
      </w:r>
      <w:r w:rsidR="00C27217" w:rsidRPr="00E466C5">
        <w:t>the above three dates</w:t>
      </w:r>
      <w:r w:rsidRPr="00CF3606">
        <w:t xml:space="preserve">, followed by the </w:t>
      </w:r>
      <w:r w:rsidR="00CF3606" w:rsidRPr="00CF3606">
        <w:t>SEIR-</w:t>
      </w:r>
      <w:proofErr w:type="spellStart"/>
      <w:r w:rsidR="00CF3606" w:rsidRPr="00CF3606">
        <w:t>fansy</w:t>
      </w:r>
      <w:proofErr w:type="spellEnd"/>
      <w:r w:rsidR="00CF3606" w:rsidRPr="00CF3606">
        <w:t xml:space="preserve"> and then ICM.</w:t>
      </w:r>
      <w:r w:rsidR="00E466C5">
        <w:t xml:space="preserve"> </w:t>
      </w:r>
      <w:r w:rsidR="00CF3606" w:rsidRPr="00CF3606">
        <w:t>SAPHIRE returns under-reporting factors of the order of approximately 65, while SEIR-</w:t>
      </w:r>
      <w:proofErr w:type="spellStart"/>
      <w:r w:rsidR="00CF3606" w:rsidRPr="00CF3606">
        <w:t>fansy</w:t>
      </w:r>
      <w:proofErr w:type="spellEnd"/>
      <w:r w:rsidR="00CF3606" w:rsidRPr="00CF3606">
        <w:t xml:space="preserve"> and ICM return under-reporting factors which are approximately 7 and 4 respectively. For cumulative deaths, SEIR-</w:t>
      </w:r>
      <w:proofErr w:type="spellStart"/>
      <w:r w:rsidR="00CF3606" w:rsidRPr="00CF3606">
        <w:t>fansy</w:t>
      </w:r>
      <w:proofErr w:type="spellEnd"/>
      <w:r w:rsidR="00CF3606" w:rsidRPr="00CF3606">
        <w:t xml:space="preserve"> estimates underreporting factors of approximately 3</w:t>
      </w:r>
      <w:r w:rsidR="00074E3E">
        <w:t>.</w:t>
      </w:r>
      <w:r w:rsidR="00DD25DB" w:rsidRPr="00DD25DB">
        <w:rPr>
          <w:color w:val="000000" w:themeColor="text1"/>
        </w:rPr>
        <w:t xml:space="preserve"> </w:t>
      </w:r>
    </w:p>
    <w:p w14:paraId="79DA646E" w14:textId="4559D2A2" w:rsidR="00052219" w:rsidRDefault="00CF3606" w:rsidP="00487208">
      <w:pPr>
        <w:spacing w:line="480" w:lineRule="auto"/>
        <w:jc w:val="both"/>
        <w:rPr>
          <w:b/>
          <w:bCs/>
          <w:i/>
          <w:iCs/>
          <w:color w:val="000000" w:themeColor="text1"/>
        </w:rPr>
      </w:pPr>
      <w:r w:rsidRPr="00CF3606">
        <w:rPr>
          <w:b/>
          <w:bCs/>
          <w:i/>
          <w:iCs/>
        </w:rPr>
        <w:t>3.5</w:t>
      </w:r>
      <w:r w:rsidR="00B47CB8" w:rsidRPr="00CF3606">
        <w:rPr>
          <w:b/>
          <w:bCs/>
          <w:i/>
          <w:iCs/>
          <w:color w:val="000000" w:themeColor="text1"/>
        </w:rPr>
        <w:t xml:space="preserve"> </w:t>
      </w:r>
      <w:r w:rsidRPr="00CF3606">
        <w:rPr>
          <w:b/>
          <w:bCs/>
          <w:i/>
          <w:iCs/>
          <w:color w:val="000000" w:themeColor="text1"/>
        </w:rPr>
        <w:t>Uncertainty of estimates</w:t>
      </w:r>
    </w:p>
    <w:p w14:paraId="21F26E24" w14:textId="2AAA2FE4" w:rsidR="00CF3606" w:rsidRPr="00CF3606" w:rsidRDefault="00CF3606" w:rsidP="00487208">
      <w:pPr>
        <w:spacing w:line="480" w:lineRule="auto"/>
        <w:jc w:val="both"/>
        <w:rPr>
          <w:color w:val="000000" w:themeColor="text1"/>
        </w:rPr>
      </w:pPr>
      <w:r w:rsidRPr="00CF3606">
        <w:rPr>
          <w:color w:val="000000" w:themeColor="text1"/>
        </w:rPr>
        <w:t xml:space="preserve">From Figure 12 we observe that the width of </w:t>
      </w:r>
      <w:r w:rsidR="00074E3E">
        <w:rPr>
          <w:color w:val="000000" w:themeColor="text1"/>
        </w:rPr>
        <w:t>95% credible</w:t>
      </w:r>
      <w:r w:rsidRPr="00CF3606">
        <w:rPr>
          <w:color w:val="000000" w:themeColor="text1"/>
        </w:rPr>
        <w:t xml:space="preserve"> intervals associated with projections from each of the models vary significantly</w:t>
      </w:r>
      <w:r>
        <w:rPr>
          <w:color w:val="000000" w:themeColor="text1"/>
        </w:rPr>
        <w:t xml:space="preserve">. While the </w:t>
      </w:r>
      <w:proofErr w:type="spellStart"/>
      <w:r>
        <w:rPr>
          <w:color w:val="000000" w:themeColor="text1"/>
        </w:rPr>
        <w:t>eSIR</w:t>
      </w:r>
      <w:proofErr w:type="spellEnd"/>
      <w:r>
        <w:rPr>
          <w:color w:val="000000" w:themeColor="text1"/>
        </w:rPr>
        <w:t xml:space="preserve"> model consistently returns the widest intervals, SEIR-</w:t>
      </w:r>
      <w:proofErr w:type="spellStart"/>
      <w:r>
        <w:rPr>
          <w:color w:val="000000" w:themeColor="text1"/>
        </w:rPr>
        <w:t>fansy</w:t>
      </w:r>
      <w:proofErr w:type="spellEnd"/>
      <w:r>
        <w:rPr>
          <w:color w:val="000000" w:themeColor="text1"/>
        </w:rPr>
        <w:t xml:space="preserve"> has the narrowest intervals. In case of cumulative counts, the ordering (best to worst) starts with SEIR-</w:t>
      </w:r>
      <w:proofErr w:type="spellStart"/>
      <w:r>
        <w:rPr>
          <w:color w:val="000000" w:themeColor="text1"/>
        </w:rPr>
        <w:t>fansy</w:t>
      </w:r>
      <w:proofErr w:type="spellEnd"/>
      <w:r>
        <w:rPr>
          <w:color w:val="000000" w:themeColor="text1"/>
        </w:rPr>
        <w:t xml:space="preserve">, followed by the baseline, followed by SAPHIRE and finally the </w:t>
      </w:r>
      <w:proofErr w:type="spellStart"/>
      <w:r>
        <w:rPr>
          <w:color w:val="000000" w:themeColor="text1"/>
        </w:rPr>
        <w:t>eSIR</w:t>
      </w:r>
      <w:proofErr w:type="spellEnd"/>
      <w:r>
        <w:rPr>
          <w:color w:val="000000" w:themeColor="text1"/>
        </w:rPr>
        <w:t xml:space="preserve"> model. </w:t>
      </w:r>
      <w:r w:rsidR="00074E3E">
        <w:rPr>
          <w:color w:val="000000" w:themeColor="text1"/>
        </w:rPr>
        <w:t xml:space="preserve">For </w:t>
      </w:r>
      <w:r w:rsidR="00074E3E">
        <w:rPr>
          <w:color w:val="000000" w:themeColor="text1"/>
        </w:rPr>
        <w:lastRenderedPageBreak/>
        <w:t>cumulative deaths, the ordering (best to worst) starts with SEIR-</w:t>
      </w:r>
      <w:proofErr w:type="spellStart"/>
      <w:r w:rsidR="00074E3E">
        <w:rPr>
          <w:color w:val="000000" w:themeColor="text1"/>
        </w:rPr>
        <w:t>fansy</w:t>
      </w:r>
      <w:proofErr w:type="spellEnd"/>
      <w:r w:rsidR="00074E3E">
        <w:rPr>
          <w:color w:val="000000" w:themeColor="text1"/>
        </w:rPr>
        <w:t xml:space="preserve">, followed by ICM and finally </w:t>
      </w:r>
      <w:proofErr w:type="spellStart"/>
      <w:r w:rsidR="00074E3E">
        <w:rPr>
          <w:color w:val="000000" w:themeColor="text1"/>
        </w:rPr>
        <w:t>eSIR</w:t>
      </w:r>
      <w:proofErr w:type="spellEnd"/>
      <w:r w:rsidR="00074E3E">
        <w:rPr>
          <w:color w:val="000000" w:themeColor="text1"/>
        </w:rPr>
        <w:t>.</w:t>
      </w:r>
      <w:r w:rsidR="00DD25DB">
        <w:rPr>
          <w:color w:val="000000" w:themeColor="text1"/>
        </w:rPr>
        <w:t xml:space="preserve"> </w:t>
      </w:r>
    </w:p>
    <w:p w14:paraId="69D94393" w14:textId="3D1B7492" w:rsidR="00B938BB" w:rsidRDefault="00B938BB" w:rsidP="00487208">
      <w:pPr>
        <w:spacing w:line="480" w:lineRule="auto"/>
        <w:jc w:val="both"/>
        <w:rPr>
          <w:i/>
          <w:iCs/>
          <w:color w:val="000000" w:themeColor="text1"/>
        </w:rPr>
      </w:pPr>
    </w:p>
    <w:p w14:paraId="6153E851" w14:textId="356DC8D5" w:rsidR="00B938BB" w:rsidRDefault="00B938BB" w:rsidP="00487208">
      <w:pPr>
        <w:spacing w:line="480" w:lineRule="auto"/>
        <w:jc w:val="both"/>
        <w:rPr>
          <w:b/>
          <w:bCs/>
          <w:i/>
          <w:iCs/>
          <w:color w:val="000000" w:themeColor="text1"/>
        </w:rPr>
      </w:pPr>
      <w:r>
        <w:rPr>
          <w:b/>
          <w:bCs/>
          <w:i/>
          <w:iCs/>
          <w:color w:val="000000" w:themeColor="text1"/>
        </w:rPr>
        <w:t>4</w:t>
      </w:r>
      <w:r w:rsidRPr="00B938BB">
        <w:rPr>
          <w:b/>
          <w:bCs/>
          <w:i/>
          <w:iCs/>
          <w:color w:val="000000" w:themeColor="text1"/>
        </w:rPr>
        <w:t>.</w:t>
      </w:r>
      <w:r>
        <w:rPr>
          <w:b/>
          <w:bCs/>
          <w:i/>
          <w:iCs/>
          <w:color w:val="000000" w:themeColor="text1"/>
        </w:rPr>
        <w:t xml:space="preserve"> SENSITIVITY ANALYSES AND PERFORMANCE IN OTHER COUNTRIES</w:t>
      </w:r>
    </w:p>
    <w:p w14:paraId="4846F1F2" w14:textId="6450AE9D" w:rsidR="00B938BB" w:rsidRDefault="00B938BB" w:rsidP="00487208">
      <w:pPr>
        <w:spacing w:line="480" w:lineRule="auto"/>
        <w:jc w:val="both"/>
        <w:rPr>
          <w:color w:val="000000" w:themeColor="text1"/>
        </w:rPr>
      </w:pPr>
      <w:r w:rsidRPr="00B938BB">
        <w:rPr>
          <w:color w:val="000000" w:themeColor="text1"/>
        </w:rPr>
        <w:t>Sensitivity analys</w:t>
      </w:r>
      <w:r>
        <w:rPr>
          <w:color w:val="000000" w:themeColor="text1"/>
        </w:rPr>
        <w:t>e</w:t>
      </w:r>
      <w:r w:rsidRPr="00B938BB">
        <w:rPr>
          <w:color w:val="000000" w:themeColor="text1"/>
        </w:rPr>
        <w:t xml:space="preserve">s for </w:t>
      </w:r>
      <w:r w:rsidR="00083C17">
        <w:rPr>
          <w:color w:val="000000" w:themeColor="text1"/>
        </w:rPr>
        <w:t>some of the discussed</w:t>
      </w:r>
      <w:r w:rsidRPr="00B938BB">
        <w:rPr>
          <w:color w:val="000000" w:themeColor="text1"/>
        </w:rPr>
        <w:t xml:space="preserve"> model</w:t>
      </w:r>
      <w:r>
        <w:rPr>
          <w:color w:val="000000" w:themeColor="text1"/>
        </w:rPr>
        <w:t xml:space="preserve">s </w:t>
      </w:r>
      <w:r w:rsidRPr="00B938BB">
        <w:rPr>
          <w:color w:val="000000" w:themeColor="text1"/>
        </w:rPr>
        <w:t>ha</w:t>
      </w:r>
      <w:r>
        <w:rPr>
          <w:color w:val="000000" w:themeColor="text1"/>
        </w:rPr>
        <w:t>ve</w:t>
      </w:r>
      <w:r w:rsidRPr="00B938BB">
        <w:rPr>
          <w:color w:val="000000" w:themeColor="text1"/>
        </w:rPr>
        <w:t xml:space="preserve"> been carried out in sever</w:t>
      </w:r>
      <w:r>
        <w:rPr>
          <w:color w:val="000000" w:themeColor="text1"/>
        </w:rPr>
        <w:t xml:space="preserve">al other publications. In the interest of conciseness, we refer to said publications and comment on what parameters are central to estimation and generating projections for the models examined here. We also include information on how these models have performed in the context of data from other countries. </w:t>
      </w:r>
    </w:p>
    <w:p w14:paraId="64A5C687" w14:textId="1274A0D5" w:rsidR="00B938BB" w:rsidRDefault="00B938BB" w:rsidP="00487208">
      <w:pPr>
        <w:spacing w:line="480" w:lineRule="auto"/>
        <w:jc w:val="both"/>
        <w:rPr>
          <w:b/>
          <w:bCs/>
          <w:i/>
          <w:iCs/>
          <w:color w:val="000000" w:themeColor="text1"/>
        </w:rPr>
      </w:pPr>
      <w:r w:rsidRPr="00B938BB">
        <w:rPr>
          <w:b/>
          <w:bCs/>
          <w:i/>
          <w:iCs/>
          <w:color w:val="000000" w:themeColor="text1"/>
        </w:rPr>
        <w:t xml:space="preserve">4.1 </w:t>
      </w:r>
      <w:proofErr w:type="spellStart"/>
      <w:r w:rsidRPr="00B938BB">
        <w:rPr>
          <w:b/>
          <w:bCs/>
          <w:i/>
          <w:iCs/>
          <w:color w:val="000000" w:themeColor="text1"/>
        </w:rPr>
        <w:t>eSIR</w:t>
      </w:r>
      <w:proofErr w:type="spellEnd"/>
      <w:r w:rsidRPr="00B938BB">
        <w:rPr>
          <w:b/>
          <w:bCs/>
          <w:i/>
          <w:iCs/>
          <w:color w:val="000000" w:themeColor="text1"/>
        </w:rPr>
        <w:t xml:space="preserve"> </w:t>
      </w:r>
    </w:p>
    <w:p w14:paraId="2DD95999" w14:textId="50238E5F" w:rsidR="00B938BB" w:rsidRDefault="00B938BB" w:rsidP="00B938BB">
      <w:pPr>
        <w:spacing w:line="480" w:lineRule="auto"/>
        <w:jc w:val="both"/>
        <w:rPr>
          <w:color w:val="000000"/>
        </w:rPr>
      </w:pPr>
      <w:r>
        <w:rPr>
          <w:color w:val="000000"/>
        </w:rPr>
        <w:t xml:space="preserve">Evaluation of the model results in terms of their sensitivity to initial parameter choices and under-reporting and clustering issues within the data have been discussed in </w:t>
      </w:r>
      <w:r w:rsidR="00DE064E">
        <w:rPr>
          <w:color w:val="000000"/>
        </w:rPr>
        <w:t xml:space="preserve">the </w:t>
      </w:r>
      <w:r>
        <w:rPr>
          <w:color w:val="000000"/>
        </w:rPr>
        <w:t xml:space="preserve">context of India in prior literature </w:t>
      </w:r>
      <w:r>
        <w:rPr>
          <w:color w:val="000000"/>
        </w:rPr>
        <w:fldChar w:fldCharType="begin"/>
      </w:r>
      <w:r w:rsidR="003C293B">
        <w:rPr>
          <w:color w:val="000000"/>
        </w:rPr>
        <w:instrText xml:space="preserve"> ADDIN ZOTERO_ITEM CSL_CITATION {"citationID":"nOOD3keL","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Pr>
          <w:color w:val="000000"/>
        </w:rPr>
        <w:fldChar w:fldCharType="separate"/>
      </w:r>
      <w:r w:rsidR="003C293B">
        <w:rPr>
          <w:noProof/>
          <w:color w:val="000000"/>
        </w:rPr>
        <w:t>(51)</w:t>
      </w:r>
      <w:r>
        <w:rPr>
          <w:color w:val="000000"/>
        </w:rPr>
        <w:fldChar w:fldCharType="end"/>
      </w:r>
      <w:r>
        <w:rPr>
          <w:color w:val="000000"/>
        </w:rPr>
        <w:t xml:space="preserve">. The range of scenarios considered earlier include 10-fold underreporting of cases, clustering of cases in metropolitan areas, and prior mean of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0</m:t>
            </m:r>
          </m:sub>
        </m:sSub>
      </m:oMath>
      <w:r>
        <w:rPr>
          <w:color w:val="000000"/>
        </w:rPr>
        <w:t xml:space="preserve"> ranging from 2-4 (See Supplementary Table </w:t>
      </w:r>
      <w:r w:rsidR="00133216">
        <w:rPr>
          <w:color w:val="000000"/>
        </w:rPr>
        <w:t>S3</w:t>
      </w:r>
      <w:r>
        <w:rPr>
          <w:color w:val="000000"/>
        </w:rPr>
        <w:t>). Even though the posterior estimates and predictions changed in scale to some extent across these scenarios, they</w:t>
      </w:r>
      <w:r w:rsidRPr="00BB04C4">
        <w:rPr>
          <w:color w:val="000000"/>
        </w:rPr>
        <w:t xml:space="preserve"> did not </w:t>
      </w:r>
      <w:r>
        <w:rPr>
          <w:color w:val="000000"/>
        </w:rPr>
        <w:t>significantly change the broad conclusions. It is undeniable that the exact predicted case counts are sensitive to the choice of priors, but with new data coming in over a longer time frame, as seen in the results from this work, the model is capable of washing out the prior effects in the posterior outcomes.</w:t>
      </w:r>
    </w:p>
    <w:p w14:paraId="14A43AC1" w14:textId="4F8BC009" w:rsidR="0053418D" w:rsidRDefault="0053418D" w:rsidP="00B938BB">
      <w:pPr>
        <w:spacing w:line="480" w:lineRule="auto"/>
        <w:jc w:val="both"/>
        <w:rPr>
          <w:color w:val="000000"/>
        </w:rPr>
      </w:pPr>
      <w:r w:rsidRPr="0053418D">
        <w:rPr>
          <w:color w:val="000000"/>
        </w:rPr>
        <w:t xml:space="preserve">The </w:t>
      </w:r>
      <w:proofErr w:type="spellStart"/>
      <w:r w:rsidRPr="0053418D">
        <w:rPr>
          <w:color w:val="000000"/>
        </w:rPr>
        <w:t>eSIR</w:t>
      </w:r>
      <w:proofErr w:type="spellEnd"/>
      <w:r w:rsidRPr="0053418D">
        <w:rPr>
          <w:color w:val="000000"/>
        </w:rPr>
        <w:t xml:space="preserve"> model has been successfully implemented and utilized in </w:t>
      </w:r>
      <w:r w:rsidR="00DE064E">
        <w:rPr>
          <w:color w:val="000000"/>
        </w:rPr>
        <w:t xml:space="preserve">the </w:t>
      </w:r>
      <w:r w:rsidRPr="0053418D">
        <w:rPr>
          <w:color w:val="000000"/>
        </w:rPr>
        <w:t>context of COVID-19 across different geographical locations, including China</w:t>
      </w:r>
      <w:r w:rsidR="00174B63">
        <w:rPr>
          <w:color w:val="000000"/>
        </w:rPr>
        <w:t xml:space="preserve"> </w:t>
      </w:r>
      <w:r w:rsidR="00174B63">
        <w:rPr>
          <w:color w:val="000000"/>
        </w:rPr>
        <w:fldChar w:fldCharType="begin"/>
      </w:r>
      <w:r w:rsidR="003C293B">
        <w:rPr>
          <w:color w:val="000000"/>
        </w:rPr>
        <w:instrText xml:space="preserve"> ADDIN ZOTERO_ITEM CSL_CITATION {"citationID":"94gckjGQ","properties":{"formattedCitation":"(52\\uc0\\u8211{}54)","plainCitation":"(52–54)","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id":281,"uris":["http://zotero.org/users/6647948/items/IPUG6GDT"],"uri":["http://zotero.org/users/6647948/items/IPUG6GDT"],"itemData":{"id":281,"type":"report","abstract":"Abstract\n          We develop a health informatics toolbox that enables public health workers to timely analyze and evaluate the time-course dynamics of the novel coronavirus (COVID-19) infection using the public available data from the China CDC. This toolbox is built upon a hierarchical epidemiological model in which two observed time series of daily proportions of infected and removed cases are emitted from the underlying infection dynamics governed by a Markov SIR infectious disease process. We extend the SIR model to incorporate various types of time-varying quarantine protocols, including government-level macro isolation policies and community-level micro inspection measures. We develop a calibration procedure for under-reported infected cases. This toolbox provides forecast, in both online and offline forms, of turning points of interest, including the time when daily infected proportion becomes smaller than the previous ones and the time when daily infected proportions becomes smaller than that of daily removed proportion, as well as the ending time of the epidemic. An R software is made available for the public, and examples on the use of this software are illustrated. Some possible extensions of our novel epidemiological models are discussed.","genre":"preprint","language":"en","note":"DOI: 10.1101/2020.02.29.20029421","publisher":"Infectious Diseases (except HIV/AIDS)","source":"DOI.org (Crossref)","title":"An epidemiological forecast model and software assessing interventions on COVID-19 epidemic in China","URL":"http://medrxiv.org/lookup/doi/10.1101/2020.02.29.20029421","author":[{"family":"Wang","given":"Lili"},{"family":"Zhou","given":"Yiwang"},{"family":"He","given":"Jie"},{"family":"Zhu","given":"Bin"},{"family":"Wang","given":"Fei"},{"family":"Tang","given":"Lu"},{"family":"Eisenberg","given":"Marisa"},{"family":"Song","given":"Peter X.K."}],"accessed":{"date-parts":[["2021",3,19]]},"issued":{"date-parts":[["2020",3,3]]}}},{"id":283,"uris":["http://zotero.org/users/6647948/items/X395KNZG"],"uri":["http://zotero.org/users/6647948/items/X395KNZG"],"itemData":{"id":283,"type":"article-journal","container-title":"Applied Mathematical Modelling","DOI":"10.1016/j.apm.2020.10.019","ISSN":"0307904X","journalAbbreviation":"Applied Mathematical Modelling","language":"en","page":"995-1008","source":"DOI.org (Crossref)","title":"Global analysis of the COVID-19 pandemic using simple epidemiological models","volume":"90","author":[{"family":"Enrique Amaro","given":"José"},{"family":"Dudouet","given":"Jérémie"},{"family":"Nicolás Orce","given":"José"}],"issued":{"date-parts":[["2021",2]]}}}],"schema":"https://github.com/citation-style-language/schema/raw/master/csl-citation.json"} </w:instrText>
      </w:r>
      <w:r w:rsidR="00174B63">
        <w:rPr>
          <w:color w:val="000000"/>
        </w:rPr>
        <w:fldChar w:fldCharType="separate"/>
      </w:r>
      <w:r w:rsidR="003C293B" w:rsidRPr="003C293B">
        <w:rPr>
          <w:color w:val="000000"/>
        </w:rPr>
        <w:t>(52–54)</w:t>
      </w:r>
      <w:r w:rsidR="00174B63">
        <w:rPr>
          <w:color w:val="000000"/>
        </w:rPr>
        <w:fldChar w:fldCharType="end"/>
      </w:r>
      <w:r w:rsidR="00174B63">
        <w:rPr>
          <w:color w:val="000000"/>
        </w:rPr>
        <w:t xml:space="preserve">, </w:t>
      </w:r>
      <w:r w:rsidRPr="0053418D">
        <w:rPr>
          <w:color w:val="000000"/>
        </w:rPr>
        <w:t xml:space="preserve">Poland </w:t>
      </w:r>
      <w:r w:rsidR="00174B63">
        <w:rPr>
          <w:color w:val="000000"/>
        </w:rPr>
        <w:fldChar w:fldCharType="begin"/>
      </w:r>
      <w:r w:rsidR="003C293B">
        <w:rPr>
          <w:color w:val="000000"/>
        </w:rPr>
        <w:instrText xml:space="preserve"> ADDIN ZOTERO_ITEM CSL_CITATION {"citationID":"AP6zIZhM","properties":{"formattedCitation":"(55)","plainCitation":"(55)","noteIndex":0},"citationItems":[{"id":285,"uris":["http://zotero.org/users/6647948/items/PB7AYEHJ"],"uri":["http://zotero.org/users/6647948/items/PB7AYEHJ"],"itemData":{"id":285,"type":"report","abstract":"Abstract\n          The coronavirus disease 2019 (COVID-19) outbreak is a worldwide pandemic problem that started in China in December 2019 and within a few months spread to all continents. Very high infectivity of SARS-CoV-2 virus and substantial disease severity caused medical care capacity shortage in many countries. Therefore, real-time epidemic forecasting of the COVID-19 is useful to plan public health strategies like country lockdown and healthcare reorganization.\n          We used extended susceptible-infected-removed (eSIR) model to predict the epidemic trend of COVID-19 in Poland under different scenarios of the lockdown and lockdown removal. We used time-series data of SARS-CoV-2 infection from March 4 to May 22 2020. Our forecast includes the impact of a timeline of preventive measures introduced in Poland. Using eSIR algorithm we estimated the basic reproductive number and a total number of infections under different epidemic trend scenarios.\n          Using eSIR modeling we estimated that the basic reproductive number in Poland concerning different scenarios of the lockdown removal is in a range of 3.91-4.79. The lowest predicted number of infected cases would be 263 900 (0 - 1 734 200, 95%CI) if the strict protective measures were maintained until the end of September. However, under different scenarios of precautions removal, a total number of infected cases may exceed one million within the next year.\n          Relatively early introduction of strong precautions in Poland significantly slowed down epidemic spread in Poland in comparison with other European countries like Italy or Spain. However, early removal of protective measures may result in a significant increase in infection. Data shows that the number of new COVID-19 cases in Poland beyond May 18 is linear what could be a prognosis of a duration of the epidemic exceeding 300 days.","genre":"preprint","language":"en","note":"DOI: 10.1101/2020.05.26.20112458","publisher":"Infectious Diseases (except HIV/AIDS)","source":"DOI.org (Crossref)","title":"Forecasting COVID-19 pandemic in Poland according to government regulations and people behavior","URL":"http://medrxiv.org/lookup/doi/10.1101/2020.05.26.20112458","author":[{"family":"Orzechowska","given":"Magdalena"},{"family":"Bednarek","given":"Andrzej K."}],"accessed":{"date-parts":[["2021",3,19]]},"issued":{"date-parts":[["2020",5,29]]}}}],"schema":"https://github.com/citation-style-language/schema/raw/master/csl-citation.json"} </w:instrText>
      </w:r>
      <w:r w:rsidR="00174B63">
        <w:rPr>
          <w:color w:val="000000"/>
        </w:rPr>
        <w:fldChar w:fldCharType="separate"/>
      </w:r>
      <w:r w:rsidR="003C293B">
        <w:rPr>
          <w:color w:val="000000"/>
        </w:rPr>
        <w:t>(55)</w:t>
      </w:r>
      <w:r w:rsidR="00174B63">
        <w:rPr>
          <w:color w:val="000000"/>
        </w:rPr>
        <w:fldChar w:fldCharType="end"/>
      </w:r>
      <w:r w:rsidRPr="0053418D">
        <w:rPr>
          <w:color w:val="000000"/>
        </w:rPr>
        <w:t xml:space="preserve">, Italy </w:t>
      </w:r>
      <w:r w:rsidR="00174B63">
        <w:rPr>
          <w:color w:val="000000"/>
        </w:rPr>
        <w:fldChar w:fldCharType="begin"/>
      </w:r>
      <w:r w:rsidR="003C293B">
        <w:rPr>
          <w:color w:val="000000"/>
        </w:rPr>
        <w:instrText xml:space="preserve"> ADDIN ZOTERO_ITEM CSL_CITATION {"citationID":"d4A42PoA","properties":{"formattedCitation":"(52)","plainCitation":"(52)","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schema":"https://github.com/citation-style-language/schema/raw/master/csl-citation.json"} </w:instrText>
      </w:r>
      <w:r w:rsidR="00174B63">
        <w:rPr>
          <w:color w:val="000000"/>
        </w:rPr>
        <w:fldChar w:fldCharType="separate"/>
      </w:r>
      <w:r w:rsidR="003C293B">
        <w:rPr>
          <w:noProof/>
          <w:color w:val="000000"/>
        </w:rPr>
        <w:t>(52)</w:t>
      </w:r>
      <w:r w:rsidR="00174B63">
        <w:rPr>
          <w:color w:val="000000"/>
        </w:rPr>
        <w:fldChar w:fldCharType="end"/>
      </w:r>
      <w:r w:rsidR="00174B63">
        <w:rPr>
          <w:color w:val="000000"/>
        </w:rPr>
        <w:t xml:space="preserve">, </w:t>
      </w:r>
      <w:r w:rsidRPr="0053418D">
        <w:rPr>
          <w:color w:val="000000"/>
        </w:rPr>
        <w:t xml:space="preserve">Bangladesh </w:t>
      </w:r>
      <w:r w:rsidR="00174B63">
        <w:rPr>
          <w:color w:val="000000"/>
        </w:rPr>
        <w:t>and</w:t>
      </w:r>
      <w:r w:rsidRPr="0053418D">
        <w:rPr>
          <w:color w:val="000000"/>
        </w:rPr>
        <w:t xml:space="preserve"> </w:t>
      </w:r>
      <w:r w:rsidRPr="0053418D">
        <w:rPr>
          <w:color w:val="000000"/>
        </w:rPr>
        <w:lastRenderedPageBreak/>
        <w:t>Pakistan</w:t>
      </w:r>
      <w:r w:rsidR="00174B63">
        <w:rPr>
          <w:color w:val="000000"/>
        </w:rPr>
        <w:t xml:space="preserve"> </w:t>
      </w:r>
      <w:r w:rsidR="00174B63">
        <w:rPr>
          <w:color w:val="000000"/>
        </w:rPr>
        <w:fldChar w:fldCharType="begin"/>
      </w:r>
      <w:r w:rsidR="003C293B">
        <w:rPr>
          <w:color w:val="000000"/>
        </w:rPr>
        <w:instrText xml:space="preserve"> ADDIN ZOTERO_ITEM CSL_CITATION {"citationID":"aOArbNT8","properties":{"formattedCitation":"(56)","plainCitation":"(56)","noteIndex":0},"citationItems":[{"id":287,"uris":["http://zotero.org/users/6647948/items/A2M8QZLC"],"uri":["http://zotero.org/users/6647948/items/A2M8QZLC"],"itemData":{"id":287,"type":"article-journal","abstract":"Human civilization is experiencing a critical situation that presents itself for a new coronavirus disease 2019 (COVID-19). This virus emerged in late December 2019 in Wuhan city, Hubei, China. The grim fact of COVID-19 is, it is highly contagious in nature, therefore, spreads rapidly all over the world and causes severe acute respiratory syndrome coronavirus 2 (SARS-CoV-2). Responding to the severity of COVID-19 research community directs the attention to the analysis of COVID-19, to diminish its antagonistic impact towards society. Numerous studies claim that the subcontinent, i.e., Bangladesh, India, and Pakistan, could remain in the worst affected region by the COVID-19. In order to prevent the spread of COVID-19, it is important to predict the trend of COVID-19 beforehand the planning of effective control strategies. Fundamentally, the idea is to dependably estimate the reproduction number to judge the spread rate of COVID-19 in a particular region. Consequently, this paper uses publicly available epidemiological data of Bangladesh, India, and Pakistan to estimate the reproduction numbers. More specifically, we use various models (for example, susceptible infection recovery (SIR), exponential growth (EG), sequential Bayesian (SB), maximum likelihood (ML) and time dependent (TD)) to estimate the reproduction numbers and observe the model fitness in the corresponding data set. Experimental results show that the reproduction numbers produced by these models are greater than 1.2 (approximately) indicates that COVID-19 is gradually spreading in the subcontinent.","container-title":"arXiv:2008.09803 [cs]","note":"arXiv: 2008.09803","source":"arXiv.org","title":"COVID-19 Pandemic Outbreak in the Subcontinent: A data-driven analysis","title-short":"COVID-19 Pandemic Outbreak in the Subcontinent","URL":"http://arxiv.org/abs/2008.09803","author":[{"family":"Singh","given":"Bikash Chandra"},{"family":"Alom","given":"Zulfikar"},{"family":"Rahman","given":"Mohammad Muntasir"},{"family":"Baowaly","given":"Mrinal Kanti"},{"family":"Azim","given":"Mohammad Abdul"}],"accessed":{"date-parts":[["2021",3,19]]},"issued":{"date-parts":[["2020",8,22]]}}}],"schema":"https://github.com/citation-style-language/schema/raw/master/csl-citation.json"} </w:instrText>
      </w:r>
      <w:r w:rsidR="00174B63">
        <w:rPr>
          <w:color w:val="000000"/>
        </w:rPr>
        <w:fldChar w:fldCharType="separate"/>
      </w:r>
      <w:r w:rsidR="003C293B">
        <w:rPr>
          <w:noProof/>
          <w:color w:val="000000"/>
        </w:rPr>
        <w:t>(56)</w:t>
      </w:r>
      <w:r w:rsidR="00174B63">
        <w:rPr>
          <w:color w:val="000000"/>
        </w:rPr>
        <w:fldChar w:fldCharType="end"/>
      </w:r>
      <w:r w:rsidR="00174B63">
        <w:rPr>
          <w:color w:val="000000"/>
        </w:rPr>
        <w:t xml:space="preserve">. </w:t>
      </w:r>
      <w:r w:rsidRPr="0053418D">
        <w:rPr>
          <w:color w:val="000000"/>
        </w:rPr>
        <w:t xml:space="preserve">These countries cover a broad range in terms of socio-economic status, health infrastructure and pandemic management strategies. In each of these cases the </w:t>
      </w:r>
      <w:proofErr w:type="spellStart"/>
      <w:r w:rsidRPr="0053418D">
        <w:rPr>
          <w:color w:val="000000"/>
        </w:rPr>
        <w:t>eSIR</w:t>
      </w:r>
      <w:proofErr w:type="spellEnd"/>
      <w:r w:rsidRPr="0053418D">
        <w:rPr>
          <w:color w:val="000000"/>
        </w:rPr>
        <w:t xml:space="preserve"> model was seen to be successfully capturing the patterns of growth of the pandemic via estimated parameters, as well as efficiently forecasting future case counts via predictive modeling.</w:t>
      </w:r>
    </w:p>
    <w:p w14:paraId="2B556EA3" w14:textId="1C3A9A1E" w:rsidR="004B76DD" w:rsidRDefault="004B76DD" w:rsidP="00B938BB">
      <w:pPr>
        <w:spacing w:line="480" w:lineRule="auto"/>
        <w:jc w:val="both"/>
        <w:rPr>
          <w:b/>
          <w:bCs/>
          <w:i/>
          <w:iCs/>
          <w:color w:val="000000"/>
        </w:rPr>
      </w:pPr>
      <w:r w:rsidRPr="004B76DD">
        <w:rPr>
          <w:b/>
          <w:bCs/>
          <w:i/>
          <w:iCs/>
          <w:color w:val="000000"/>
        </w:rPr>
        <w:t>4.2. SAPHIRE</w:t>
      </w:r>
    </w:p>
    <w:p w14:paraId="37AC8FD4" w14:textId="7418D641" w:rsidR="005E784F" w:rsidRPr="00F4103C" w:rsidRDefault="005E784F" w:rsidP="005E784F">
      <w:pPr>
        <w:spacing w:line="480" w:lineRule="auto"/>
        <w:contextualSpacing/>
        <w:jc w:val="both"/>
        <w:rPr>
          <w:rFonts w:cstheme="minorHAnsi"/>
        </w:rPr>
      </w:pPr>
      <w:r w:rsidRPr="00EF5D72">
        <w:rPr>
          <w:rFonts w:cstheme="minorHAnsi"/>
        </w:rPr>
        <w:t>We conducted the sensitivity analysis</w:t>
      </w:r>
      <w:r w:rsidR="001417F6">
        <w:rPr>
          <w:rFonts w:cstheme="minorHAnsi"/>
        </w:rPr>
        <w:t xml:space="preserve"> (results not shown)</w:t>
      </w:r>
      <w:r w:rsidRPr="00EF5D72">
        <w:rPr>
          <w:rFonts w:cstheme="minorHAnsi"/>
        </w:rPr>
        <w:t xml:space="preserve"> by changing the initial parameters as 20% lower or higher than the specified values in the SAPHIRE model. The estimated </w:t>
      </w:r>
      <m:oMath>
        <m:r>
          <w:rPr>
            <w:rFonts w:ascii="Cambria Math" w:hAnsi="Cambria Math" w:cstheme="minorHAnsi"/>
          </w:rPr>
          <m:t>R</m:t>
        </m:r>
      </m:oMath>
      <w:r w:rsidR="00F4103C">
        <w:rPr>
          <w:rFonts w:cstheme="minorHAnsi"/>
        </w:rPr>
        <w:t xml:space="preserve"> </w:t>
      </w:r>
      <w:r w:rsidRPr="00EF5D72">
        <w:rPr>
          <w:rFonts w:cstheme="minorHAnsi"/>
        </w:rPr>
        <w:t>and ascertain</w:t>
      </w:r>
      <w:r w:rsidR="00F4103C">
        <w:rPr>
          <w:rFonts w:cstheme="minorHAnsi"/>
        </w:rPr>
        <w:t>ment</w:t>
      </w:r>
      <w:r w:rsidRPr="00EF5D72">
        <w:rPr>
          <w:rFonts w:cstheme="minorHAnsi"/>
        </w:rPr>
        <w:t xml:space="preserve"> rates were robust to misspecification of the duration from the onset of symptoms to isolation and of the relative transmissibility of </w:t>
      </w:r>
      <w:r w:rsidR="002B4B92">
        <w:rPr>
          <w:rFonts w:cstheme="minorHAnsi"/>
        </w:rPr>
        <w:t>un</w:t>
      </w:r>
      <w:r w:rsidR="002B4B92">
        <w:t>reported</w:t>
      </w:r>
      <w:r w:rsidRPr="00EF5D72">
        <w:rPr>
          <w:rFonts w:cstheme="minorHAnsi"/>
        </w:rPr>
        <w:t xml:space="preserve"> versus </w:t>
      </w:r>
      <w:r w:rsidR="002B4B92">
        <w:t>reported</w:t>
      </w:r>
      <w:r w:rsidRPr="00EF5D72">
        <w:rPr>
          <w:rFonts w:cstheme="minorHAnsi"/>
        </w:rPr>
        <w:t xml:space="preserve"> cases.</w:t>
      </w:r>
      <w:r w:rsidR="00F4103C" w:rsidRPr="00EF5D72">
        <w:rPr>
          <w:rFonts w:cstheme="minorHAnsi"/>
        </w:rPr>
        <w:t xml:space="preserve"> </w:t>
      </w:r>
      <m:oMath>
        <m:r>
          <w:rPr>
            <w:rFonts w:ascii="Cambria Math" w:hAnsi="Cambria Math" w:cstheme="minorHAnsi"/>
          </w:rPr>
          <m:t>R</m:t>
        </m:r>
      </m:oMath>
      <w:r w:rsidR="00F4103C">
        <w:rPr>
          <w:rFonts w:cstheme="minorHAnsi"/>
        </w:rPr>
        <w:t xml:space="preserve"> </w:t>
      </w:r>
      <w:r w:rsidRPr="00EF5D72">
        <w:rPr>
          <w:rFonts w:cstheme="minorHAnsi"/>
        </w:rPr>
        <w:t>estimates were positively correlated with the specified latent and infectious periods, and the estimated ascertainment rates were positively correlated with the specified ascertainment rate in the initial state.</w:t>
      </w:r>
      <w:r w:rsidR="00812CC1">
        <w:rPr>
          <w:rFonts w:cstheme="minorHAnsi"/>
        </w:rPr>
        <w:t xml:space="preserve"> This finding is consistent with sensitivity analyses of the SAPHIRE model </w:t>
      </w:r>
      <w:r w:rsidR="00812CC1" w:rsidRPr="00812CC1">
        <w:t>implemented in Wuhan</w:t>
      </w:r>
      <w:r w:rsidR="001417F6">
        <w:t xml:space="preserve"> </w:t>
      </w:r>
      <w:r w:rsidR="001417F6">
        <w:fldChar w:fldCharType="begin"/>
      </w:r>
      <w:r w:rsidR="001417F6">
        <w:instrText xml:space="preserve"> ADDIN ZOTERO_ITEM CSL_CITATION {"citationID":"HcT3jXY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1417F6">
        <w:fldChar w:fldCharType="separate"/>
      </w:r>
      <w:r w:rsidR="001417F6">
        <w:rPr>
          <w:noProof/>
        </w:rPr>
        <w:t>(13)</w:t>
      </w:r>
      <w:r w:rsidR="001417F6">
        <w:fldChar w:fldCharType="end"/>
      </w:r>
      <w:r w:rsidR="001417F6">
        <w:t>.</w:t>
      </w:r>
      <w:r w:rsidR="00812CC1" w:rsidRPr="00812CC1">
        <w:t xml:space="preserve"> </w:t>
      </w:r>
      <w:r w:rsidR="00DD25DB" w:rsidRPr="00DD25DB">
        <w:t>The estimated ascertainment rates were positively correlated with the specified ascertainment rate in the initial state while the under-reported factors were negatively associated with initial ascertainment. The estimated under-reported factor o</w:t>
      </w:r>
      <w:r w:rsidR="00DD25DB">
        <w:t xml:space="preserve">n </w:t>
      </w:r>
      <w:r w:rsidR="00DD25DB" w:rsidRPr="00DD25DB">
        <w:t>October 31</w:t>
      </w:r>
      <w:r w:rsidR="00DD25DB">
        <w:t xml:space="preserve"> (see Table 4)</w:t>
      </w:r>
      <w:r w:rsidR="00DD25DB" w:rsidRPr="00DD25DB">
        <w:t xml:space="preserve"> decreases dramatically from 117 to 0.07 with the initial ascertainment rate increasing from 0.07 to 0.14</w:t>
      </w:r>
      <w:r w:rsidR="00DD25DB">
        <w:t>, with an initial ascertainment rate of 0.10 providing the best fit, which is presented in this article.</w:t>
      </w:r>
    </w:p>
    <w:p w14:paraId="0F37219B" w14:textId="461D6B64" w:rsidR="005E784F" w:rsidRDefault="005E784F" w:rsidP="00B938BB">
      <w:pPr>
        <w:spacing w:line="480" w:lineRule="auto"/>
        <w:jc w:val="both"/>
        <w:rPr>
          <w:rFonts w:cstheme="minorHAnsi"/>
        </w:rPr>
      </w:pPr>
      <w:r>
        <w:rPr>
          <w:rFonts w:cstheme="minorHAnsi"/>
        </w:rPr>
        <w:t xml:space="preserve">The SAPHIRE model was originally developed in the context of data from China and was successfully able to delineate the transmission dynamics of COVID-19 in Wuhan </w:t>
      </w:r>
      <w:r>
        <w:rPr>
          <w:rFonts w:cstheme="minorHAnsi"/>
        </w:rPr>
        <w:fldChar w:fldCharType="begin"/>
      </w:r>
      <w:r>
        <w:rPr>
          <w:rFonts w:cstheme="minorHAnsi"/>
        </w:rPr>
        <w:instrText xml:space="preserve"> ADDIN ZOTERO_ITEM CSL_CITATION {"citationID":"iI1OvnsO","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Pr>
          <w:rFonts w:cstheme="minorHAnsi"/>
        </w:rPr>
        <w:fldChar w:fldCharType="separate"/>
      </w:r>
      <w:r>
        <w:rPr>
          <w:rFonts w:cstheme="minorHAnsi"/>
          <w:noProof/>
        </w:rPr>
        <w:t>(13)</w:t>
      </w:r>
      <w:r>
        <w:rPr>
          <w:rFonts w:cstheme="minorHAnsi"/>
        </w:rPr>
        <w:fldChar w:fldCharType="end"/>
      </w:r>
      <w:r w:rsidR="00812CC1">
        <w:rPr>
          <w:rFonts w:cstheme="minorHAnsi"/>
        </w:rPr>
        <w:t xml:space="preserve"> and in South Africa </w:t>
      </w:r>
      <w:r w:rsidR="00812CC1">
        <w:rPr>
          <w:rFonts w:cstheme="minorHAnsi"/>
        </w:rPr>
        <w:fldChar w:fldCharType="begin"/>
      </w:r>
      <w:r w:rsidR="003C293B">
        <w:rPr>
          <w:rFonts w:cstheme="minorHAnsi"/>
        </w:rPr>
        <w:instrText xml:space="preserve"> ADDIN ZOTERO_ITEM CSL_CITATION {"citationID":"Qnd6yxHN","properties":{"formattedCitation":"(57)","plainCitation":"(57)","noteIndex":0},"citationItems":[{"id":316,"uris":["http://zotero.org/users/6647948/items/8EYWIP6Y"],"uri":["http://zotero.org/users/6647948/items/8EYWIP6Y"],"itemData":{"id":316,"type":"report","abstract":"SUMMARY\n          \n            Understanding the impact of non-pharmaceutical interventions as well as acscounting for the unascertained cases remain critical challenges for epidemiological models for understanding the transmission dynamics of COVID-19 spread. In this paper, we propose a new epidemiological model (eSEIRD) that extends the widely used epidemiological models such as extended Susceptible-Infected-Removed model (eSIR) and SAPHIRE (initially developed and used for analyzing data from Wuhan). We fit these models to the daily ascertained infected (and removed) cases from March 15, 2020 to Dec 31, 2020 in South Africa that reported the largest number of confirmed COVID-19 cases and deaths from the WHO African region. Using the eSEIRD model, the COVID-19 transmission dynamics in South Africa was characterized by the estimated basic reproduction number (\n            R\n            0\n            ) starting at 3.22 (95%CrI: [3.19, 3.23]) then dropping below 2 following a mandatory lockdown implementation and subsequently increasing to 3.27 (95%CrI: [3.27, 3.27]) by the end of 2020. The initial decrease of effective reproduction number followed by an increase suggest the effectiveness of early interventions and the combined effect of relaxing strict interventions and emergence of a new coronavirus variant in South Africa. The low estimated ascertainment rate was found to vary from 1.65% to 9.17% across models and time periods. The overall infection fatality ratio (IFR) was estimated as 0.06% (95%CrI: [0.04%, 0.22%]) accounting for unascertained cases and deaths while the reported case fatality ratio was 2.88% (95% CrI: [2.45%, 6.01%]). The models predict that from December 31, 2020, to April 1, 2021, the predicted cumulative number of infected would reach roughly 70% of total population in South Africa. Besides providing insights on the COVID-19 dynamics in South Africa, we develop powerful forecasting tools that enable estimation of ascertainment rates and IFR while quantifying the effect of intervention measures on COVID-19 spread.\n          \n          \n            AMS Classification\n            Place Classification here. Leave as is, if there is no classification","genre":"preprint","language":"en","note":"DOI: 10.1101/2020.12.10.20247361","publisher":"Epidemiology","source":"DOI.org (Crossref)","title":"COVID-19 PREDICTION IN SOUTH AFRICA: ESTIMATING THE UNASCERTAINED CASES- THE HIDDEN PART OF THE EPIDEMIOLOGICAL ICEBERG","title-short":"COVID-19 PREDICTION IN SOUTH AFRICA","URL":"http://medrxiv.org/lookup/doi/10.1101/2020.12.10.20247361","author":[{"family":"Gu","given":"Xuelin"},{"family":"Mukherjee","given":"Bhramar"},{"family":"Das","given":"Sonali"},{"family":"Datta","given":"Jyotishka"}],"accessed":{"date-parts":[["2021",3,21]]},"issued":{"date-parts":[["2020",12,11]]}}}],"schema":"https://github.com/citation-style-language/schema/raw/master/csl-citation.json"} </w:instrText>
      </w:r>
      <w:r w:rsidR="00812CC1">
        <w:rPr>
          <w:rFonts w:cstheme="minorHAnsi"/>
        </w:rPr>
        <w:fldChar w:fldCharType="separate"/>
      </w:r>
      <w:r w:rsidR="003C293B">
        <w:rPr>
          <w:rFonts w:cstheme="minorHAnsi"/>
          <w:noProof/>
        </w:rPr>
        <w:t>(57)</w:t>
      </w:r>
      <w:r w:rsidR="00812CC1">
        <w:rPr>
          <w:rFonts w:cstheme="minorHAnsi"/>
        </w:rPr>
        <w:fldChar w:fldCharType="end"/>
      </w:r>
      <w:r w:rsidR="00812CC1">
        <w:rPr>
          <w:rFonts w:cstheme="minorHAnsi"/>
        </w:rPr>
        <w:t xml:space="preserve">. </w:t>
      </w:r>
    </w:p>
    <w:p w14:paraId="436A67BD" w14:textId="284B64E7" w:rsidR="005E784F" w:rsidRPr="0060463C" w:rsidRDefault="005E784F" w:rsidP="00B938BB">
      <w:pPr>
        <w:spacing w:line="480" w:lineRule="auto"/>
        <w:jc w:val="both"/>
        <w:rPr>
          <w:b/>
          <w:bCs/>
          <w:i/>
          <w:iCs/>
          <w:color w:val="000000"/>
        </w:rPr>
      </w:pPr>
      <w:r w:rsidRPr="0060463C">
        <w:rPr>
          <w:rFonts w:cstheme="minorHAnsi"/>
          <w:b/>
          <w:bCs/>
          <w:i/>
          <w:iCs/>
        </w:rPr>
        <w:t>4.3 SEIR-</w:t>
      </w:r>
      <w:proofErr w:type="spellStart"/>
      <w:r w:rsidRPr="0060463C">
        <w:rPr>
          <w:rFonts w:cstheme="minorHAnsi"/>
          <w:b/>
          <w:bCs/>
          <w:i/>
          <w:iCs/>
        </w:rPr>
        <w:t>fansy</w:t>
      </w:r>
      <w:proofErr w:type="spellEnd"/>
    </w:p>
    <w:p w14:paraId="01507022" w14:textId="4D757CA3" w:rsidR="00307F9D" w:rsidRDefault="00307F9D" w:rsidP="00307F9D">
      <w:pPr>
        <w:spacing w:line="480" w:lineRule="auto"/>
        <w:jc w:val="both"/>
      </w:pPr>
      <w:r w:rsidRPr="00307F9D">
        <w:rPr>
          <w:color w:val="000000"/>
        </w:rPr>
        <w:lastRenderedPageBreak/>
        <w:t xml:space="preserve">In the paper, we fix most parameters in our model and examine transmission dynamics only through </w:t>
      </w:r>
      <m:oMath>
        <m:r>
          <w:rPr>
            <w:rFonts w:ascii="Cambria Math" w:hAnsi="Cambria Math"/>
            <w:color w:val="000000"/>
          </w:rPr>
          <m:t>β</m:t>
        </m:r>
      </m:oMath>
      <w:r>
        <w:rPr>
          <w:iCs/>
          <w:color w:val="000000"/>
        </w:rPr>
        <w:t xml:space="preserve"> </w:t>
      </w:r>
      <w:r w:rsidRPr="00307F9D">
        <w:rPr>
          <w:color w:val="000000"/>
        </w:rPr>
        <w:t xml:space="preserve">and </w:t>
      </w:r>
      <m:oMath>
        <m:r>
          <w:rPr>
            <w:rFonts w:ascii="Cambria Math" w:hAnsi="Cambria Math"/>
            <w:color w:val="000000"/>
          </w:rPr>
          <m:t>r</m:t>
        </m:r>
      </m:oMath>
      <w:r w:rsidRPr="00307F9D">
        <w:rPr>
          <w:color w:val="000000"/>
        </w:rPr>
        <w:t xml:space="preserve">. It is necessary to design and implement a sensitivity analysis focusing on various combinations of the parameters that were previously fixed. The details of the sensitivity analyses are described in detail in </w:t>
      </w:r>
      <w:r w:rsidRPr="00307F9D">
        <w:rPr>
          <w:color w:val="000000"/>
        </w:rPr>
        <w:fldChar w:fldCharType="begin"/>
      </w:r>
      <w:r w:rsidR="00AA7B0B">
        <w:rPr>
          <w:color w:val="000000"/>
        </w:rPr>
        <w:instrText xml:space="preserve"> ADDIN ZOTERO_ITEM CSL_CITATION {"citationID":"gxrwcJhD","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Pr="00307F9D">
        <w:rPr>
          <w:color w:val="000000"/>
        </w:rPr>
        <w:fldChar w:fldCharType="separate"/>
      </w:r>
      <w:r w:rsidR="00AA7B0B">
        <w:rPr>
          <w:noProof/>
          <w:color w:val="000000"/>
        </w:rPr>
        <w:t>(18)</w:t>
      </w:r>
      <w:r w:rsidRPr="00307F9D">
        <w:rPr>
          <w:color w:val="000000"/>
        </w:rPr>
        <w:fldChar w:fldCharType="end"/>
      </w:r>
      <w:r w:rsidRPr="00307F9D">
        <w:rPr>
          <w:color w:val="000000"/>
        </w:rPr>
        <w:t xml:space="preserve">. The basic findings from the sensitivity analyses are summarized as follows. </w:t>
      </w:r>
      <w:r w:rsidRPr="00307F9D">
        <w:t xml:space="preserve">We observe that the predictions for the reported active cases </w:t>
      </w:r>
      <m:oMath>
        <m:d>
          <m:dPr>
            <m:ctrlPr>
              <w:rPr>
                <w:rFonts w:ascii="Cambria Math" w:hAnsi="Cambria Math"/>
                <w:i/>
              </w:rPr>
            </m:ctrlPr>
          </m:dPr>
          <m:e>
            <m:r>
              <w:rPr>
                <w:rFonts w:ascii="Cambria Math" w:hAnsi="Cambria Math"/>
              </w:rPr>
              <m:t>P</m:t>
            </m:r>
          </m:e>
        </m:d>
      </m:oMath>
      <w:r w:rsidRPr="00307F9D">
        <w:t xml:space="preserve"> remains same for all parameter choices. The estimates for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rsidRPr="00307F9D">
        <w:t xml:space="preserve">mainly differ in the first period, although some variation is noted for the second period as well. However, the estimated </w:t>
      </w:r>
      <m:oMath>
        <m:r>
          <w:rPr>
            <w:rFonts w:ascii="Cambria Math" w:hAnsi="Cambria Math"/>
          </w:rPr>
          <m:t xml:space="preserve">R </m:t>
        </m:r>
      </m:oMath>
      <w:r w:rsidRPr="00307F9D">
        <w:t>are almost the same for the later stages of the pandemic in the different models.</w:t>
      </w:r>
      <w:r>
        <w:t xml:space="preserve"> </w:t>
      </w:r>
      <w:r w:rsidRPr="00307F9D">
        <w:t xml:space="preserve">For the untested cases, in some of the settings of our analysis, there are substantial deviations from the true numbers. The total number of active cases (which include both the unreported and the reported cases) also varies substantially with different parameter values. Consequently, we note how the estimation of unreported cases is sensitive to different choices for the parameter values. In particular, we see different values of </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07F9D">
        <w:t xml:space="preserve"> have the most impact on our sensitivity analysis, while different choices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Pr="00307F9D">
        <w:t xml:space="preserve"> have the least impact.</w:t>
      </w:r>
    </w:p>
    <w:p w14:paraId="3B01B608" w14:textId="79E0675B" w:rsidR="001F16B3" w:rsidRDefault="001F16B3" w:rsidP="00307F9D">
      <w:pPr>
        <w:spacing w:line="480" w:lineRule="auto"/>
        <w:jc w:val="both"/>
      </w:pPr>
      <w:r>
        <w:t>The SEIR-</w:t>
      </w:r>
      <w:proofErr w:type="spellStart"/>
      <w:r>
        <w:t>fansy</w:t>
      </w:r>
      <w:proofErr w:type="spellEnd"/>
      <w:r>
        <w:t xml:space="preserve"> model has not been run for different countries, but </w:t>
      </w:r>
      <w:r w:rsidR="00977499">
        <w:t>it has been implemented</w:t>
      </w:r>
      <w:r>
        <w:t xml:space="preserve"> for most Indian states separately</w:t>
      </w:r>
      <w:r w:rsidR="001417F6">
        <w:t xml:space="preserve"> </w:t>
      </w:r>
      <w:r w:rsidR="001417F6">
        <w:fldChar w:fldCharType="begin"/>
      </w:r>
      <w:r w:rsidR="001417F6">
        <w:instrText xml:space="preserve"> ADDIN ZOTERO_ITEM CSL_CITATION {"citationID":"VckBRtUY","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1417F6">
        <w:fldChar w:fldCharType="separate"/>
      </w:r>
      <w:r w:rsidR="001417F6">
        <w:rPr>
          <w:noProof/>
        </w:rPr>
        <w:t>(18)</w:t>
      </w:r>
      <w:r w:rsidR="001417F6">
        <w:fldChar w:fldCharType="end"/>
      </w:r>
      <w:r w:rsidR="001417F6">
        <w:t xml:space="preserve"> </w:t>
      </w:r>
      <w:r w:rsidR="00977499">
        <w:t>which showed</w:t>
      </w:r>
      <w:r>
        <w:t xml:space="preserve"> that the model was able to capture the transmission dynamics of COVID-19 in most states of India quite efficiently. For instance, </w:t>
      </w:r>
      <w:r w:rsidR="00DE3E7E">
        <w:t xml:space="preserve">this </w:t>
      </w:r>
      <w:r>
        <w:t xml:space="preserve">model was able to match the </w:t>
      </w:r>
      <w:proofErr w:type="spellStart"/>
      <w:r>
        <w:t>sero</w:t>
      </w:r>
      <w:proofErr w:type="spellEnd"/>
      <w:r>
        <w:t xml:space="preserve">-survey results of Delhi quite well </w:t>
      </w:r>
      <w:r>
        <w:fldChar w:fldCharType="begin"/>
      </w:r>
      <w:r w:rsidR="003C293B">
        <w:instrText xml:space="preserve"> ADDIN ZOTERO_ITEM CSL_CITATION {"citationID":"n0G4g0Uf","properties":{"formattedCitation":"(43)","plainCitation":"(43)","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schema":"https://github.com/citation-style-language/schema/raw/master/csl-citation.json"} </w:instrText>
      </w:r>
      <w:r>
        <w:fldChar w:fldCharType="separate"/>
      </w:r>
      <w:r w:rsidR="003C293B">
        <w:t>(43)</w:t>
      </w:r>
      <w:r>
        <w:fldChar w:fldCharType="end"/>
      </w:r>
      <w:r>
        <w:t>. For other states, the predicted reported cases came out to be quite close to the observed reported cases (with observed cases lying within the c</w:t>
      </w:r>
      <w:r w:rsidR="00956842">
        <w:t>redible</w:t>
      </w:r>
      <w:r>
        <w:t xml:space="preserve"> interval</w:t>
      </w:r>
      <w:r w:rsidR="006B2582">
        <w:t xml:space="preserve"> of projections</w:t>
      </w:r>
      <w:r>
        <w:t>).</w:t>
      </w:r>
    </w:p>
    <w:p w14:paraId="79669EE3" w14:textId="10370356" w:rsidR="002E064E" w:rsidRDefault="002E064E" w:rsidP="00307F9D">
      <w:pPr>
        <w:spacing w:line="480" w:lineRule="auto"/>
        <w:jc w:val="both"/>
        <w:rPr>
          <w:b/>
          <w:bCs/>
          <w:i/>
          <w:iCs/>
        </w:rPr>
      </w:pPr>
      <w:r w:rsidRPr="002E064E">
        <w:rPr>
          <w:b/>
          <w:bCs/>
          <w:i/>
          <w:iCs/>
        </w:rPr>
        <w:t>4.4. ICM</w:t>
      </w:r>
    </w:p>
    <w:p w14:paraId="6795FE97" w14:textId="11DB2719" w:rsidR="00900641" w:rsidRDefault="00900641" w:rsidP="00307F9D">
      <w:pPr>
        <w:spacing w:line="480" w:lineRule="auto"/>
        <w:jc w:val="both"/>
      </w:pPr>
      <w:r>
        <w:lastRenderedPageBreak/>
        <w:t xml:space="preserve">The parameters critical to the estimation and projection methods include the infection-to-death distribution </w:t>
      </w:r>
      <w:r>
        <w:fldChar w:fldCharType="begin"/>
      </w:r>
      <w:r w:rsidR="003C293B">
        <w:instrText xml:space="preserve"> ADDIN ZOTERO_ITEM CSL_CITATION {"citationID":"sMbdLe8G","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fldChar w:fldCharType="separate"/>
      </w:r>
      <w:r w:rsidR="003C293B">
        <w:rPr>
          <w:noProof/>
        </w:rPr>
        <w:t>(28)</w:t>
      </w:r>
      <w:r>
        <w:fldChar w:fldCharType="end"/>
      </w:r>
      <w:r>
        <w:t xml:space="preserve">, infection fatality ratio </w:t>
      </w:r>
      <w:r>
        <w:fldChar w:fldCharType="begin"/>
      </w:r>
      <w:r w:rsidR="003C293B">
        <w:instrText xml:space="preserve"> ADDIN ZOTERO_ITEM CSL_CITATION {"citationID":"1cIXVsZ4","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fldChar w:fldCharType="separate"/>
      </w:r>
      <w:r w:rsidR="003C293B">
        <w:rPr>
          <w:noProof/>
        </w:rPr>
        <w:t>(43,44)</w:t>
      </w:r>
      <w:r>
        <w:fldChar w:fldCharType="end"/>
      </w:r>
      <w:r>
        <w:t xml:space="preserve">, generation distribution </w:t>
      </w:r>
      <w:r>
        <w:fldChar w:fldCharType="begin"/>
      </w:r>
      <w:r w:rsidR="003C293B">
        <w:instrText xml:space="preserve"> ADDIN ZOTERO_ITEM CSL_CITATION {"citationID":"KH1Eqtqm","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fldChar w:fldCharType="separate"/>
      </w:r>
      <w:r w:rsidR="003C293B">
        <w:rPr>
          <w:noProof/>
        </w:rPr>
        <w:t>(42)</w:t>
      </w:r>
      <w:r>
        <w:fldChar w:fldCharType="end"/>
      </w:r>
      <w:r>
        <w:t xml:space="preserve">, prior for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w:t>
      </w:r>
      <w:r>
        <w:fldChar w:fldCharType="begin"/>
      </w:r>
      <w:r w:rsidR="003C293B">
        <w:instrText xml:space="preserve"> ADDIN ZOTERO_ITEM CSL_CITATION {"citationID":"yS6XpZhf","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fldChar w:fldCharType="separate"/>
      </w:r>
      <w:r w:rsidR="003C293B">
        <w:rPr>
          <w:noProof/>
        </w:rPr>
        <w:t>(7,26)</w:t>
      </w:r>
      <w:r>
        <w:fldChar w:fldCharType="end"/>
      </w:r>
      <w:r>
        <w:t xml:space="preserve"> and seeding </w:t>
      </w:r>
      <w:r>
        <w:fldChar w:fldCharType="begin"/>
      </w:r>
      <w:r>
        <w:instrText xml:space="preserve"> ADDIN ZOTERO_ITEM CSL_CITATION {"citationID":"YQdFS4Ku","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t xml:space="preserve">. Researchers have performed sensitivity analysis </w:t>
      </w:r>
      <w:r w:rsidR="008D4155">
        <w:t>for various</w:t>
      </w:r>
      <w:r>
        <w:t xml:space="preserve"> choice</w:t>
      </w:r>
      <w:r w:rsidR="008D4155">
        <w:t>s</w:t>
      </w:r>
      <w:r>
        <w:t xml:space="preserve"> </w:t>
      </w:r>
      <w:r w:rsidR="008D4155">
        <w:t xml:space="preserve">of infection-to-death distribution and found the resultant projections to be robust under changes </w:t>
      </w:r>
      <w:r w:rsidR="008D4155">
        <w:fldChar w:fldCharType="begin"/>
      </w:r>
      <w:r w:rsidR="008D4155">
        <w:instrText xml:space="preserve"> ADDIN ZOTERO_ITEM CSL_CITATION {"citationID":"wF9JwDQl","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We used a range of values for our prior of IFR, with mean 1%, 0.4% and 0.1%. We found that the model fits and estimated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are more or less the </w:t>
      </w:r>
      <w:r w:rsidR="008D4155" w:rsidRPr="008D4155">
        <w:t>same for all three choices but certainly our estimates for total infections changes. This implies the ascertainment of cases (positive results) will be affected.</w:t>
      </w:r>
      <w:r w:rsidR="008D4155">
        <w:t xml:space="preserve"> Sensitivity analyses </w:t>
      </w:r>
      <w:r w:rsidR="008D4155" w:rsidRPr="008D4155">
        <w:t xml:space="preserve">towards the choice of the generation distribution </w:t>
      </w:r>
      <w:r w:rsidR="008D4155">
        <w:t xml:space="preserve">was performed by </w:t>
      </w:r>
      <w:r w:rsidR="00977499">
        <w:t xml:space="preserve">other </w:t>
      </w:r>
      <w:r w:rsidR="008D4155">
        <w:t xml:space="preserve">researchers </w:t>
      </w:r>
      <w:r w:rsidR="008D4155">
        <w:fldChar w:fldCharType="begin"/>
      </w:r>
      <w:r w:rsidR="008D4155">
        <w:instrText xml:space="preserve"> ADDIN ZOTERO_ITEM CSL_CITATION {"citationID":"x0Ic1L4J","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rsidRPr="008D4155">
        <w:t xml:space="preserve"> </w:t>
      </w:r>
      <w:r w:rsidR="008D4155">
        <w:t>who</w:t>
      </w:r>
      <w:r w:rsidR="008D4155" w:rsidRPr="008D4155">
        <w:t xml:space="preserve"> found </w:t>
      </w:r>
      <w:r w:rsidR="008D4155">
        <w:t>the</w:t>
      </w:r>
      <w:r w:rsidR="008D4155" w:rsidRPr="008D4155">
        <w:t xml:space="preserve"> models to be robust against various choices. It has a very minimal effect on</w:t>
      </w:r>
      <w:r w:rsidR="00977499">
        <w:t xml:space="preserve"> the</w:t>
      </w:r>
      <w:r w:rsidR="008D4155" w:rsidRPr="008D4155">
        <w:t xml:space="preserve"> estimation </w:t>
      </w:r>
      <w:r w:rsidR="00977499">
        <w:t xml:space="preserve">of </w:t>
      </w:r>
      <w:r w:rsidR="008D4155" w:rsidRPr="008D4155">
        <w:t xml:space="preserve">time varying reproduction number and total infections by the model. </w:t>
      </w:r>
      <w:r w:rsidR="008D4155">
        <w:t xml:space="preserve"> </w:t>
      </w:r>
      <w:r w:rsidR="008D4155" w:rsidRPr="008D4155">
        <w:t xml:space="preserve">We used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D4155">
        <w:t xml:space="preserve"> </w:t>
      </w:r>
      <w:r w:rsidR="008D4155" w:rsidRPr="008D4155">
        <w:t>prior suggested in both</w:t>
      </w:r>
      <w:r w:rsidR="008D4155">
        <w:t xml:space="preserve"> </w:t>
      </w:r>
      <w:r w:rsidR="008D4155">
        <w:fldChar w:fldCharType="begin"/>
      </w:r>
      <w:r w:rsidR="003C293B">
        <w:instrText xml:space="preserve"> ADDIN ZOTERO_ITEM CSL_CITATION {"citationID":"PGw1RQuw","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008D4155">
        <w:fldChar w:fldCharType="separate"/>
      </w:r>
      <w:r w:rsidR="003C293B">
        <w:rPr>
          <w:noProof/>
        </w:rPr>
        <w:t>(7,26)</w:t>
      </w:r>
      <w:r w:rsidR="008D4155">
        <w:fldChar w:fldCharType="end"/>
      </w:r>
      <w:r w:rsidR="008D4155" w:rsidRPr="008D4155">
        <w:t xml:space="preserve">. We did run sensitivity on a few other choices and found that our prior choice affected the inferred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w:t>
      </w:r>
      <w:r w:rsidR="008D4155" w:rsidRPr="008D4155">
        <w:t>values for only the first few days and subsequent dynamics are the same irrespective of the choice.</w:t>
      </w:r>
      <w:r w:rsidR="008D4155">
        <w:t xml:space="preserve"> Finally, a</w:t>
      </w:r>
      <w:r w:rsidR="008D4155" w:rsidRPr="008D4155">
        <w:t xml:space="preserve">s discussed in </w:t>
      </w:r>
      <w:r w:rsidR="008D4155">
        <w:fldChar w:fldCharType="begin"/>
      </w:r>
      <w:r w:rsidR="008D4155">
        <w:instrText xml:space="preserve"> ADDIN ZOTERO_ITEM CSL_CITATION {"citationID":"33B5yYw1","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t>
      </w:r>
      <w:r w:rsidR="008D4155" w:rsidRPr="008D4155">
        <w:t>we validated our seeding scheme through an importance sampling leave-one-out cross validation scheme</w:t>
      </w:r>
      <w:r w:rsidR="008D4155">
        <w:t xml:space="preserve"> </w:t>
      </w:r>
      <w:r w:rsidR="008D4155">
        <w:fldChar w:fldCharType="begin"/>
      </w:r>
      <w:r w:rsidR="003C293B">
        <w:instrText xml:space="preserve"> ADDIN ZOTERO_ITEM CSL_CITATION {"citationID":"2Lp4TmwK","properties":{"formattedCitation":"(58,59)","plainCitation":"(58,59)","noteIndex":0},"citationItems":[{"id":303,"uris":["http://zotero.org/users/6647948/items/8ZKEYZVM"],"uri":["http://zotero.org/users/6647948/items/8ZKEYZVM"],"itemData":{"id":303,"type":"article-journal","container-title":"Statistics and Computing","DOI":"10.1007/s11222-016-9696-4","ISSN":"0960-3174, 1573-1375","issue":"5","journalAbbreviation":"Stat Comput","language":"en","page":"1413-1432","source":"DOI.org (Crossref)","title":"Practical Bayesian model evaluation using leave-one-out cross-validation and WAIC","volume":"27","author":[{"family":"Vehtari","given":"Aki"},{"family":"Gelman","given":"Andrew"},{"family":"Gabry","given":"Jonah"}],"issued":{"date-parts":[["2017",9]]}}},{"id":307,"uris":["http://zotero.org/users/6647948/items/8U62R59Q"],"uri":["http://zotero.org/users/6647948/items/8U62R59Q"],"itemData":{"id":307,"type":"article-journal","container-title":"Journal of Statistical Computation and Simulation","DOI":"10.1080/00949655.2020.1783262","ISSN":"0094-9655, 1563-5163","issue":"14","journalAbbreviation":"Journal of Statistical Computation and Simulation","language":"en","page":"2499-2523","source":"DOI.org (Crossref)","title":"Approximate leave-future-out cross-validation for Bayesian time series models","volume":"90","author":[{"family":"Bürkner","given":"Paul-Christian"},{"family":"Gabry","given":"Jonah"},{"family":"Vehtari","given":"Aki"}],"issued":{"date-parts":[["2020",9,21]]}}}],"schema":"https://github.com/citation-style-language/schema/raw/master/csl-citation.json"} </w:instrText>
      </w:r>
      <w:r w:rsidR="008D4155">
        <w:fldChar w:fldCharType="separate"/>
      </w:r>
      <w:r w:rsidR="003C293B">
        <w:rPr>
          <w:noProof/>
        </w:rPr>
        <w:t>(58,59)</w:t>
      </w:r>
      <w:r w:rsidR="008D4155">
        <w:fldChar w:fldCharType="end"/>
      </w:r>
      <w:r w:rsidR="008D4155">
        <w:t xml:space="preserve">. </w:t>
      </w:r>
    </w:p>
    <w:p w14:paraId="06A12C03" w14:textId="780645BB" w:rsidR="00B938BB" w:rsidRPr="00B938BB" w:rsidRDefault="008D4155" w:rsidP="00487208">
      <w:pPr>
        <w:spacing w:line="480" w:lineRule="auto"/>
        <w:jc w:val="both"/>
        <w:rPr>
          <w:color w:val="000000" w:themeColor="text1"/>
        </w:rPr>
      </w:pPr>
      <w:r w:rsidRPr="008D4155">
        <w:t xml:space="preserve">Different versions of ICM model has been applied to 11 </w:t>
      </w:r>
      <w:r>
        <w:t>E</w:t>
      </w:r>
      <w:r w:rsidRPr="008D4155">
        <w:t>uropean countries in</w:t>
      </w:r>
      <w:r>
        <w:t xml:space="preserve"> </w:t>
      </w:r>
      <w:r>
        <w:fldChar w:fldCharType="begin"/>
      </w:r>
      <w:r>
        <w:instrText xml:space="preserve"> ADDIN ZOTERO_ITEM CSL_CITATION {"citationID":"FJk7v8yX","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rsidRPr="008D4155">
        <w:t xml:space="preserve">. On a subregional basis the model is used in the USA </w:t>
      </w:r>
      <w:r>
        <w:fldChar w:fldCharType="begin"/>
      </w:r>
      <w:r w:rsidR="003C293B">
        <w:instrText xml:space="preserve"> ADDIN ZOTERO_ITEM CSL_CITATION {"citationID":"yZJ1IruE","properties":{"formattedCitation":"(60)","plainCitation":"(60)","noteIndex":0},"citationItems":[{"id":301,"uris":["http://zotero.org/users/6647948/items/SAKZEQSY"],"uri":["http://zotero.org/users/6647948/items/SAKZEQSY"],"itemData":{"id":301,"type":"article-journal","abstract":"Abstract\n            \n              As of 1st June 2020, the US Centres for Disease Control and Prevention reported 104,232 confirmed or probable COVID-19-related deaths in the US. This was more than twice the number of deaths reported in the next most severely impacted country. We jointly model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 changes in mobility to capture the impact that non-pharmaceutical interventions and other behaviour changes have on the rate of transmission of SARS-CoV-2. We estimate that\n              R\n              \n                t\n              \n              was only below one in 23 states on 1st June. We also estimate that 3.7% [3.4%–4.0%] of the total population of the US had been infected, with wide variation between states, and approximately 0.01% of the population was infectious. We demonstrate good 3 week model forecasts of deaths with low error and good coverage of our credible intervals.","container-title":"Nature Communications","DOI":"10.1038/s41467-020-19652-6","ISSN":"2041-1723","issue":"1","journalAbbreviation":"Nat Commun","language":"en","page":"6189","source":"DOI.org (Crossref)","title":"State-level tracking of COVID-19 in the United States","volume":"11","author":[{"family":"Unwin","given":"H. Juliette T."},{"family":"Mishra","given":"Swapnil"},{"family":"Bradley","given":"Valerie C."},{"family":"Gandy","given":"Axel"},{"family":"Mellan","given":"Thomas A."},{"family":"Coupland","given":"Helen"},{"family":"Ish-Horowicz","given":"Jonathan"},{"family":"Vollmer","given":"Michaela A. C."},{"family":"Whittaker","given":"Charles"},{"family":"Filippi","given":"Sarah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F."},{"family":"Cattarino","given":"Lorenzo"},{"family":"Cucunuba","given":"Zulma"},{"family":"Cuomo-Dannenburg","given":"Gina"},{"family":"Dorigatti","given":"Ilaria"},{"family":"Eales","given":"Oliver D."},{"family":"Eaton","given":"Jeffrey W."},{"family":"Elsland","given":"Sabine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J."},{"family":"Lees","given":"John"},{"family":"Nedjati-Gilani","given":"Gemma"},{"family":"Nouvellet","given":"Pierre"},{"family":"Okell","given":"Lucy"},{"family":"Parag","given":"Kris V."},{"family":"Siveroni","given":"Igor"},{"family":"Thompson","given":"Hayley A."},{"family":"Walker","given":"Patrick"},{"family":"Walters","given":"Caroline E."},{"family":"Watson","given":"Oliver J."},{"family":"Whittles","given":"Lilith K."},{"family":"Ghani","given":"Azra C."},{"family":"Ferguson","given":"Neil M."},{"family":"Riley","given":"Steven"},{"family":"Donnelly","given":"Christl A."},{"family":"Bhatt","given":"Samir"},{"family":"Flaxman","given":"Seth"}],"issued":{"date-parts":[["2020",12]]}}}],"schema":"https://github.com/citation-style-language/schema/raw/master/csl-citation.json"} </w:instrText>
      </w:r>
      <w:r>
        <w:fldChar w:fldCharType="separate"/>
      </w:r>
      <w:r w:rsidR="003C293B">
        <w:rPr>
          <w:noProof/>
        </w:rPr>
        <w:t>(60)</w:t>
      </w:r>
      <w:r>
        <w:fldChar w:fldCharType="end"/>
      </w:r>
      <w:r w:rsidRPr="008D4155">
        <w:t>,</w:t>
      </w:r>
      <w:r>
        <w:t xml:space="preserve"> </w:t>
      </w:r>
      <w:r w:rsidRPr="008D4155">
        <w:t>Brazil</w:t>
      </w:r>
      <w:r w:rsidR="00D50FCC">
        <w:t xml:space="preserve"> </w:t>
      </w:r>
      <w:r w:rsidR="00D50FCC">
        <w:fldChar w:fldCharType="begin"/>
      </w:r>
      <w:r w:rsidR="003C293B">
        <w:instrText xml:space="preserve"> ADDIN ZOTERO_ITEM CSL_CITATION {"citationID":"dYesAmNA","properties":{"formattedCitation":"(20,61)","plainCitation":"(20,61)","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id":311,"uris":["http://zotero.org/users/6647948/items/KJPN876Z"],"uri":["http://zotero.org/users/6647948/items/KJPN876Z"],"itemData":{"id":311,"type":"article-journal","abstract":"Brazil currently has one of the fastest-growing severe acute respiratory syndrome coronavirus 2 (SARS-CoV-2) epidemics in the world. Because of limited available data, assessments of the impact of nonpharmaceutical interventions (NPIs) on this virus spread remain challenging. Using a mobility-driven transmission model, we show that NPIs reduced the reproduction number from &gt;3 to 1 to 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 and 11 March 2020. During the early epidemic phase, we found that SARS-CoV-2 spread mostly locally and within state borders. After this period, despite sharp decreases in air travel, we estimated multiple exportations from large urban centers that coincided with a 25% increase in average traveled distances in national flights. This study sheds new light on the epidemic transmission and evolutionary trajectories of SARS-CoV-2 lineages in Brazil and provides evidence that current interventions remain insufficient to keep virus transmission under control in this country.","container-title":"Science","DOI":"10.1126/science.abd2161","ISSN":"0036-8075, 1095-9203","issue":"6508","journalAbbreviation":"Science","language":"en","page":"1255-1260","source":"DOI.org (Crossref)","title":"Evolution and epidemic spread of SARS-CoV-2 in Brazil","volume":"369","author":[{"family":"Candido","given":"Darlan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 V."},{"family":"Gerber","given":"Alexandra L."},{"family":"C. Guimarães","given":"Ana Paula","non-dropping-particle":"de"},{"family":"Gaburo","given":"Nelson"},{"family":"Alencar","given":"Cecila Salete"},{"family":"Ferreira","given":"Alessandro C. 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Rodrigues"}],"issued":{"date-parts":[["2020",9,4]]}}}],"schema":"https://github.com/citation-style-language/schema/raw/master/csl-citation.json"} </w:instrText>
      </w:r>
      <w:r w:rsidR="00D50FCC">
        <w:fldChar w:fldCharType="separate"/>
      </w:r>
      <w:r w:rsidR="003C293B">
        <w:rPr>
          <w:noProof/>
        </w:rPr>
        <w:t>(20,61)</w:t>
      </w:r>
      <w:r w:rsidR="00D50FCC">
        <w:fldChar w:fldCharType="end"/>
      </w:r>
      <w:r w:rsidRPr="008D4155">
        <w:t xml:space="preserve"> and Italy</w:t>
      </w:r>
      <w:r w:rsidR="00D50FCC">
        <w:t xml:space="preserve"> </w:t>
      </w:r>
      <w:r w:rsidR="00D50FCC">
        <w:fldChar w:fldCharType="begin"/>
      </w:r>
      <w:r w:rsidR="00AA7B0B">
        <w:instrText xml:space="preserve"> ADDIN ZOTERO_ITEM CSL_CITATION {"citationID":"u8eM45Yp","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D50FCC">
        <w:fldChar w:fldCharType="separate"/>
      </w:r>
      <w:r w:rsidR="00AA7B0B">
        <w:rPr>
          <w:noProof/>
        </w:rPr>
        <w:t>(21)</w:t>
      </w:r>
      <w:r w:rsidR="00D50FCC">
        <w:fldChar w:fldCharType="end"/>
      </w:r>
      <w:r w:rsidRPr="008D4155">
        <w:t>. At a local level work the model is used for producing daily estimates for all local and regions in the UK</w:t>
      </w:r>
      <w:r w:rsidR="00D50FCC">
        <w:t xml:space="preserve"> </w:t>
      </w:r>
      <w:r w:rsidR="00D50FCC">
        <w:fldChar w:fldCharType="begin"/>
      </w:r>
      <w:r w:rsidR="003C293B">
        <w:instrText xml:space="preserve"> ADDIN ZOTERO_ITEM CSL_CITATION {"citationID":"ulHyA6vX","properties":{"formattedCitation":"(62,63)","plainCitation":"(62,63)","noteIndex":0},"citationItems":[{"id":299,"uris":["http://zotero.org/users/6647948/items/6UAKLJSF"],"uri":["http://zotero.org/users/6647948/items/6UAKLJSF"],"itemData":{"id":299,"type":"report","abstract":"Abstract\n          \n            We propose a new framework to model the COVID-19 epidemic of the United Kingdom at the level of local authorities. The model fits within a general framework for semi-mechanistic Bayesian models of the epidemic, with some important innovations: we model the proportion of infections that result in reported deaths and cases as random variables. This is in contrast to standard frameworks that model the latent infection as a deterministic function of time varying reproduction number,\n            R\n            \n              t\n            \n            . The model is tailored and designed to be updated daily based on publicly available data. We envisage the model to be useful for now-casting and short-term projections of the epidemic as well as estimating historical trends. The model fits are available on a public website,\n            https://imperialcollegelondon.github.io/covid19local\n            . The model is currently being used by the Scottish government in their decisions on interventions within Scotland [1, issue 24 to now].","genre":"preprint","language":"en","note":"DOI: 10.1101/2020.11.24.20236661","publisher":"Infectious Diseases (except HIV/AIDS)","source":"DOI.org (Crossref)","title":"A COVID-19 Model for Local Authorities of the United Kingdom","URL":"http://medrxiv.org/lookup/doi/10.1101/2020.11.24.20236661","author":[{"family":"Mishra","given":"Swapnil"},{"family":"Scott","given":"Jamie"},{"family":"Zhu","given":"Harrison"},{"family":"Ferguson","given":"Neil M."},{"family":"Bhatt","given":"Samir"},{"family":"Flaxman","given":"Seth"},{"family":"Gandy","given":"Axel"}],"accessed":{"date-parts":[["2021",3,20]]},"issued":{"date-parts":[["2020",11,27]]}}},{"id":313,"uris":["http://zotero.org/users/6647948/items/CARQRUN9"],"uri":["http://zotero.org/users/6647948/items/CARQRUN9"],"itemData":{"id":313,"type":"book","abstract":"Website Release for Wednesday 1tth Mar 2021, new doi for the week","note":"DOI: 10.5281/ZENODO.4609660","publisher":"Zenodo","source":"DOI.org (Datacite)","title":"ImperialCollegeLondon/covid19local: Website Release for Wednesday 1tth Mar 2021, new doi for the week","title-short":"ImperialCollegeLondon/covid19local","URL":"https://zenodo.org/record/4609660","version":"v18.0","author":[{"family":"Gandy","given":"Axel"},{"family":"Swapnil Mishra","given":""}],"accessed":{"date-parts":[["2021",3,20]]},"issued":{"date-parts":[["2021",3,17]]}}}],"schema":"https://github.com/citation-style-language/schema/raw/master/csl-citation.json"} </w:instrText>
      </w:r>
      <w:r w:rsidR="00D50FCC">
        <w:fldChar w:fldCharType="separate"/>
      </w:r>
      <w:r w:rsidR="003C293B">
        <w:rPr>
          <w:noProof/>
        </w:rPr>
        <w:t>(62,63)</w:t>
      </w:r>
      <w:r w:rsidR="00D50FCC">
        <w:fldChar w:fldCharType="end"/>
      </w:r>
      <w:r w:rsidRPr="008D4155">
        <w:t xml:space="preserve">. It is also used by Scotland government </w:t>
      </w:r>
      <w:r w:rsidR="00D50FCC">
        <w:fldChar w:fldCharType="begin"/>
      </w:r>
      <w:r w:rsidR="003C293B">
        <w:instrText xml:space="preserve"> ADDIN ZOTERO_ITEM CSL_CITATION {"citationID":"1TblcZUF","properties":{"formattedCitation":"(64)","plainCitation":"(64)","noteIndex":0},"citationItems":[{"id":314,"uris":["http://zotero.org/users/6647948/items/C6ITGQ8J"],"uri":["http://zotero.org/users/6647948/items/C6ITGQ8J"],"itemData":{"id":314,"type":"webpage","title":"Coronavirus (COVID-19): modelling the epidemic","URL":"https://www.gov.scot/collections/coronavirus-covid-19-modelling-the-epidemic/","author":[{"family":"Scottish Government","given":""}]}}],"schema":"https://github.com/citation-style-language/schema/raw/master/csl-citation.json"} </w:instrText>
      </w:r>
      <w:r w:rsidR="00D50FCC">
        <w:fldChar w:fldCharType="separate"/>
      </w:r>
      <w:r w:rsidR="003C293B">
        <w:rPr>
          <w:noProof/>
        </w:rPr>
        <w:t>(64)</w:t>
      </w:r>
      <w:r w:rsidR="00D50FCC">
        <w:fldChar w:fldCharType="end"/>
      </w:r>
      <w:r w:rsidR="00D50FCC">
        <w:t xml:space="preserve"> </w:t>
      </w:r>
      <w:r w:rsidRPr="008D4155">
        <w:t>and New York State government</w:t>
      </w:r>
      <w:r w:rsidR="00D50FCC">
        <w:t xml:space="preserve"> </w:t>
      </w:r>
      <w:r w:rsidR="00D50FCC">
        <w:fldChar w:fldCharType="begin"/>
      </w:r>
      <w:r w:rsidR="003C293B">
        <w:instrText xml:space="preserve"> ADDIN ZOTERO_ITEM CSL_CITATION {"citationID":"4q9SEnWx","properties":{"formattedCitation":"(65)","plainCitation":"(65)","noteIndex":0},"citationItems":[{"id":315,"uris":["http://zotero.org/users/6647948/items/AHJYTFV5"],"uri":["http://zotero.org/users/6647948/items/AHJYTFV5"],"itemData":{"id":315,"type":"book","abstract":"Governor Andrew Cuomo tells the riveting story of how he took charge in the fight against COVID-19 as New York became the epicenter of the pandemic, offering hard-won lessons in leadership and his vision for the path forward.","ISBN":"978-0-593-23926-1","language":"English","note":"OCLC: 1225565100","source":"Open WorldCat","title":"American crisis","author":[{"family":"Cuomo","given":"Andrew Mark"}],"issued":{"date-parts":[["2020"]]}}}],"schema":"https://github.com/citation-style-language/schema/raw/master/csl-citation.json"} </w:instrText>
      </w:r>
      <w:r w:rsidR="00D50FCC">
        <w:fldChar w:fldCharType="separate"/>
      </w:r>
      <w:r w:rsidR="003C293B">
        <w:rPr>
          <w:noProof/>
        </w:rPr>
        <w:t>(65)</w:t>
      </w:r>
      <w:r w:rsidR="00D50FCC">
        <w:fldChar w:fldCharType="end"/>
      </w:r>
      <w:r w:rsidR="00D50FCC">
        <w:t>.</w:t>
      </w:r>
    </w:p>
    <w:p w14:paraId="14C0F0C9" w14:textId="77777777" w:rsidR="00CF1BF2" w:rsidRDefault="00CF1BF2" w:rsidP="00487208">
      <w:pPr>
        <w:spacing w:line="480" w:lineRule="auto"/>
        <w:jc w:val="both"/>
        <w:rPr>
          <w:b/>
        </w:rPr>
      </w:pPr>
    </w:p>
    <w:p w14:paraId="60270AD9" w14:textId="7C1A0A41" w:rsidR="00B043B8" w:rsidRPr="00BE544A" w:rsidRDefault="00B043B8" w:rsidP="00487208">
      <w:pPr>
        <w:spacing w:line="480" w:lineRule="auto"/>
        <w:jc w:val="both"/>
        <w:rPr>
          <w:b/>
          <w:i/>
          <w:iCs/>
        </w:rPr>
      </w:pPr>
      <w:r w:rsidRPr="00BE544A">
        <w:rPr>
          <w:b/>
          <w:i/>
          <w:iCs/>
        </w:rPr>
        <w:t>4. DISCUSSION</w:t>
      </w:r>
    </w:p>
    <w:p w14:paraId="2038A30B" w14:textId="6F568CAF" w:rsidR="00DD25DB" w:rsidRDefault="00B043B8" w:rsidP="00DD25DB">
      <w:pPr>
        <w:spacing w:line="480" w:lineRule="auto"/>
        <w:jc w:val="both"/>
        <w:rPr>
          <w:color w:val="000000" w:themeColor="text1"/>
        </w:rPr>
      </w:pPr>
      <w:r w:rsidRPr="00BE544A">
        <w:rPr>
          <w:color w:val="000000" w:themeColor="text1"/>
        </w:rPr>
        <w:lastRenderedPageBreak/>
        <w:t xml:space="preserve">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w:t>
      </w:r>
      <w:r w:rsidR="00BE544A" w:rsidRPr="00BE544A">
        <w:rPr>
          <w:color w:val="000000" w:themeColor="text1"/>
        </w:rPr>
        <w:t xml:space="preserve">and death-counts </w:t>
      </w:r>
      <w:r w:rsidRPr="00BE544A">
        <w:rPr>
          <w:color w:val="000000" w:themeColor="text1"/>
        </w:rPr>
        <w:t xml:space="preserve">against observed data on a test period. We learned several things from these models. While the estimation of the reproduction number is relatively robust across the models, the prediction of </w:t>
      </w:r>
      <w:r w:rsidR="00BE544A" w:rsidRPr="00BE544A">
        <w:rPr>
          <w:color w:val="000000" w:themeColor="text1"/>
        </w:rPr>
        <w:t>active and cumulative</w:t>
      </w:r>
      <w:r w:rsidRPr="00BE544A">
        <w:rPr>
          <w:color w:val="000000" w:themeColor="text1"/>
        </w:rPr>
        <w:t xml:space="preserve"> number of cases </w:t>
      </w:r>
      <w:r w:rsidR="00BE544A" w:rsidRPr="00BE544A">
        <w:rPr>
          <w:color w:val="000000" w:themeColor="text1"/>
        </w:rPr>
        <w:t xml:space="preserve">and cumulative deaths </w:t>
      </w:r>
      <w:r w:rsidRPr="00BE544A">
        <w:rPr>
          <w:color w:val="000000" w:themeColor="text1"/>
        </w:rPr>
        <w:t>show variation across models</w:t>
      </w:r>
      <w:r w:rsidR="00956842">
        <w:rPr>
          <w:color w:val="000000" w:themeColor="text1"/>
        </w:rPr>
        <w:t xml:space="preserve">. Our findings are reflective of the national and state-level implementations of four lockdown phases </w:t>
      </w:r>
      <w:r w:rsidR="00956842">
        <w:rPr>
          <w:color w:val="000000" w:themeColor="text1"/>
        </w:rPr>
        <w:fldChar w:fldCharType="begin"/>
      </w:r>
      <w:r w:rsidR="00956842">
        <w:rPr>
          <w:color w:val="000000" w:themeColor="text1"/>
        </w:rPr>
        <w:instrText xml:space="preserve"> ADDIN ZOTERO_ITEM CSL_CITATION {"citationID":"R0qge415","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00956842">
        <w:rPr>
          <w:color w:val="000000" w:themeColor="text1"/>
        </w:rPr>
        <w:fldChar w:fldCharType="separate"/>
      </w:r>
      <w:r w:rsidR="00956842">
        <w:rPr>
          <w:noProof/>
          <w:color w:val="000000" w:themeColor="text1"/>
        </w:rPr>
        <w:t>(66)</w:t>
      </w:r>
      <w:r w:rsidR="00956842">
        <w:rPr>
          <w:color w:val="000000" w:themeColor="text1"/>
        </w:rPr>
        <w:fldChar w:fldCharType="end"/>
      </w:r>
      <w:r w:rsidR="00956842">
        <w:rPr>
          <w:color w:val="000000" w:themeColor="text1"/>
        </w:rPr>
        <w:t xml:space="preserve"> which are summarized in Supplementary Table S4. </w:t>
      </w:r>
      <w:r w:rsidRPr="00BE544A">
        <w:rPr>
          <w:color w:val="000000" w:themeColor="text1"/>
        </w:rPr>
        <w:t>The largest variability across models is observed in predicting the “total” number of infections including reported and unreported cases.  The degree of underreporting has been a major concern in India and other countries</w:t>
      </w:r>
      <w:r w:rsidR="00BE544A" w:rsidRPr="00BE544A">
        <w:rPr>
          <w:color w:val="000000" w:themeColor="text1"/>
        </w:rPr>
        <w:t xml:space="preserve"> </w:t>
      </w:r>
      <w:r w:rsidRPr="00BE544A">
        <w:rPr>
          <w:color w:val="000000" w:themeColor="text1"/>
        </w:rPr>
        <w:fldChar w:fldCharType="begin"/>
      </w:r>
      <w:r w:rsidR="00956842">
        <w:rPr>
          <w:color w:val="000000" w:themeColor="text1"/>
        </w:rPr>
        <w:instrText xml:space="preserve"> ADDIN ZOTERO_ITEM CSL_CITATION {"citationID":"mq2nbP9x","properties":{"formattedCitation":"(67)","plainCitation":"(67)","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BE544A">
        <w:rPr>
          <w:color w:val="000000" w:themeColor="text1"/>
        </w:rPr>
        <w:fldChar w:fldCharType="separate"/>
      </w:r>
      <w:r w:rsidR="00956842">
        <w:rPr>
          <w:color w:val="000000"/>
        </w:rPr>
        <w:t>(67)</w:t>
      </w:r>
      <w:r w:rsidRPr="00BE544A">
        <w:rPr>
          <w:color w:val="000000" w:themeColor="text1"/>
        </w:rPr>
        <w:fldChar w:fldCharType="end"/>
      </w:r>
      <w:r w:rsidRPr="00BE544A">
        <w:rPr>
          <w:color w:val="000000" w:themeColor="text1"/>
        </w:rPr>
        <w:t xml:space="preserve">. </w:t>
      </w:r>
      <w:r w:rsidR="00DD25DB">
        <w:rPr>
          <w:color w:val="000000" w:themeColor="text1"/>
        </w:rPr>
        <w:t xml:space="preserve">We note from </w:t>
      </w:r>
      <w:r w:rsidR="00DD25DB" w:rsidRPr="00DD25DB">
        <w:rPr>
          <w:i/>
          <w:iCs/>
          <w:color w:val="000000" w:themeColor="text1"/>
        </w:rPr>
        <w:t>Table 4</w:t>
      </w:r>
      <w:r w:rsidR="00DD25DB">
        <w:rPr>
          <w:i/>
          <w:iCs/>
          <w:color w:val="000000" w:themeColor="text1"/>
        </w:rPr>
        <w:t xml:space="preserve"> </w:t>
      </w:r>
      <w:r w:rsidR="00DD25DB">
        <w:rPr>
          <w:color w:val="000000" w:themeColor="text1"/>
        </w:rPr>
        <w:t>that the underreporting factor from SEIR-</w:t>
      </w:r>
      <w:proofErr w:type="spellStart"/>
      <w:r w:rsidR="00DD25DB">
        <w:rPr>
          <w:color w:val="000000" w:themeColor="text1"/>
        </w:rPr>
        <w:t>fansy</w:t>
      </w:r>
      <w:proofErr w:type="spellEnd"/>
      <w:r w:rsidR="00DD25DB">
        <w:rPr>
          <w:color w:val="000000" w:themeColor="text1"/>
        </w:rPr>
        <w:t xml:space="preserve"> is much higher than those reported by SEIR-</w:t>
      </w:r>
      <w:proofErr w:type="spellStart"/>
      <w:r w:rsidR="00DD25DB">
        <w:rPr>
          <w:color w:val="000000" w:themeColor="text1"/>
        </w:rPr>
        <w:t>fansy</w:t>
      </w:r>
      <w:proofErr w:type="spellEnd"/>
      <w:r w:rsidR="00DD25DB">
        <w:rPr>
          <w:color w:val="000000" w:themeColor="text1"/>
        </w:rPr>
        <w:t xml:space="preserve"> and ICM. This may be attributed to the fact that</w:t>
      </w:r>
      <w:r w:rsidR="00DD25DB" w:rsidRPr="00DD25DB">
        <w:t xml:space="preserve"> SEIR-</w:t>
      </w:r>
      <w:proofErr w:type="spellStart"/>
      <w:r w:rsidR="00DD25DB" w:rsidRPr="00DD25DB">
        <w:t>fansy</w:t>
      </w:r>
      <w:proofErr w:type="spellEnd"/>
      <w:r w:rsidR="00DD25DB" w:rsidRPr="00DD25DB">
        <w:t xml:space="preserve"> and ICM both fit daily reported deaths with a </w:t>
      </w:r>
      <w:r w:rsidR="00DD25DB">
        <w:t>p</w:t>
      </w:r>
      <w:r w:rsidR="00DD25DB" w:rsidRPr="00DD25DB">
        <w:t xml:space="preserve">re-specified death rate </w:t>
      </w:r>
      <w:r w:rsidR="00DD25DB">
        <w:t>(</w:t>
      </w:r>
      <w:r w:rsidR="00DD25DB" w:rsidRPr="00DD25DB">
        <w:t xml:space="preserve">which </w:t>
      </w:r>
      <w:r w:rsidR="00DD25DB">
        <w:t>is</w:t>
      </w:r>
      <w:r w:rsidR="00DD25DB" w:rsidRPr="00DD25DB">
        <w:t xml:space="preserve"> </w:t>
      </w:r>
      <w:r w:rsidR="00DD25DB">
        <w:t>higher</w:t>
      </w:r>
      <w:r w:rsidR="00DD25DB" w:rsidRPr="00DD25DB">
        <w:t xml:space="preserve"> than that for unreported cases</w:t>
      </w:r>
      <w:r w:rsidR="00DD25DB">
        <w:t>)</w:t>
      </w:r>
      <w:r w:rsidR="00DD25DB" w:rsidRPr="00DD25DB">
        <w:t>, SAPHIRE d</w:t>
      </w:r>
      <w:r w:rsidR="00DD25DB">
        <w:t>oes</w:t>
      </w:r>
      <w:r w:rsidR="00DD25DB" w:rsidRPr="00DD25DB">
        <w:t xml:space="preserve"> not include daily reported death</w:t>
      </w:r>
      <w:r w:rsidR="00DD25DB">
        <w:t xml:space="preserve"> counts</w:t>
      </w:r>
      <w:r w:rsidR="00DD25DB" w:rsidRPr="00DD25DB">
        <w:t xml:space="preserve"> in the likelihood function. </w:t>
      </w:r>
      <w:r w:rsidR="00DD25DB">
        <w:t>Additionally</w:t>
      </w:r>
      <w:r w:rsidR="00DD25DB" w:rsidRPr="00DD25DB">
        <w:t>, SEIR-</w:t>
      </w:r>
      <w:proofErr w:type="spellStart"/>
      <w:r w:rsidR="00DD25DB" w:rsidRPr="00DD25DB">
        <w:t>fansy</w:t>
      </w:r>
      <w:proofErr w:type="spellEnd"/>
      <w:r w:rsidR="00DD25DB" w:rsidRPr="00DD25DB">
        <w:t xml:space="preserve"> also considered the false positive/negative rates of tests and the selection bias in testing, which also contribute to </w:t>
      </w:r>
      <w:r w:rsidR="00DD25DB">
        <w:t xml:space="preserve">more accurate </w:t>
      </w:r>
      <w:r w:rsidR="00DD25DB" w:rsidRPr="00DD25DB">
        <w:t>unreported case</w:t>
      </w:r>
      <w:r w:rsidR="00DD25DB">
        <w:t xml:space="preserve"> projections</w:t>
      </w:r>
      <w:r w:rsidR="00DD25DB" w:rsidRPr="00DD25DB">
        <w:t xml:space="preserve"> along with untested infectious case</w:t>
      </w:r>
      <w:r w:rsidR="00DD25DB">
        <w:t xml:space="preserve"> counts</w:t>
      </w:r>
      <w:r w:rsidR="00DD25DB" w:rsidRPr="00DD25DB">
        <w:t>.</w:t>
      </w:r>
      <w:r w:rsidR="00DD25DB">
        <w:t xml:space="preserve"> </w:t>
      </w:r>
      <w:r w:rsidRPr="00BE544A">
        <w:rPr>
          <w:color w:val="000000" w:themeColor="text1"/>
        </w:rPr>
        <w:t>With a comprehensive exposition and a single beta-testing case-study we hope this paper will be useful to understand the mathematical nuance and the differences in terms of deliverables for the models.</w:t>
      </w:r>
    </w:p>
    <w:p w14:paraId="6A5340AD" w14:textId="50625B04" w:rsidR="00D90E23" w:rsidRDefault="00B043B8" w:rsidP="00DD25DB">
      <w:pPr>
        <w:spacing w:line="480" w:lineRule="auto"/>
        <w:jc w:val="both"/>
      </w:pPr>
      <w:r w:rsidRPr="00611EDA">
        <w:rPr>
          <w:color w:val="000000" w:themeColor="text1"/>
        </w:rPr>
        <w:t>There are several limitations to this work. First and foremost,</w:t>
      </w:r>
      <w:r w:rsidRPr="00611EDA">
        <w:t xml:space="preserve"> all model estimates are based on a scenario where we assumed no change in either interventions or behavior</w:t>
      </w:r>
      <w:r>
        <w:t xml:space="preserve"> of people</w:t>
      </w:r>
      <w:r w:rsidRPr="00611EDA">
        <w:t xml:space="preserve"> in the forecast period. This is not true as there is tremendous variation in policies across Indian states in the post lockdown phase. We </w:t>
      </w:r>
      <w:r w:rsidRPr="00611EDA">
        <w:lastRenderedPageBreak/>
        <w:t xml:space="preserve">did observe regional lockdowns that were enacted in the forecast period. None of our models tried to capture this variability. Second, the five models we compare are a subset of </w:t>
      </w:r>
      <w:r w:rsidR="00977499">
        <w:t xml:space="preserve">a </w:t>
      </w:r>
      <w:r w:rsidRPr="00611EDA">
        <w:t xml:space="preserve">vast amount of work that has been done in this area, </w:t>
      </w:r>
      <w:r w:rsidR="00BE544A">
        <w:t>including</w:t>
      </w:r>
      <w:r w:rsidRPr="00611EDA">
        <w:t xml:space="preserve"> models that incorporate age-specific contact network and spatiotemporal variation</w:t>
      </w:r>
      <w:r w:rsidR="00977499">
        <w:t xml:space="preserve"> </w:t>
      </w:r>
      <w:r w:rsidR="001417F6">
        <w:fldChar w:fldCharType="begin"/>
      </w:r>
      <w:r w:rsidR="00956842">
        <w:instrText xml:space="preserve"> ADDIN ZOTERO_ITEM CSL_CITATION {"citationID":"I29027ti","properties":{"formattedCitation":"(11,68)","plainCitation":"(11,68)","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id":320,"uris":["http://zotero.org/users/6647948/items/SINAF7ZK"],"uri":["http://zotero.org/users/6647948/items/SINAF7ZK"],"itemData":{"id":320,"type":"article-journal","abstract":"Abstract\n            Compartmental models enable the analysis and prediction of an epidemic including the number of infected, hospitalized and deceased individuals in a population. They allow for computational case studies on non-pharmaceutical interventions thereby providing an important basis for policy makers. While research is ongoing on the transmission dynamics of the SARS-CoV-2 coronavirus, it is important to come up with epidemic models that can describe the main stages of the progression of the associated COVID-19 respiratory disease. We propose an age-stratified discrete compartment model as an alternative to differential equation based S-I-R type of models. The model captures the highly age-dependent progression of COVID-19 and is able to describe the day-by-day advancement of an infected individual in a modern health care system. The fully-identified model for Switzerland not only predicts the overall histories of the number of infected, hospitalized and deceased, but also the corresponding age-distributions. The model-based analysis of the outbreak reveals an average infection fatality ratio of 0.4% with a pronounced maximum of 9.5% for those aged ≥ 80 years. The predictions for different scenarios of relaxing the soft lockdown indicate a low risk of overloading the hospitals through a second wave of infections. However, there is a hidden risk of a significant increase in the total fatalities (by up to 200%) in case schools reopen with insufficient containment measures in place.","container-title":"Scientific Reports","DOI":"10.1038/s41598-020-77420-4","ISSN":"2045-2322","issue":"1","journalAbbreviation":"Sci Rep","language":"en","page":"21306","source":"DOI.org (Crossref)","title":"Age-stratified discrete compartment model of the COVID-19 epidemic with application to Switzerland","volume":"10","author":[{"family":"Balabdaoui","given":"Fadoua"},{"family":"Mohr","given":"Dirk"}],"issued":{"date-parts":[["2020",12]]}}}],"schema":"https://github.com/citation-style-language/schema/raw/master/csl-citation.json"} </w:instrText>
      </w:r>
      <w:r w:rsidR="001417F6">
        <w:fldChar w:fldCharType="separate"/>
      </w:r>
      <w:r w:rsidR="00956842">
        <w:rPr>
          <w:noProof/>
        </w:rPr>
        <w:t>(11,68)</w:t>
      </w:r>
      <w:r w:rsidR="001417F6">
        <w:fldChar w:fldCharType="end"/>
      </w:r>
      <w:r w:rsidR="001417F6">
        <w:t xml:space="preserve">. </w:t>
      </w:r>
      <w:r w:rsidRPr="00611EDA">
        <w:t xml:space="preserve">Finally, an extensive simulation study would be the best way to assess the models under different </w:t>
      </w:r>
      <w:r w:rsidR="00186DB1" w:rsidRPr="00611EDA">
        <w:t>scenario</w:t>
      </w:r>
      <w:r w:rsidR="00186DB1">
        <w:t>s,</w:t>
      </w:r>
      <w:r w:rsidRPr="00611EDA">
        <w:t xml:space="preserve"> but we have restricted our attention to India. </w:t>
      </w:r>
    </w:p>
    <w:p w14:paraId="684A946C" w14:textId="77777777" w:rsidR="00DD25DB" w:rsidRDefault="00DD25DB" w:rsidP="00DD25DB">
      <w:pPr>
        <w:spacing w:line="480" w:lineRule="auto"/>
        <w:jc w:val="both"/>
      </w:pPr>
    </w:p>
    <w:p w14:paraId="3298C3A9" w14:textId="321853CA" w:rsidR="00D90E23" w:rsidRDefault="00D90E23" w:rsidP="00487208">
      <w:pPr>
        <w:pStyle w:val="CommentText"/>
        <w:spacing w:line="480" w:lineRule="auto"/>
        <w:jc w:val="both"/>
        <w:rPr>
          <w:rFonts w:ascii="Times New Roman" w:hAnsi="Times New Roman" w:cs="Times New Roman"/>
        </w:rPr>
        <w:sectPr w:rsidR="00D90E23" w:rsidSect="007B621F">
          <w:type w:val="continuous"/>
          <w:pgSz w:w="12240" w:h="15840"/>
          <w:pgMar w:top="1134" w:right="1134" w:bottom="1693" w:left="1134" w:header="0" w:footer="1134" w:gutter="0"/>
          <w:lnNumType w:countBy="1" w:restart="continuous"/>
          <w:cols w:space="720"/>
          <w:docGrid w:linePitch="326"/>
        </w:sectPr>
      </w:pP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t>SEIR: Susceptible-Exposed-Infected-Removed</w:t>
      </w:r>
    </w:p>
    <w:p w14:paraId="253B5CE4" w14:textId="77777777" w:rsidR="00487208" w:rsidRDefault="00487208" w:rsidP="00487208">
      <w:pPr>
        <w:spacing w:line="480" w:lineRule="auto"/>
        <w:jc w:val="both"/>
      </w:pPr>
      <w:r>
        <w:t>SIR: Susceptible-Infected-Removed</w:t>
      </w:r>
    </w:p>
    <w:p w14:paraId="11FAD743" w14:textId="71675A30" w:rsidR="00B43EBD" w:rsidRDefault="00487208" w:rsidP="00487208">
      <w:pPr>
        <w:spacing w:line="480" w:lineRule="auto"/>
        <w:jc w:val="both"/>
      </w:pPr>
      <w:r>
        <w:t>SMAPE: Symmetric mean absolute prediction error</w:t>
      </w:r>
    </w:p>
    <w:p w14:paraId="0CD0FD15" w14:textId="4889B42B" w:rsidR="00B43EBD" w:rsidRDefault="00B43EBD" w:rsidP="00B43EBD">
      <w:pPr>
        <w:jc w:val="both"/>
      </w:pPr>
    </w:p>
    <w:p w14:paraId="65D1AF88" w14:textId="77777777" w:rsidR="00B43EBD" w:rsidRPr="00611EDA" w:rsidRDefault="00B43EBD" w:rsidP="00B43EBD">
      <w:pPr>
        <w:jc w:val="both"/>
      </w:pPr>
    </w:p>
    <w:p w14:paraId="7AED6B8B" w14:textId="77777777" w:rsidR="00B43EBD" w:rsidRPr="00611EDA" w:rsidRDefault="00B43EBD" w:rsidP="00B043B8">
      <w:pPr>
        <w:pStyle w:val="CommentText"/>
        <w:jc w:val="both"/>
        <w:rPr>
          <w:rFonts w:ascii="Times New Roman" w:hAnsi="Times New Roman" w:cs="Times New Roman"/>
        </w:rPr>
      </w:pPr>
    </w:p>
    <w:p w14:paraId="1F760401" w14:textId="77777777" w:rsidR="00B043B8" w:rsidRDefault="00B043B8" w:rsidP="00BD1B18">
      <w:pPr>
        <w:jc w:val="both"/>
        <w:rPr>
          <w:i/>
          <w:iCs/>
          <w:color w:val="000000" w:themeColor="text1"/>
        </w:rPr>
      </w:pP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CF6D980"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Time varying growth rate of infection is estimated from input and modeled using least-squares regression.</w:t>
            </w:r>
            <w:r w:rsidR="000E1D1C">
              <w:rPr>
                <w:sz w:val="18"/>
                <w:szCs w:val="18"/>
              </w:rPr>
              <w:t xml:space="preserve"> </w:t>
            </w:r>
            <w:r w:rsidR="000E1D1C" w:rsidRPr="009B3721">
              <w:rPr>
                <w:sz w:val="18"/>
                <w:szCs w:val="18"/>
              </w:rPr>
              <w:t>Estimation involves implementing MCMC</w:t>
            </w:r>
            <w:r w:rsidR="000E1D1C" w:rsidRPr="009B3721">
              <w:rPr>
                <w:sz w:val="18"/>
                <w:szCs w:val="18"/>
                <w:vertAlign w:val="superscript"/>
              </w:rPr>
              <w:t>3</w:t>
            </w:r>
            <w:r w:rsidR="000E1D1C" w:rsidRPr="009B3721">
              <w:rPr>
                <w:sz w:val="18"/>
                <w:szCs w:val="18"/>
              </w:rPr>
              <w:t xml:space="preserve"> methods for a Bayesian framework.</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parameters.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547CC61D"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7D4A1E">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3FCCF91A"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w:t>
      </w:r>
      <w:r w:rsidR="00D50FCC">
        <w:rPr>
          <w:sz w:val="18"/>
          <w:szCs w:val="18"/>
        </w:rPr>
        <w:t>October 15</w:t>
      </w:r>
      <w:r w:rsidRPr="009B3721">
        <w:rPr>
          <w:sz w:val="18"/>
          <w:szCs w:val="18"/>
        </w:rPr>
        <w:t xml:space="preserve">,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w:t>
      </w:r>
      <w:r w:rsidR="00D50FCC">
        <w:rPr>
          <w:sz w:val="18"/>
          <w:szCs w:val="18"/>
        </w:rPr>
        <w:t xml:space="preserve">December </w:t>
      </w:r>
      <w:proofErr w:type="gramStart"/>
      <w:r w:rsidR="00D50FCC">
        <w:rPr>
          <w:sz w:val="18"/>
          <w:szCs w:val="18"/>
        </w:rPr>
        <w:t>31</w:t>
      </w:r>
      <w:proofErr w:type="gramEnd"/>
      <w:r w:rsidRPr="009B3721">
        <w:rPr>
          <w:sz w:val="18"/>
          <w:szCs w:val="18"/>
        </w:rPr>
        <w:t xml:space="preserve">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2239583A" w:rsidR="00A42781" w:rsidRPr="00997C55" w:rsidRDefault="00A42781" w:rsidP="00997C55">
      <w:pPr>
        <w:pStyle w:val="Caption"/>
        <w:spacing w:line="240" w:lineRule="auto"/>
        <w:contextualSpacing/>
        <w:jc w:val="center"/>
        <w:rPr>
          <w:sz w:val="18"/>
          <w:szCs w:val="18"/>
        </w:rPr>
      </w:pPr>
      <w:r w:rsidRPr="00A42781">
        <w:rPr>
          <w:sz w:val="18"/>
          <w:szCs w:val="18"/>
        </w:rPr>
        <w:lastRenderedPageBreak/>
        <w:t xml:space="preserve">Table 2: Comparison of </w:t>
      </w:r>
      <w:r w:rsidR="00997C55">
        <w:rPr>
          <w:sz w:val="18"/>
          <w:szCs w:val="18"/>
        </w:rPr>
        <w:t xml:space="preserve">estimated time-varying </w:t>
      </w:r>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m:t>
            </m:r>
          </m:sub>
        </m:sSub>
      </m:oMath>
      <w:r w:rsidR="00997C55">
        <w:rPr>
          <w:sz w:val="18"/>
          <w:szCs w:val="18"/>
        </w:rPr>
        <w:t xml:space="preserve"> </w:t>
      </w:r>
      <w:r w:rsidR="000B2858">
        <w:rPr>
          <w:sz w:val="18"/>
          <w:szCs w:val="18"/>
        </w:rPr>
        <w:t xml:space="preserve">and prediction accuracy </w:t>
      </w:r>
      <w:r w:rsidRPr="00A42781">
        <w:rPr>
          <w:sz w:val="18"/>
          <w:szCs w:val="18"/>
        </w:rPr>
        <w:t>of the models under consideration</w:t>
      </w:r>
      <w:r w:rsidR="000B2858">
        <w:rPr>
          <w:sz w:val="18"/>
          <w:szCs w:val="18"/>
        </w:rPr>
        <w:t>.</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BA793A">
        <w:trPr>
          <w:cnfStyle w:val="100000000000" w:firstRow="1" w:lastRow="0" w:firstColumn="0" w:lastColumn="0" w:oddVBand="0" w:evenVBand="0" w:oddHBand="0"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1D5C43F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Baseline</w:t>
            </w:r>
            <w:r w:rsidR="00BA793A" w:rsidRPr="00BA793A">
              <w:rPr>
                <w:b/>
                <w:bCs/>
                <w:sz w:val="18"/>
                <w:szCs w:val="18"/>
                <w:vertAlign w:val="superscript"/>
              </w:rPr>
              <w:t>a</w:t>
            </w:r>
            <w:proofErr w:type="spellEnd"/>
          </w:p>
        </w:tc>
        <w:tc>
          <w:tcPr>
            <w:tcW w:w="668" w:type="pct"/>
            <w:vAlign w:val="center"/>
          </w:tcPr>
          <w:p w14:paraId="746D10DE" w14:textId="2DCF7A97" w:rsidR="008207E4" w:rsidRPr="00D50FC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yellow"/>
              </w:rPr>
            </w:pPr>
            <w:proofErr w:type="spellStart"/>
            <w:r w:rsidRPr="009E42AF">
              <w:rPr>
                <w:b/>
                <w:bCs/>
                <w:sz w:val="18"/>
                <w:szCs w:val="18"/>
              </w:rPr>
              <w:t>eSIR</w:t>
            </w:r>
            <w:proofErr w:type="spellEnd"/>
          </w:p>
        </w:tc>
        <w:tc>
          <w:tcPr>
            <w:tcW w:w="674" w:type="pct"/>
            <w:vAlign w:val="center"/>
          </w:tcPr>
          <w:p w14:paraId="172CFD53" w14:textId="7109C7CB" w:rsidR="008207E4" w:rsidRPr="009E32BC"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SAPHIRE</w:t>
            </w:r>
            <w:r w:rsidR="009E42AF" w:rsidRPr="009E42AF">
              <w:rPr>
                <w:b/>
                <w:bCs/>
                <w:sz w:val="18"/>
                <w:szCs w:val="18"/>
                <w:vertAlign w:val="superscript"/>
              </w:rPr>
              <w:t>b</w:t>
            </w:r>
            <w:proofErr w:type="spellEnd"/>
          </w:p>
        </w:tc>
        <w:tc>
          <w:tcPr>
            <w:tcW w:w="672" w:type="pct"/>
            <w:vAlign w:val="center"/>
          </w:tcPr>
          <w:p w14:paraId="33FF298D" w14:textId="174679DB" w:rsidR="008207E4" w:rsidRPr="009E32B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32BC">
              <w:rPr>
                <w:b/>
                <w:bCs/>
                <w:sz w:val="18"/>
                <w:szCs w:val="18"/>
              </w:rPr>
              <w:t>SEIR-</w:t>
            </w:r>
            <w:proofErr w:type="spellStart"/>
            <w:r w:rsidRPr="009E32BC">
              <w:rPr>
                <w:b/>
                <w:bCs/>
                <w:i/>
                <w:iCs/>
                <w:sz w:val="18"/>
                <w:szCs w:val="18"/>
              </w:rPr>
              <w:t>fansy</w:t>
            </w:r>
            <w:proofErr w:type="spellEnd"/>
          </w:p>
        </w:tc>
        <w:tc>
          <w:tcPr>
            <w:tcW w:w="690" w:type="pct"/>
            <w:vAlign w:val="center"/>
          </w:tcPr>
          <w:p w14:paraId="5EE9DC3D" w14:textId="5B3273E3" w:rsidR="008207E4" w:rsidRPr="009E32BC"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ICM</w:t>
            </w:r>
            <w:r w:rsidR="009E42AF" w:rsidRPr="009E42AF">
              <w:rPr>
                <w:b/>
                <w:bCs/>
                <w:sz w:val="18"/>
                <w:szCs w:val="18"/>
                <w:vertAlign w:val="superscript"/>
              </w:rPr>
              <w:t>c</w:t>
            </w:r>
            <w:proofErr w:type="spellEnd"/>
          </w:p>
        </w:tc>
      </w:tr>
      <w:tr w:rsidR="00997C55" w:rsidRPr="009B3721" w14:paraId="4B7860B0" w14:textId="5D43BA69"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4A337BAA" w:rsidR="00997C55" w:rsidRPr="009B3721" w:rsidRDefault="00997C55"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w:t>
            </w:r>
            <w:proofErr w:type="spellStart"/>
            <w:r w:rsidRPr="009B3721">
              <w:rPr>
                <w:sz w:val="18"/>
                <w:szCs w:val="18"/>
              </w:rPr>
              <w:t>C</w:t>
            </w:r>
            <w:r w:rsidR="000E1D1C">
              <w:rPr>
                <w:sz w:val="18"/>
                <w:szCs w:val="18"/>
              </w:rPr>
              <w:t>r</w:t>
            </w:r>
            <w:r w:rsidRPr="009B3721">
              <w:rPr>
                <w:sz w:val="18"/>
                <w:szCs w:val="18"/>
              </w:rPr>
              <w:t>I</w:t>
            </w:r>
            <w:proofErr w:type="spellEnd"/>
            <w:r w:rsidRPr="009B3721">
              <w:rPr>
                <w:sz w:val="18"/>
                <w:szCs w:val="18"/>
              </w:rPr>
              <w:t>]</w:t>
            </w:r>
          </w:p>
        </w:tc>
        <w:tc>
          <w:tcPr>
            <w:tcW w:w="1038" w:type="pct"/>
            <w:vAlign w:val="center"/>
          </w:tcPr>
          <w:p w14:paraId="2CC72193"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Merge w:val="restart"/>
            <w:vAlign w:val="center"/>
          </w:tcPr>
          <w:p w14:paraId="1CD67F56" w14:textId="377F1D62" w:rsidR="00997C55" w:rsidRPr="009B3721" w:rsidRDefault="00997C55" w:rsidP="00997C55">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p w14:paraId="6AECCF96" w14:textId="3509E103"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0DAD42E4"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2.12</w:t>
            </w:r>
          </w:p>
          <w:p w14:paraId="19E4A202" w14:textId="62AC7910" w:rsidR="009E42AF"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[1.44, 2.16]</w:t>
            </w:r>
          </w:p>
        </w:tc>
        <w:tc>
          <w:tcPr>
            <w:tcW w:w="674" w:type="pct"/>
            <w:shd w:val="clear" w:color="auto" w:fill="FFFFFF" w:themeFill="background1"/>
            <w:vAlign w:val="center"/>
          </w:tcPr>
          <w:p w14:paraId="474120BF" w14:textId="77777777"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2.54</w:t>
            </w:r>
          </w:p>
          <w:p w14:paraId="7327EB95" w14:textId="20E5A452"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[2.41, 2.74]</w:t>
            </w:r>
          </w:p>
        </w:tc>
        <w:tc>
          <w:tcPr>
            <w:tcW w:w="672" w:type="pct"/>
            <w:shd w:val="clear" w:color="auto" w:fill="auto"/>
            <w:vAlign w:val="center"/>
          </w:tcPr>
          <w:p w14:paraId="1A5B6BA4" w14:textId="7518A40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5.03</w:t>
            </w:r>
          </w:p>
          <w:p w14:paraId="5D85B08F" w14:textId="50D68330"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[5.01, 5.04]</w:t>
            </w:r>
          </w:p>
        </w:tc>
        <w:tc>
          <w:tcPr>
            <w:tcW w:w="690" w:type="pct"/>
            <w:vAlign w:val="center"/>
          </w:tcPr>
          <w:p w14:paraId="7CCB072A"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1.77</w:t>
            </w:r>
          </w:p>
          <w:p w14:paraId="7E778D65" w14:textId="04F624A9"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[1.58, 1.96]</w:t>
            </w:r>
          </w:p>
        </w:tc>
      </w:tr>
      <w:tr w:rsidR="00997C55" w:rsidRPr="009B3721" w14:paraId="43E567A2" w14:textId="37481125"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997C55" w:rsidRPr="009B3721" w:rsidRDefault="00997C55" w:rsidP="00D379D7">
            <w:pPr>
              <w:spacing w:line="240" w:lineRule="auto"/>
              <w:contextualSpacing/>
              <w:jc w:val="center"/>
              <w:rPr>
                <w:sz w:val="18"/>
                <w:szCs w:val="18"/>
              </w:rPr>
            </w:pPr>
          </w:p>
        </w:tc>
        <w:tc>
          <w:tcPr>
            <w:tcW w:w="1038" w:type="pct"/>
            <w:vAlign w:val="center"/>
          </w:tcPr>
          <w:p w14:paraId="0DA51D8D"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Merge/>
            <w:vAlign w:val="center"/>
          </w:tcPr>
          <w:p w14:paraId="3D329F79" w14:textId="7F8B44AC"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34875F7F"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1.48</w:t>
            </w:r>
          </w:p>
          <w:p w14:paraId="5A1CC563" w14:textId="1DEC7780"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[1</w:t>
            </w:r>
            <w:r>
              <w:rPr>
                <w:sz w:val="18"/>
                <w:szCs w:val="18"/>
              </w:rPr>
              <w:t>.00</w:t>
            </w:r>
            <w:r w:rsidRPr="009E42AF">
              <w:rPr>
                <w:sz w:val="18"/>
                <w:szCs w:val="18"/>
              </w:rPr>
              <w:t>, 1.51]</w:t>
            </w:r>
          </w:p>
        </w:tc>
        <w:tc>
          <w:tcPr>
            <w:tcW w:w="674" w:type="pct"/>
            <w:vAlign w:val="center"/>
          </w:tcPr>
          <w:p w14:paraId="445B4953" w14:textId="77777777"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1.60</w:t>
            </w:r>
          </w:p>
          <w:p w14:paraId="1CCD5E67" w14:textId="54F65AA0"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[1.36, 2.17]</w:t>
            </w:r>
          </w:p>
        </w:tc>
        <w:tc>
          <w:tcPr>
            <w:tcW w:w="672" w:type="pct"/>
            <w:vAlign w:val="center"/>
          </w:tcPr>
          <w:p w14:paraId="68E82D72" w14:textId="3757110D"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1.90</w:t>
            </w:r>
          </w:p>
          <w:p w14:paraId="0DAB5D6D" w14:textId="1CB6F626"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[1.89, 1.91]</w:t>
            </w:r>
          </w:p>
        </w:tc>
        <w:tc>
          <w:tcPr>
            <w:tcW w:w="690" w:type="pct"/>
            <w:vAlign w:val="center"/>
          </w:tcPr>
          <w:p w14:paraId="4AA50105"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w:t>
            </w:r>
          </w:p>
          <w:p w14:paraId="695A2FB7" w14:textId="394A0E04"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[1.18, 1.27]</w:t>
            </w:r>
          </w:p>
        </w:tc>
      </w:tr>
      <w:tr w:rsidR="00997C55" w:rsidRPr="009B3721" w14:paraId="38E18DA2" w14:textId="763FED53"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997C55" w:rsidRPr="009B3721" w:rsidRDefault="00997C55" w:rsidP="00D379D7">
            <w:pPr>
              <w:spacing w:line="240" w:lineRule="auto"/>
              <w:contextualSpacing/>
              <w:jc w:val="center"/>
              <w:rPr>
                <w:sz w:val="18"/>
                <w:szCs w:val="18"/>
              </w:rPr>
            </w:pPr>
          </w:p>
        </w:tc>
        <w:tc>
          <w:tcPr>
            <w:tcW w:w="1038" w:type="pct"/>
            <w:vAlign w:val="center"/>
          </w:tcPr>
          <w:p w14:paraId="0002B1AD"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Merge/>
            <w:vAlign w:val="center"/>
          </w:tcPr>
          <w:p w14:paraId="3F47165F" w14:textId="7D4AFE0B"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3030F838"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0.87</w:t>
            </w:r>
          </w:p>
          <w:p w14:paraId="25321D2B" w14:textId="00C567EF"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[0.59, 0.89]</w:t>
            </w:r>
          </w:p>
        </w:tc>
        <w:tc>
          <w:tcPr>
            <w:tcW w:w="674" w:type="pct"/>
            <w:shd w:val="clear" w:color="auto" w:fill="FFFFFF" w:themeFill="background1"/>
            <w:vAlign w:val="center"/>
          </w:tcPr>
          <w:p w14:paraId="27EF17C0"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1.69</w:t>
            </w:r>
          </w:p>
          <w:p w14:paraId="0E95C627" w14:textId="6F875328"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[1.46, 1.97]</w:t>
            </w:r>
          </w:p>
        </w:tc>
        <w:tc>
          <w:tcPr>
            <w:tcW w:w="672" w:type="pct"/>
            <w:shd w:val="clear" w:color="auto" w:fill="auto"/>
            <w:vAlign w:val="center"/>
          </w:tcPr>
          <w:p w14:paraId="27FC1D4B" w14:textId="38140B23"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2.71</w:t>
            </w:r>
          </w:p>
          <w:p w14:paraId="22DF7D3E" w14:textId="1F4752AD" w:rsidR="00997C55" w:rsidRPr="009E32B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w:t>
            </w:r>
            <w:r w:rsidR="00356CCB" w:rsidRPr="009E32BC">
              <w:rPr>
                <w:sz w:val="18"/>
                <w:szCs w:val="18"/>
              </w:rPr>
              <w:t>2.67, 2.73</w:t>
            </w:r>
            <w:r w:rsidRPr="009E32BC">
              <w:rPr>
                <w:sz w:val="18"/>
                <w:szCs w:val="18"/>
              </w:rPr>
              <w:t>]</w:t>
            </w:r>
          </w:p>
        </w:tc>
        <w:tc>
          <w:tcPr>
            <w:tcW w:w="690" w:type="pct"/>
            <w:vAlign w:val="center"/>
          </w:tcPr>
          <w:p w14:paraId="2D72902D"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1.33</w:t>
            </w:r>
          </w:p>
          <w:p w14:paraId="5C68BB2D" w14:textId="73616AFB"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[1.28, 1.38]</w:t>
            </w:r>
          </w:p>
        </w:tc>
      </w:tr>
      <w:tr w:rsidR="00997C55" w:rsidRPr="009B3721" w14:paraId="4C9C76F6" w14:textId="18642B53"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997C55" w:rsidRPr="009B3721" w:rsidRDefault="00997C55" w:rsidP="00D379D7">
            <w:pPr>
              <w:spacing w:line="240" w:lineRule="auto"/>
              <w:contextualSpacing/>
              <w:jc w:val="center"/>
              <w:rPr>
                <w:sz w:val="18"/>
                <w:szCs w:val="18"/>
              </w:rPr>
            </w:pPr>
          </w:p>
        </w:tc>
        <w:tc>
          <w:tcPr>
            <w:tcW w:w="1038" w:type="pct"/>
            <w:vAlign w:val="center"/>
          </w:tcPr>
          <w:p w14:paraId="582DB428"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Merge/>
            <w:vAlign w:val="center"/>
          </w:tcPr>
          <w:p w14:paraId="05E0569F" w14:textId="455FAABF"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48640756"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0.89</w:t>
            </w:r>
          </w:p>
          <w:p w14:paraId="0A67D679" w14:textId="24AAD2C1"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[0.61, 0.91]</w:t>
            </w:r>
          </w:p>
        </w:tc>
        <w:tc>
          <w:tcPr>
            <w:tcW w:w="674" w:type="pct"/>
            <w:vAlign w:val="center"/>
          </w:tcPr>
          <w:p w14:paraId="48223A2D"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1.54</w:t>
            </w:r>
          </w:p>
          <w:p w14:paraId="4C9BA916" w14:textId="1595AD5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[1.29, 2.00]</w:t>
            </w:r>
          </w:p>
        </w:tc>
        <w:tc>
          <w:tcPr>
            <w:tcW w:w="672" w:type="pct"/>
            <w:vAlign w:val="center"/>
          </w:tcPr>
          <w:p w14:paraId="3C6D7704"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2.33</w:t>
            </w:r>
          </w:p>
          <w:p w14:paraId="0AB295A0" w14:textId="0520ABE4"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[2.30, 2.36]</w:t>
            </w:r>
          </w:p>
        </w:tc>
        <w:tc>
          <w:tcPr>
            <w:tcW w:w="690" w:type="pct"/>
            <w:vAlign w:val="center"/>
          </w:tcPr>
          <w:p w14:paraId="113E311F"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1.41</w:t>
            </w:r>
          </w:p>
          <w:p w14:paraId="52095F5E" w14:textId="573E9192"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[1.35, 1.47]</w:t>
            </w:r>
          </w:p>
        </w:tc>
      </w:tr>
      <w:tr w:rsidR="00997C55" w:rsidRPr="009B3721" w14:paraId="058B080E"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1DBC7E63" w14:textId="77777777" w:rsidR="00997C55" w:rsidRPr="009B3721" w:rsidRDefault="00997C55" w:rsidP="00D379D7">
            <w:pPr>
              <w:spacing w:line="240" w:lineRule="auto"/>
              <w:contextualSpacing/>
              <w:jc w:val="center"/>
              <w:rPr>
                <w:sz w:val="18"/>
                <w:szCs w:val="18"/>
              </w:rPr>
            </w:pPr>
          </w:p>
        </w:tc>
        <w:tc>
          <w:tcPr>
            <w:tcW w:w="1038" w:type="pct"/>
            <w:vAlign w:val="center"/>
          </w:tcPr>
          <w:p w14:paraId="5EEEBCC1"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1.0</w:t>
            </w:r>
          </w:p>
          <w:p w14:paraId="6349562F" w14:textId="5437637D"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(June 1 – June 30)</w:t>
            </w:r>
          </w:p>
        </w:tc>
        <w:tc>
          <w:tcPr>
            <w:tcW w:w="688" w:type="pct"/>
            <w:vMerge/>
            <w:vAlign w:val="center"/>
          </w:tcPr>
          <w:p w14:paraId="0F7C2816"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239DDBA8"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0.85</w:t>
            </w:r>
          </w:p>
          <w:p w14:paraId="291A93C2" w14:textId="5AAFC177"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[0.58, 0.87]</w:t>
            </w:r>
          </w:p>
        </w:tc>
        <w:tc>
          <w:tcPr>
            <w:tcW w:w="674" w:type="pct"/>
            <w:vAlign w:val="center"/>
          </w:tcPr>
          <w:p w14:paraId="67100C75"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1.27</w:t>
            </w:r>
          </w:p>
          <w:p w14:paraId="7BA3430E" w14:textId="426F9A9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[1.19, 1.32]</w:t>
            </w:r>
          </w:p>
        </w:tc>
        <w:tc>
          <w:tcPr>
            <w:tcW w:w="672" w:type="pct"/>
            <w:vAlign w:val="center"/>
          </w:tcPr>
          <w:p w14:paraId="28851272"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1.74</w:t>
            </w:r>
          </w:p>
          <w:p w14:paraId="41505829" w14:textId="1B87F4B9"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[1.73, 1.75]</w:t>
            </w:r>
          </w:p>
        </w:tc>
        <w:tc>
          <w:tcPr>
            <w:tcW w:w="690" w:type="pct"/>
            <w:vAlign w:val="center"/>
          </w:tcPr>
          <w:p w14:paraId="5CD2B0C4"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42530246" w14:textId="034722B2"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[0.99, 1.10]</w:t>
            </w:r>
          </w:p>
        </w:tc>
      </w:tr>
      <w:tr w:rsidR="00997C55" w:rsidRPr="009B3721" w14:paraId="330856EF" w14:textId="77777777"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86D6FAF" w14:textId="77777777" w:rsidR="00997C55" w:rsidRPr="009B3721" w:rsidRDefault="00997C55" w:rsidP="00D379D7">
            <w:pPr>
              <w:spacing w:line="240" w:lineRule="auto"/>
              <w:contextualSpacing/>
              <w:jc w:val="center"/>
              <w:rPr>
                <w:sz w:val="18"/>
                <w:szCs w:val="18"/>
              </w:rPr>
            </w:pPr>
          </w:p>
        </w:tc>
        <w:tc>
          <w:tcPr>
            <w:tcW w:w="1038" w:type="pct"/>
            <w:vAlign w:val="center"/>
          </w:tcPr>
          <w:p w14:paraId="122B37CC"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2.0</w:t>
            </w:r>
          </w:p>
          <w:p w14:paraId="49627CE4" w14:textId="7AABEC22"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(July 1 – July 31)</w:t>
            </w:r>
          </w:p>
        </w:tc>
        <w:tc>
          <w:tcPr>
            <w:tcW w:w="688" w:type="pct"/>
            <w:vMerge/>
            <w:vAlign w:val="center"/>
          </w:tcPr>
          <w:p w14:paraId="625E1B61"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3FE7EB9A"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0.77</w:t>
            </w:r>
          </w:p>
          <w:p w14:paraId="4F4D4F4C" w14:textId="4F350404"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[0.52, 0.78]</w:t>
            </w:r>
          </w:p>
        </w:tc>
        <w:tc>
          <w:tcPr>
            <w:tcW w:w="674" w:type="pct"/>
            <w:vAlign w:val="center"/>
          </w:tcPr>
          <w:p w14:paraId="500CF92F"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1.31</w:t>
            </w:r>
          </w:p>
          <w:p w14:paraId="63E80880" w14:textId="69BB9D3A"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 1.36]</w:t>
            </w:r>
          </w:p>
        </w:tc>
        <w:tc>
          <w:tcPr>
            <w:tcW w:w="672" w:type="pct"/>
            <w:vAlign w:val="center"/>
          </w:tcPr>
          <w:p w14:paraId="60AD389E" w14:textId="0A9875F3"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1.80</w:t>
            </w:r>
          </w:p>
          <w:p w14:paraId="579AF3EF" w14:textId="486B329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[1.79, 1.81]</w:t>
            </w:r>
          </w:p>
        </w:tc>
        <w:tc>
          <w:tcPr>
            <w:tcW w:w="690" w:type="pct"/>
            <w:vAlign w:val="center"/>
          </w:tcPr>
          <w:p w14:paraId="1A04AF8A"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w:t>
            </w:r>
          </w:p>
          <w:p w14:paraId="6E8D0511" w14:textId="259B1875"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[1.08, 1.14]</w:t>
            </w:r>
          </w:p>
        </w:tc>
      </w:tr>
      <w:tr w:rsidR="00997C55" w:rsidRPr="009B3721" w14:paraId="33F607E9"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6AAD0BC" w14:textId="77777777" w:rsidR="00997C55" w:rsidRPr="009B3721" w:rsidRDefault="00997C55" w:rsidP="00D379D7">
            <w:pPr>
              <w:spacing w:line="240" w:lineRule="auto"/>
              <w:contextualSpacing/>
              <w:jc w:val="center"/>
              <w:rPr>
                <w:sz w:val="18"/>
                <w:szCs w:val="18"/>
              </w:rPr>
            </w:pPr>
          </w:p>
        </w:tc>
        <w:tc>
          <w:tcPr>
            <w:tcW w:w="1038" w:type="pct"/>
            <w:vAlign w:val="center"/>
          </w:tcPr>
          <w:p w14:paraId="14DA2A4B" w14:textId="282FF6CA"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3.0</w:t>
            </w:r>
          </w:p>
          <w:p w14:paraId="4216B9F4" w14:textId="150BFB4E"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(August 1 – August 31)</w:t>
            </w:r>
          </w:p>
        </w:tc>
        <w:tc>
          <w:tcPr>
            <w:tcW w:w="688" w:type="pct"/>
            <w:vMerge/>
            <w:vAlign w:val="center"/>
          </w:tcPr>
          <w:p w14:paraId="7CE89091"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5B2A9C3E"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0.79</w:t>
            </w:r>
          </w:p>
          <w:p w14:paraId="00FEFD18" w14:textId="705DD7BF"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[0.54, 0.81]</w:t>
            </w:r>
          </w:p>
        </w:tc>
        <w:tc>
          <w:tcPr>
            <w:tcW w:w="674" w:type="pct"/>
            <w:vAlign w:val="center"/>
          </w:tcPr>
          <w:p w14:paraId="5A6DCCA8" w14:textId="415138C0"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1.16</w:t>
            </w:r>
          </w:p>
          <w:p w14:paraId="51404348" w14:textId="36B3489A"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[1.06, 1.31]</w:t>
            </w:r>
          </w:p>
        </w:tc>
        <w:tc>
          <w:tcPr>
            <w:tcW w:w="672" w:type="pct"/>
            <w:vAlign w:val="center"/>
          </w:tcPr>
          <w:p w14:paraId="489328A4"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1.25</w:t>
            </w:r>
          </w:p>
          <w:p w14:paraId="2961F887" w14:textId="4EED956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[1.24, 1.26]</w:t>
            </w:r>
          </w:p>
        </w:tc>
        <w:tc>
          <w:tcPr>
            <w:tcW w:w="690" w:type="pct"/>
            <w:vAlign w:val="center"/>
          </w:tcPr>
          <w:p w14:paraId="17DDC469"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2E880A0B" w14:textId="0493C73C"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[1.04, 1.07]</w:t>
            </w:r>
          </w:p>
        </w:tc>
      </w:tr>
      <w:tr w:rsidR="00997C55" w:rsidRPr="009B3721" w14:paraId="230974B8" w14:textId="77777777" w:rsidTr="009E42AF">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E5ABD6A" w14:textId="77777777" w:rsidR="00997C55" w:rsidRPr="009B3721" w:rsidRDefault="00997C55" w:rsidP="00D379D7">
            <w:pPr>
              <w:spacing w:line="240" w:lineRule="auto"/>
              <w:contextualSpacing/>
              <w:jc w:val="center"/>
              <w:rPr>
                <w:sz w:val="18"/>
                <w:szCs w:val="18"/>
              </w:rPr>
            </w:pPr>
          </w:p>
        </w:tc>
        <w:tc>
          <w:tcPr>
            <w:tcW w:w="1038" w:type="pct"/>
            <w:vAlign w:val="center"/>
          </w:tcPr>
          <w:p w14:paraId="6BB1E2A8"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4.0</w:t>
            </w:r>
          </w:p>
          <w:p w14:paraId="7A218A5C" w14:textId="68BD9C86"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(September 1 – September 30)</w:t>
            </w:r>
          </w:p>
        </w:tc>
        <w:tc>
          <w:tcPr>
            <w:tcW w:w="688" w:type="pct"/>
            <w:vMerge/>
            <w:vAlign w:val="center"/>
          </w:tcPr>
          <w:p w14:paraId="73C5D930"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shd w:val="clear" w:color="auto" w:fill="FFFFFF" w:themeFill="background1"/>
            <w:vAlign w:val="center"/>
          </w:tcPr>
          <w:p w14:paraId="520D6C6E" w14:textId="77777777" w:rsidR="009E42AF"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42AF">
              <w:rPr>
                <w:sz w:val="18"/>
                <w:szCs w:val="18"/>
              </w:rPr>
              <w:t>0.69</w:t>
            </w:r>
          </w:p>
          <w:p w14:paraId="082A0AB1" w14:textId="0FCD4CF1" w:rsidR="00997C55" w:rsidRPr="00D50FCC" w:rsidRDefault="009E42AF"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9E42AF">
              <w:rPr>
                <w:sz w:val="18"/>
                <w:szCs w:val="18"/>
              </w:rPr>
              <w:t>[0.47, 0.7]</w:t>
            </w:r>
          </w:p>
        </w:tc>
        <w:tc>
          <w:tcPr>
            <w:tcW w:w="674" w:type="pct"/>
            <w:vAlign w:val="center"/>
          </w:tcPr>
          <w:p w14:paraId="5101930C"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1.12</w:t>
            </w:r>
          </w:p>
          <w:p w14:paraId="4FE8CC57" w14:textId="0F922FFF"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 1.49]</w:t>
            </w:r>
          </w:p>
        </w:tc>
        <w:tc>
          <w:tcPr>
            <w:tcW w:w="672" w:type="pct"/>
            <w:vAlign w:val="center"/>
          </w:tcPr>
          <w:p w14:paraId="5212311E"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1.06</w:t>
            </w:r>
          </w:p>
          <w:p w14:paraId="30F40D9B" w14:textId="07EC1E93"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[1.05, 1.07]</w:t>
            </w:r>
          </w:p>
        </w:tc>
        <w:tc>
          <w:tcPr>
            <w:tcW w:w="690" w:type="pct"/>
            <w:vAlign w:val="center"/>
          </w:tcPr>
          <w:p w14:paraId="63B5C0E0"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0.89</w:t>
            </w:r>
          </w:p>
          <w:p w14:paraId="1DBAD1A5" w14:textId="534DB987"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[0.86, 0.91]</w:t>
            </w:r>
          </w:p>
        </w:tc>
      </w:tr>
      <w:tr w:rsidR="00997C55" w:rsidRPr="009B3721" w14:paraId="62A939B0" w14:textId="77777777" w:rsidTr="009E42AF">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9A4DDE9" w14:textId="77777777" w:rsidR="00997C55" w:rsidRPr="009B3721" w:rsidRDefault="00997C55" w:rsidP="00D379D7">
            <w:pPr>
              <w:spacing w:line="240" w:lineRule="auto"/>
              <w:contextualSpacing/>
              <w:jc w:val="center"/>
              <w:rPr>
                <w:sz w:val="18"/>
                <w:szCs w:val="18"/>
              </w:rPr>
            </w:pPr>
          </w:p>
        </w:tc>
        <w:tc>
          <w:tcPr>
            <w:tcW w:w="1038" w:type="pct"/>
            <w:vAlign w:val="center"/>
          </w:tcPr>
          <w:p w14:paraId="634423C3"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5.0</w:t>
            </w:r>
          </w:p>
          <w:p w14:paraId="54E1FE1F" w14:textId="70B8764C"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(October 1 – October 15)</w:t>
            </w:r>
          </w:p>
        </w:tc>
        <w:tc>
          <w:tcPr>
            <w:tcW w:w="688" w:type="pct"/>
            <w:vMerge/>
            <w:vAlign w:val="center"/>
          </w:tcPr>
          <w:p w14:paraId="7CDEDA3A"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shd w:val="clear" w:color="auto" w:fill="FFFFFF" w:themeFill="background1"/>
            <w:vAlign w:val="center"/>
          </w:tcPr>
          <w:p w14:paraId="414D3784" w14:textId="77777777" w:rsidR="009E42AF"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42AF">
              <w:rPr>
                <w:sz w:val="18"/>
                <w:szCs w:val="18"/>
              </w:rPr>
              <w:t>0.67</w:t>
            </w:r>
          </w:p>
          <w:p w14:paraId="0C66E3A7" w14:textId="100595B7" w:rsidR="00997C55" w:rsidRPr="00D50FCC" w:rsidRDefault="009E42AF"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9E42AF">
              <w:rPr>
                <w:sz w:val="18"/>
                <w:szCs w:val="18"/>
              </w:rPr>
              <w:t>[0.45, 0.68]</w:t>
            </w:r>
          </w:p>
        </w:tc>
        <w:tc>
          <w:tcPr>
            <w:tcW w:w="674" w:type="pct"/>
            <w:vAlign w:val="center"/>
          </w:tcPr>
          <w:p w14:paraId="6E94A00B"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1.09</w:t>
            </w:r>
          </w:p>
          <w:p w14:paraId="62382574" w14:textId="249E9796"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[0.91, 1.69]</w:t>
            </w:r>
          </w:p>
        </w:tc>
        <w:tc>
          <w:tcPr>
            <w:tcW w:w="672" w:type="pct"/>
            <w:vAlign w:val="center"/>
          </w:tcPr>
          <w:p w14:paraId="44F095CC"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0.86</w:t>
            </w:r>
          </w:p>
          <w:p w14:paraId="1F01BE4A" w14:textId="06D44FC2"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[0.85, 0.87]</w:t>
            </w:r>
          </w:p>
        </w:tc>
        <w:tc>
          <w:tcPr>
            <w:tcW w:w="690" w:type="pct"/>
            <w:vAlign w:val="center"/>
          </w:tcPr>
          <w:p w14:paraId="0925CECA" w14:textId="6E4FCD39"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0.83</w:t>
            </w:r>
          </w:p>
          <w:p w14:paraId="20EDECFC" w14:textId="0B14FD21"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[0.82, 0.84]</w:t>
            </w:r>
          </w:p>
        </w:tc>
      </w:tr>
      <w:tr w:rsidR="000E1D1C" w:rsidRPr="009B3721" w14:paraId="184B8AB5"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674610C3" w14:textId="5B9B2A61" w:rsidR="000E1D1C" w:rsidRPr="009B3721" w:rsidRDefault="000E1D1C" w:rsidP="00DB5622">
            <w:pPr>
              <w:spacing w:line="240" w:lineRule="auto"/>
              <w:ind w:left="113" w:right="113"/>
              <w:contextualSpacing/>
              <w:jc w:val="center"/>
              <w:rPr>
                <w:sz w:val="18"/>
                <w:szCs w:val="18"/>
              </w:rPr>
            </w:pPr>
            <w:r>
              <w:rPr>
                <w:sz w:val="18"/>
                <w:szCs w:val="18"/>
              </w:rPr>
              <w:t>Prediction accuracy using %-SMAPE (MSRPE)</w:t>
            </w:r>
            <w:r w:rsidR="009E42AF" w:rsidRPr="009E42AF">
              <w:rPr>
                <w:sz w:val="18"/>
                <w:szCs w:val="18"/>
                <w:vertAlign w:val="superscript"/>
              </w:rPr>
              <w:t>d</w:t>
            </w:r>
            <w:r w:rsidRPr="009E42AF">
              <w:rPr>
                <w:sz w:val="18"/>
                <w:szCs w:val="18"/>
                <w:vertAlign w:val="superscript"/>
              </w:rPr>
              <w:t xml:space="preserve"> </w:t>
            </w:r>
          </w:p>
        </w:tc>
        <w:tc>
          <w:tcPr>
            <w:tcW w:w="1038" w:type="pct"/>
            <w:vAlign w:val="center"/>
          </w:tcPr>
          <w:p w14:paraId="05FDF99C" w14:textId="7D77744D" w:rsid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Active reported cases</w:t>
            </w:r>
          </w:p>
        </w:tc>
        <w:tc>
          <w:tcPr>
            <w:tcW w:w="688" w:type="pct"/>
            <w:vAlign w:val="center"/>
          </w:tcPr>
          <w:p w14:paraId="7B5D974E" w14:textId="6AB5BBA9"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5935FA6A"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37.955</w:t>
            </w:r>
          </w:p>
          <w:p w14:paraId="50829009" w14:textId="0D570DEC"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(2.283)</w:t>
            </w:r>
          </w:p>
        </w:tc>
        <w:tc>
          <w:tcPr>
            <w:tcW w:w="674" w:type="pct"/>
            <w:vAlign w:val="center"/>
          </w:tcPr>
          <w:p w14:paraId="3BDC771F" w14:textId="2E5816EA"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2E2A3760"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35.141</w:t>
            </w:r>
          </w:p>
          <w:p w14:paraId="13D2AF8A" w14:textId="38DE68A4"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(1.114)</w:t>
            </w:r>
          </w:p>
        </w:tc>
        <w:tc>
          <w:tcPr>
            <w:tcW w:w="690" w:type="pct"/>
            <w:vMerge w:val="restart"/>
            <w:vAlign w:val="center"/>
          </w:tcPr>
          <w:p w14:paraId="14A4FB5B" w14:textId="4A0C0548"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r w:rsidR="000E1D1C" w:rsidRPr="009B3721" w14:paraId="608D8888" w14:textId="77777777" w:rsidTr="000E1D1C">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3BE26D5" w14:textId="77777777" w:rsidR="000E1D1C" w:rsidRPr="009B3721" w:rsidRDefault="000E1D1C" w:rsidP="00D379D7">
            <w:pPr>
              <w:spacing w:line="240" w:lineRule="auto"/>
              <w:contextualSpacing/>
              <w:jc w:val="center"/>
              <w:rPr>
                <w:sz w:val="18"/>
                <w:szCs w:val="18"/>
              </w:rPr>
            </w:pPr>
          </w:p>
        </w:tc>
        <w:tc>
          <w:tcPr>
            <w:tcW w:w="1038" w:type="pct"/>
            <w:vAlign w:val="center"/>
          </w:tcPr>
          <w:p w14:paraId="40E4A2A7" w14:textId="13FBE4BB" w:rsidR="000E1D1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Cumulative reported cases</w:t>
            </w:r>
          </w:p>
        </w:tc>
        <w:tc>
          <w:tcPr>
            <w:tcW w:w="688" w:type="pct"/>
            <w:vAlign w:val="center"/>
          </w:tcPr>
          <w:p w14:paraId="78A5BDC7"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6.889</w:t>
            </w:r>
          </w:p>
          <w:p w14:paraId="1E40C260" w14:textId="51DF2546"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(0.173)</w:t>
            </w:r>
          </w:p>
        </w:tc>
        <w:tc>
          <w:tcPr>
            <w:tcW w:w="668" w:type="pct"/>
            <w:vAlign w:val="center"/>
          </w:tcPr>
          <w:p w14:paraId="2BFADFFB"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6.593</w:t>
            </w:r>
          </w:p>
          <w:p w14:paraId="356DB152" w14:textId="78F8D2D4"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(0.198)</w:t>
            </w:r>
          </w:p>
        </w:tc>
        <w:tc>
          <w:tcPr>
            <w:tcW w:w="674" w:type="pct"/>
            <w:vAlign w:val="center"/>
          </w:tcPr>
          <w:p w14:paraId="22A97B0D"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2.250</w:t>
            </w:r>
          </w:p>
          <w:p w14:paraId="4C386577" w14:textId="2912080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(0.056)</w:t>
            </w:r>
          </w:p>
        </w:tc>
        <w:tc>
          <w:tcPr>
            <w:tcW w:w="672" w:type="pct"/>
            <w:vAlign w:val="center"/>
          </w:tcPr>
          <w:p w14:paraId="1C5F4C01"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2.285</w:t>
            </w:r>
          </w:p>
          <w:p w14:paraId="2A99556E" w14:textId="1B91994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(0.048)</w:t>
            </w:r>
          </w:p>
        </w:tc>
        <w:tc>
          <w:tcPr>
            <w:tcW w:w="690" w:type="pct"/>
            <w:vMerge/>
            <w:shd w:val="clear" w:color="auto" w:fill="F2F2F2" w:themeFill="background1" w:themeFillShade="F2"/>
            <w:vAlign w:val="center"/>
          </w:tcPr>
          <w:p w14:paraId="576F3693" w14:textId="325EBB01" w:rsidR="000E1D1C" w:rsidRPr="002B22E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p>
        </w:tc>
      </w:tr>
      <w:tr w:rsidR="00BA793A" w:rsidRPr="009B3721" w14:paraId="0C7C55E6"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1E3A3AA" w14:textId="77777777" w:rsidR="00BA793A" w:rsidRPr="009B3721" w:rsidRDefault="00BA793A" w:rsidP="00D379D7">
            <w:pPr>
              <w:spacing w:line="240" w:lineRule="auto"/>
              <w:contextualSpacing/>
              <w:jc w:val="center"/>
              <w:rPr>
                <w:sz w:val="18"/>
                <w:szCs w:val="18"/>
              </w:rPr>
            </w:pPr>
          </w:p>
        </w:tc>
        <w:tc>
          <w:tcPr>
            <w:tcW w:w="1038" w:type="pct"/>
            <w:vAlign w:val="center"/>
          </w:tcPr>
          <w:p w14:paraId="250A9684" w14:textId="3376193C"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Cumulative reported deaths</w:t>
            </w:r>
          </w:p>
        </w:tc>
        <w:tc>
          <w:tcPr>
            <w:tcW w:w="688" w:type="pct"/>
            <w:vAlign w:val="center"/>
          </w:tcPr>
          <w:p w14:paraId="223D03B2" w14:textId="58ED2ED1"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13CA094F" w14:textId="77777777" w:rsidR="00BA793A"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8.943</w:t>
            </w:r>
          </w:p>
          <w:p w14:paraId="19C390EB" w14:textId="5245D588" w:rsidR="00B007F7"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(0.253)</w:t>
            </w:r>
          </w:p>
        </w:tc>
        <w:tc>
          <w:tcPr>
            <w:tcW w:w="674" w:type="pct"/>
            <w:vAlign w:val="center"/>
          </w:tcPr>
          <w:p w14:paraId="7E9B4542" w14:textId="0473DD76"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3541791E" w14:textId="77777777"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4.737</w:t>
            </w:r>
          </w:p>
          <w:p w14:paraId="25BCF688" w14:textId="0C81CA95"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(0.115)</w:t>
            </w:r>
          </w:p>
        </w:tc>
        <w:tc>
          <w:tcPr>
            <w:tcW w:w="690" w:type="pct"/>
            <w:vAlign w:val="center"/>
          </w:tcPr>
          <w:p w14:paraId="66F894B0" w14:textId="77777777" w:rsidR="00BA793A" w:rsidRP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0E1D1C">
              <w:rPr>
                <w:sz w:val="18"/>
                <w:szCs w:val="18"/>
              </w:rPr>
              <w:t>0.771</w:t>
            </w:r>
          </w:p>
          <w:p w14:paraId="5D4A7521" w14:textId="2009FF8C" w:rsidR="000E1D1C" w:rsidRPr="002B22E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0E1D1C">
              <w:rPr>
                <w:sz w:val="18"/>
                <w:szCs w:val="18"/>
              </w:rPr>
              <w:t>(0.020)</w:t>
            </w:r>
          </w:p>
        </w:tc>
      </w:tr>
    </w:tbl>
    <w:p w14:paraId="1CB9011F" w14:textId="77777777" w:rsidR="009E42AF" w:rsidRDefault="00BA793A" w:rsidP="00BA793A">
      <w:pPr>
        <w:pStyle w:val="Caption"/>
        <w:spacing w:line="240" w:lineRule="auto"/>
        <w:contextualSpacing/>
        <w:rPr>
          <w:sz w:val="18"/>
          <w:szCs w:val="18"/>
        </w:rPr>
      </w:pPr>
      <w:proofErr w:type="spellStart"/>
      <w:r w:rsidRPr="00BA793A">
        <w:rPr>
          <w:sz w:val="18"/>
          <w:szCs w:val="18"/>
          <w:vertAlign w:val="superscript"/>
        </w:rPr>
        <w:t>a</w:t>
      </w:r>
      <w:r>
        <w:rPr>
          <w:sz w:val="18"/>
          <w:szCs w:val="18"/>
        </w:rPr>
        <w:t>The</w:t>
      </w:r>
      <w:proofErr w:type="spellEnd"/>
      <w:r>
        <w:rPr>
          <w:sz w:val="18"/>
          <w:szCs w:val="18"/>
        </w:rPr>
        <w:t xml:space="preserve"> baseline model does not return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or projections of active reported cases or cumulative reported deaths.</w:t>
      </w:r>
    </w:p>
    <w:p w14:paraId="6508E708" w14:textId="4962B5EB" w:rsidR="009E42AF" w:rsidRDefault="009E42AF" w:rsidP="00BA793A">
      <w:pPr>
        <w:pStyle w:val="Caption"/>
        <w:spacing w:line="240" w:lineRule="auto"/>
        <w:contextualSpacing/>
        <w:rPr>
          <w:sz w:val="18"/>
          <w:szCs w:val="18"/>
        </w:rPr>
      </w:pPr>
      <w:proofErr w:type="spellStart"/>
      <w:r>
        <w:rPr>
          <w:sz w:val="18"/>
          <w:szCs w:val="18"/>
          <w:vertAlign w:val="superscript"/>
        </w:rPr>
        <w:t>b</w:t>
      </w:r>
      <w:r w:rsidR="00BA793A">
        <w:rPr>
          <w:sz w:val="18"/>
          <w:szCs w:val="18"/>
        </w:rPr>
        <w:t>The</w:t>
      </w:r>
      <w:proofErr w:type="spellEnd"/>
      <w:r w:rsidR="00BA793A">
        <w:rPr>
          <w:sz w:val="18"/>
          <w:szCs w:val="18"/>
        </w:rPr>
        <w:t xml:space="preserve"> SAPHIRE model does not return</w:t>
      </w:r>
      <w:r w:rsidR="00BA793A" w:rsidRPr="00BA793A">
        <w:rPr>
          <w:sz w:val="18"/>
          <w:szCs w:val="18"/>
        </w:rPr>
        <w:t xml:space="preserve"> </w:t>
      </w:r>
      <w:r w:rsidR="00BA793A">
        <w:rPr>
          <w:sz w:val="18"/>
          <w:szCs w:val="18"/>
        </w:rPr>
        <w:t>projections of active reported cases or cumulative reported deaths</w:t>
      </w:r>
      <w:r>
        <w:rPr>
          <w:sz w:val="18"/>
          <w:szCs w:val="18"/>
        </w:rPr>
        <w:t>.</w:t>
      </w:r>
    </w:p>
    <w:p w14:paraId="3E62DD7C" w14:textId="7384487D" w:rsidR="00BA793A" w:rsidRDefault="009E42AF" w:rsidP="00BA793A">
      <w:pPr>
        <w:pStyle w:val="Caption"/>
        <w:spacing w:line="240" w:lineRule="auto"/>
        <w:contextualSpacing/>
        <w:rPr>
          <w:sz w:val="18"/>
          <w:szCs w:val="18"/>
        </w:rPr>
      </w:pPr>
      <w:proofErr w:type="spellStart"/>
      <w:r>
        <w:rPr>
          <w:sz w:val="18"/>
          <w:szCs w:val="18"/>
          <w:vertAlign w:val="superscript"/>
        </w:rPr>
        <w:t>c</w:t>
      </w:r>
      <w:r w:rsidR="00BA793A">
        <w:rPr>
          <w:sz w:val="18"/>
          <w:szCs w:val="18"/>
        </w:rPr>
        <w:t>The</w:t>
      </w:r>
      <w:proofErr w:type="spellEnd"/>
      <w:r w:rsidR="00BA793A">
        <w:rPr>
          <w:sz w:val="18"/>
          <w:szCs w:val="18"/>
        </w:rPr>
        <w:t xml:space="preserve"> ICM model does not return</w:t>
      </w:r>
      <w:r w:rsidR="00BA793A" w:rsidRPr="00BA793A">
        <w:rPr>
          <w:sz w:val="18"/>
          <w:szCs w:val="18"/>
        </w:rPr>
        <w:t xml:space="preserve"> </w:t>
      </w:r>
      <w:r w:rsidR="00BA793A">
        <w:rPr>
          <w:sz w:val="18"/>
          <w:szCs w:val="18"/>
        </w:rPr>
        <w:t xml:space="preserve">projections of </w:t>
      </w:r>
      <w:r w:rsidR="001417F6">
        <w:rPr>
          <w:sz w:val="18"/>
          <w:szCs w:val="18"/>
        </w:rPr>
        <w:t>active or cumulative reported cases.</w:t>
      </w:r>
    </w:p>
    <w:p w14:paraId="6151461F" w14:textId="3ED696C4" w:rsidR="00BA793A" w:rsidRPr="007204B3" w:rsidRDefault="009E42AF" w:rsidP="00BA793A">
      <w:pPr>
        <w:pStyle w:val="Caption"/>
        <w:spacing w:line="240" w:lineRule="auto"/>
        <w:contextualSpacing/>
        <w:rPr>
          <w:sz w:val="18"/>
          <w:szCs w:val="18"/>
        </w:rPr>
      </w:pPr>
      <w:proofErr w:type="spellStart"/>
      <w:r>
        <w:rPr>
          <w:sz w:val="18"/>
          <w:szCs w:val="18"/>
          <w:vertAlign w:val="superscript"/>
        </w:rPr>
        <w:t>d</w:t>
      </w:r>
      <w:r w:rsidR="007204B3">
        <w:rPr>
          <w:sz w:val="18"/>
          <w:szCs w:val="18"/>
        </w:rPr>
        <w:t>We</w:t>
      </w:r>
      <w:proofErr w:type="spellEnd"/>
      <w:r w:rsidR="007204B3">
        <w:rPr>
          <w:sz w:val="18"/>
          <w:szCs w:val="18"/>
        </w:rPr>
        <w:t xml:space="preserve"> compare model projections with observed reported data from October 16 till December 31, 2020.</w:t>
      </w:r>
    </w:p>
    <w:p w14:paraId="5366A801" w14:textId="77777777" w:rsidR="000B2858" w:rsidRDefault="000B2858" w:rsidP="001F7192">
      <w:pPr>
        <w:pStyle w:val="Caption"/>
        <w:jc w:val="center"/>
        <w:rPr>
          <w:sz w:val="18"/>
          <w:szCs w:val="18"/>
        </w:rPr>
      </w:pPr>
    </w:p>
    <w:p w14:paraId="7A9D827D" w14:textId="77777777" w:rsidR="000B2858" w:rsidRDefault="000B2858" w:rsidP="001F7192">
      <w:pPr>
        <w:pStyle w:val="Caption"/>
        <w:jc w:val="center"/>
        <w:rPr>
          <w:sz w:val="18"/>
          <w:szCs w:val="18"/>
        </w:rPr>
      </w:pPr>
    </w:p>
    <w:p w14:paraId="26D27F31" w14:textId="46B26CE8" w:rsidR="001F7192" w:rsidRDefault="001F7192" w:rsidP="001F7192">
      <w:pPr>
        <w:pStyle w:val="Caption"/>
        <w:jc w:val="center"/>
        <w:rPr>
          <w:sz w:val="18"/>
          <w:szCs w:val="18"/>
        </w:rPr>
      </w:pPr>
      <w:r w:rsidRPr="001F7192">
        <w:rPr>
          <w:sz w:val="18"/>
          <w:szCs w:val="18"/>
        </w:rPr>
        <w:lastRenderedPageBreak/>
        <w:t>Table 3: Comparison of relative performance and correlation with observed data of projections of the models under consideration</w:t>
      </w:r>
      <w:r w:rsidR="007204B3">
        <w:rPr>
          <w:sz w:val="18"/>
          <w:szCs w:val="18"/>
        </w:rPr>
        <w:t xml:space="preserve"> from October 16 till December 31, 2020.</w:t>
      </w:r>
    </w:p>
    <w:p w14:paraId="5DE7E627" w14:textId="77777777" w:rsidR="00E96C37" w:rsidRPr="001F7192" w:rsidRDefault="00E96C37" w:rsidP="001F7192">
      <w:pPr>
        <w:pStyle w:val="Caption"/>
        <w:jc w:val="center"/>
        <w:rPr>
          <w:sz w:val="21"/>
          <w:szCs w:val="21"/>
        </w:rPr>
      </w:pP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256302">
            <w:pPr>
              <w:spacing w:line="240" w:lineRule="auto"/>
              <w:contextualSpacing/>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256302">
            <w:pPr>
              <w:spacing w:line="240" w:lineRule="auto"/>
              <w:contextualSpacing/>
              <w:jc w:val="center"/>
              <w:rPr>
                <w:sz w:val="18"/>
                <w:szCs w:val="18"/>
              </w:rPr>
            </w:pPr>
          </w:p>
        </w:tc>
        <w:tc>
          <w:tcPr>
            <w:tcW w:w="714" w:type="pct"/>
            <w:vMerge/>
            <w:vAlign w:val="center"/>
          </w:tcPr>
          <w:p w14:paraId="5A543BE4" w14:textId="7E0F2D4C"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6" w:type="pct"/>
            <w:vAlign w:val="center"/>
          </w:tcPr>
          <w:p w14:paraId="1C5CC877" w14:textId="7F08609F" w:rsidR="006547D0" w:rsidRPr="00F1359C" w:rsidRDefault="007567EE"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256302" w:rsidRPr="00F1359C" w14:paraId="0E018205"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256302" w:rsidRPr="00F1359C" w:rsidRDefault="00256302" w:rsidP="00256302">
            <w:pPr>
              <w:spacing w:line="240" w:lineRule="auto"/>
              <w:contextualSpacing/>
              <w:jc w:val="center"/>
              <w:rPr>
                <w:sz w:val="18"/>
                <w:szCs w:val="18"/>
              </w:rPr>
            </w:pPr>
            <w:r w:rsidRPr="00F1359C">
              <w:rPr>
                <w:sz w:val="18"/>
                <w:szCs w:val="18"/>
              </w:rPr>
              <w:t>Cumulative cases</w:t>
            </w:r>
          </w:p>
        </w:tc>
        <w:tc>
          <w:tcPr>
            <w:tcW w:w="714" w:type="pct"/>
            <w:vAlign w:val="center"/>
          </w:tcPr>
          <w:p w14:paraId="4A487FAC" w14:textId="2D7CFD6B"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a</w:t>
            </w:r>
            <w:proofErr w:type="spellEnd"/>
          </w:p>
        </w:tc>
        <w:tc>
          <w:tcPr>
            <w:tcW w:w="714" w:type="pct"/>
            <w:vAlign w:val="center"/>
          </w:tcPr>
          <w:p w14:paraId="5A56D59B" w14:textId="01096267"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Align w:val="center"/>
          </w:tcPr>
          <w:p w14:paraId="504D7945" w14:textId="6065A8C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1.724</w:t>
            </w:r>
          </w:p>
        </w:tc>
        <w:tc>
          <w:tcPr>
            <w:tcW w:w="714" w:type="pct"/>
            <w:vAlign w:val="center"/>
          </w:tcPr>
          <w:p w14:paraId="47321D5D" w14:textId="617DDA4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3.013</w:t>
            </w:r>
          </w:p>
        </w:tc>
        <w:tc>
          <w:tcPr>
            <w:tcW w:w="714" w:type="pct"/>
            <w:vAlign w:val="center"/>
          </w:tcPr>
          <w:p w14:paraId="689D55B2" w14:textId="5EC1A5D5"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3.270</w:t>
            </w:r>
          </w:p>
        </w:tc>
        <w:tc>
          <w:tcPr>
            <w:tcW w:w="716" w:type="pct"/>
            <w:vMerge w:val="restart"/>
            <w:vAlign w:val="center"/>
          </w:tcPr>
          <w:p w14:paraId="76ED707E" w14:textId="1040C217"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256302" w:rsidRPr="00F1359C" w14:paraId="7E55CFC6"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256302" w:rsidRPr="00F1359C" w:rsidRDefault="00256302" w:rsidP="00256302">
            <w:pPr>
              <w:spacing w:line="240" w:lineRule="auto"/>
              <w:contextualSpacing/>
              <w:jc w:val="center"/>
              <w:rPr>
                <w:sz w:val="18"/>
                <w:szCs w:val="18"/>
              </w:rPr>
            </w:pPr>
          </w:p>
        </w:tc>
        <w:tc>
          <w:tcPr>
            <w:tcW w:w="714" w:type="pct"/>
            <w:vAlign w:val="center"/>
          </w:tcPr>
          <w:p w14:paraId="08CB6132" w14:textId="7A5DED7E" w:rsidR="00256302" w:rsidRPr="00F1359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7D5C7E39" w14:textId="3F6FDAF9"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0.996</w:t>
            </w:r>
          </w:p>
        </w:tc>
        <w:tc>
          <w:tcPr>
            <w:tcW w:w="714" w:type="pct"/>
            <w:vAlign w:val="center"/>
          </w:tcPr>
          <w:p w14:paraId="60634059" w14:textId="5436F41F"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0.969</w:t>
            </w:r>
          </w:p>
        </w:tc>
        <w:tc>
          <w:tcPr>
            <w:tcW w:w="714" w:type="pct"/>
            <w:vAlign w:val="center"/>
          </w:tcPr>
          <w:p w14:paraId="5AA8890C" w14:textId="01BA6D1E"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0.984</w:t>
            </w:r>
          </w:p>
        </w:tc>
        <w:tc>
          <w:tcPr>
            <w:tcW w:w="714" w:type="pct"/>
            <w:vAlign w:val="center"/>
          </w:tcPr>
          <w:p w14:paraId="0E9E6EB9" w14:textId="427DA1D4"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0.999</w:t>
            </w:r>
          </w:p>
        </w:tc>
        <w:tc>
          <w:tcPr>
            <w:tcW w:w="716" w:type="pct"/>
            <w:vMerge/>
            <w:vAlign w:val="center"/>
          </w:tcPr>
          <w:p w14:paraId="6F0A6F1E" w14:textId="41874524" w:rsidR="00256302" w:rsidRPr="00F1359C" w:rsidRDefault="0025630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56302" w:rsidRPr="00F1359C" w14:paraId="042BA313"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256302" w:rsidRPr="00F1359C" w:rsidRDefault="00256302" w:rsidP="00256302">
            <w:pPr>
              <w:spacing w:line="240" w:lineRule="auto"/>
              <w:contextualSpacing/>
              <w:jc w:val="center"/>
              <w:rPr>
                <w:sz w:val="18"/>
                <w:szCs w:val="18"/>
              </w:rPr>
            </w:pPr>
          </w:p>
        </w:tc>
        <w:tc>
          <w:tcPr>
            <w:tcW w:w="714" w:type="pct"/>
            <w:vAlign w:val="center"/>
          </w:tcPr>
          <w:p w14:paraId="4C32E2C0" w14:textId="6C9AE088"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5731CFB1" w14:textId="2C0F428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0.507</w:t>
            </w:r>
          </w:p>
        </w:tc>
        <w:tc>
          <w:tcPr>
            <w:tcW w:w="714" w:type="pct"/>
            <w:vAlign w:val="center"/>
          </w:tcPr>
          <w:p w14:paraId="2CF9A161" w14:textId="2931A07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0.476</w:t>
            </w:r>
          </w:p>
        </w:tc>
        <w:tc>
          <w:tcPr>
            <w:tcW w:w="714" w:type="pct"/>
            <w:vAlign w:val="center"/>
          </w:tcPr>
          <w:p w14:paraId="7FB0C52D" w14:textId="18BF77B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0.738</w:t>
            </w:r>
          </w:p>
        </w:tc>
        <w:tc>
          <w:tcPr>
            <w:tcW w:w="714" w:type="pct"/>
            <w:vAlign w:val="center"/>
          </w:tcPr>
          <w:p w14:paraId="3B893F5E" w14:textId="02ACBE6E"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0.891</w:t>
            </w:r>
          </w:p>
        </w:tc>
        <w:tc>
          <w:tcPr>
            <w:tcW w:w="716" w:type="pct"/>
            <w:vMerge/>
            <w:vAlign w:val="center"/>
          </w:tcPr>
          <w:p w14:paraId="1B50C1E8" w14:textId="575C7FF1"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64A2" w:rsidRPr="00F1359C" w14:paraId="35B875D1"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2564A2" w:rsidRPr="00F1359C" w:rsidRDefault="002564A2" w:rsidP="00256302">
            <w:pPr>
              <w:spacing w:line="240" w:lineRule="auto"/>
              <w:contextualSpacing/>
              <w:jc w:val="center"/>
              <w:rPr>
                <w:sz w:val="18"/>
                <w:szCs w:val="18"/>
              </w:rPr>
            </w:pPr>
            <w:r w:rsidRPr="00F1359C">
              <w:rPr>
                <w:sz w:val="18"/>
                <w:szCs w:val="18"/>
              </w:rPr>
              <w:t>Cumulative deaths</w:t>
            </w:r>
          </w:p>
        </w:tc>
        <w:tc>
          <w:tcPr>
            <w:tcW w:w="714" w:type="pct"/>
            <w:vAlign w:val="center"/>
          </w:tcPr>
          <w:p w14:paraId="5626944F" w14:textId="26A4866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c</w:t>
            </w:r>
            <w:proofErr w:type="spellEnd"/>
          </w:p>
        </w:tc>
        <w:tc>
          <w:tcPr>
            <w:tcW w:w="714" w:type="pct"/>
            <w:vMerge w:val="restart"/>
            <w:vAlign w:val="center"/>
          </w:tcPr>
          <w:p w14:paraId="21148A1F" w14:textId="36B9188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2C037E8F" w14:textId="6010C8A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w:t>
            </w:r>
          </w:p>
        </w:tc>
        <w:tc>
          <w:tcPr>
            <w:tcW w:w="714" w:type="pct"/>
            <w:vMerge w:val="restart"/>
            <w:vAlign w:val="center"/>
          </w:tcPr>
          <w:p w14:paraId="1D1B0FBD" w14:textId="17366A29"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32378CB1" w14:textId="729ED31E"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6.962</w:t>
            </w:r>
          </w:p>
        </w:tc>
        <w:tc>
          <w:tcPr>
            <w:tcW w:w="716" w:type="pct"/>
            <w:vAlign w:val="center"/>
          </w:tcPr>
          <w:p w14:paraId="181D43A3" w14:textId="66735DD0"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3.64</w:t>
            </w:r>
          </w:p>
        </w:tc>
      </w:tr>
      <w:tr w:rsidR="002564A2" w:rsidRPr="00F1359C" w14:paraId="255CB3C6"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2564A2" w:rsidRPr="00F1359C" w:rsidRDefault="002564A2" w:rsidP="00256302">
            <w:pPr>
              <w:spacing w:line="240" w:lineRule="auto"/>
              <w:contextualSpacing/>
              <w:jc w:val="center"/>
              <w:rPr>
                <w:sz w:val="18"/>
                <w:szCs w:val="18"/>
              </w:rPr>
            </w:pPr>
          </w:p>
        </w:tc>
        <w:tc>
          <w:tcPr>
            <w:tcW w:w="714" w:type="pct"/>
            <w:vAlign w:val="center"/>
          </w:tcPr>
          <w:p w14:paraId="3136DC95" w14:textId="610EB4C3" w:rsidR="002564A2" w:rsidRPr="00F1359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20B904FE" w14:textId="6EBDEE83"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7501407A" w14:textId="537FB045"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Merge/>
            <w:vAlign w:val="center"/>
          </w:tcPr>
          <w:p w14:paraId="4C13735B" w14:textId="0D413512"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213D4300" w14:textId="2EDDACC0"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6" w:type="pct"/>
            <w:vAlign w:val="center"/>
          </w:tcPr>
          <w:p w14:paraId="464021C7" w14:textId="1FAF9C77" w:rsidR="002564A2" w:rsidRPr="00F1359C" w:rsidRDefault="002564A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0.996</w:t>
            </w:r>
          </w:p>
        </w:tc>
      </w:tr>
      <w:tr w:rsidR="002564A2" w:rsidRPr="00F1359C" w14:paraId="410BF6E5"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2564A2" w:rsidRPr="00F1359C" w:rsidRDefault="002564A2" w:rsidP="00256302">
            <w:pPr>
              <w:spacing w:line="240" w:lineRule="auto"/>
              <w:contextualSpacing/>
              <w:jc w:val="center"/>
              <w:rPr>
                <w:sz w:val="18"/>
                <w:szCs w:val="18"/>
              </w:rPr>
            </w:pPr>
          </w:p>
        </w:tc>
        <w:tc>
          <w:tcPr>
            <w:tcW w:w="714" w:type="pct"/>
            <w:vAlign w:val="center"/>
          </w:tcPr>
          <w:p w14:paraId="19E02F0C" w14:textId="154E0E9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48799622" w14:textId="07B27F4C"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7B8167B8" w14:textId="025131A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0.339</w:t>
            </w:r>
          </w:p>
        </w:tc>
        <w:tc>
          <w:tcPr>
            <w:tcW w:w="714" w:type="pct"/>
            <w:vMerge/>
            <w:vAlign w:val="center"/>
          </w:tcPr>
          <w:p w14:paraId="2E750816" w14:textId="4308D3B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5AC412C6" w14:textId="1CC01A13"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0.616</w:t>
            </w:r>
          </w:p>
        </w:tc>
        <w:tc>
          <w:tcPr>
            <w:tcW w:w="716" w:type="pct"/>
            <w:vAlign w:val="center"/>
          </w:tcPr>
          <w:p w14:paraId="2F112D84" w14:textId="75AD9BF3"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0.956</w:t>
            </w:r>
          </w:p>
        </w:tc>
      </w:tr>
    </w:tbl>
    <w:p w14:paraId="2801CB86" w14:textId="1131F231" w:rsidR="006F56D7"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a</w:t>
      </w:r>
      <w:r w:rsidR="006F56D7" w:rsidRPr="00D469A4">
        <w:rPr>
          <w:i/>
          <w:iCs/>
          <w:sz w:val="18"/>
          <w:szCs w:val="18"/>
        </w:rPr>
        <w:t>For</w:t>
      </w:r>
      <w:proofErr w:type="spellEnd"/>
      <w:r w:rsidR="006F56D7" w:rsidRPr="00D469A4">
        <w:rPr>
          <w:i/>
          <w:iCs/>
          <w:sz w:val="18"/>
          <w:szCs w:val="18"/>
        </w:rPr>
        <w:t xml:space="preserve"> cumulative reported cases, Rel-MSPE is defined relative to projections from the baseline model. </w:t>
      </w:r>
    </w:p>
    <w:p w14:paraId="46ABAC65" w14:textId="5D558266" w:rsidR="00657234"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b</w:t>
      </w:r>
      <w:r w:rsidR="00657234" w:rsidRPr="00D469A4">
        <w:rPr>
          <w:i/>
          <w:iCs/>
          <w:sz w:val="18"/>
          <w:szCs w:val="18"/>
        </w:rPr>
        <w:t>For</w:t>
      </w:r>
      <w:proofErr w:type="spellEnd"/>
      <w:r w:rsidR="00657234" w:rsidRPr="00D469A4">
        <w:rPr>
          <w:i/>
          <w:iCs/>
          <w:sz w:val="18"/>
          <w:szCs w:val="18"/>
        </w:rPr>
        <w:t xml:space="preserve"> cumulative reported cases, the correlation coefficients of the projections are compared with respect to observed data</w:t>
      </w:r>
      <w:r w:rsidR="005B32A8" w:rsidRPr="00D469A4">
        <w:rPr>
          <w:i/>
          <w:iCs/>
          <w:sz w:val="18"/>
          <w:szCs w:val="18"/>
        </w:rPr>
        <w:t xml:space="preserve">. </w:t>
      </w:r>
    </w:p>
    <w:p w14:paraId="04C27A84" w14:textId="5601EBB1" w:rsidR="00D04149" w:rsidRPr="007204B3" w:rsidRDefault="00D469A4" w:rsidP="00D469A4">
      <w:pPr>
        <w:spacing w:line="240" w:lineRule="auto"/>
        <w:contextualSpacing/>
        <w:jc w:val="both"/>
        <w:rPr>
          <w:i/>
          <w:iCs/>
          <w:sz w:val="18"/>
          <w:szCs w:val="18"/>
        </w:rPr>
      </w:pPr>
      <w:proofErr w:type="spellStart"/>
      <w:r w:rsidRPr="007204B3">
        <w:rPr>
          <w:i/>
          <w:iCs/>
          <w:sz w:val="18"/>
          <w:szCs w:val="18"/>
          <w:vertAlign w:val="superscript"/>
        </w:rPr>
        <w:t>c</w:t>
      </w:r>
      <w:r w:rsidR="006F56D7" w:rsidRPr="007204B3">
        <w:rPr>
          <w:i/>
          <w:iCs/>
          <w:sz w:val="18"/>
          <w:szCs w:val="18"/>
        </w:rPr>
        <w:t>For</w:t>
      </w:r>
      <w:proofErr w:type="spellEnd"/>
      <w:r w:rsidR="006F56D7" w:rsidRPr="007204B3">
        <w:rPr>
          <w:i/>
          <w:iCs/>
          <w:sz w:val="18"/>
          <w:szCs w:val="18"/>
        </w:rPr>
        <w:t xml:space="preserve"> cumulative reported deaths, Rel-MSPE is defined relative to projections from the </w:t>
      </w:r>
      <w:proofErr w:type="spellStart"/>
      <w:r w:rsidR="006F56D7" w:rsidRPr="007204B3">
        <w:rPr>
          <w:i/>
          <w:iCs/>
          <w:sz w:val="18"/>
          <w:szCs w:val="18"/>
        </w:rPr>
        <w:t>eSIR</w:t>
      </w:r>
      <w:proofErr w:type="spellEnd"/>
      <w:r w:rsidR="006F56D7" w:rsidRPr="007204B3">
        <w:rPr>
          <w:i/>
          <w:iCs/>
          <w:sz w:val="18"/>
          <w:szCs w:val="18"/>
        </w:rPr>
        <w:t xml:space="preserve"> model. </w:t>
      </w:r>
      <w:r w:rsidR="001C7FEC" w:rsidRPr="007204B3">
        <w:rPr>
          <w:i/>
          <w:iCs/>
          <w:sz w:val="18"/>
          <w:szCs w:val="18"/>
        </w:rPr>
        <w:t xml:space="preserve"> </w:t>
      </w:r>
    </w:p>
    <w:p w14:paraId="3317F6CD" w14:textId="0CC84200" w:rsidR="00D04149"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d</w:t>
      </w:r>
      <w:r w:rsidR="005B32A8" w:rsidRPr="00D469A4">
        <w:rPr>
          <w:i/>
          <w:iCs/>
          <w:sz w:val="18"/>
          <w:szCs w:val="18"/>
        </w:rPr>
        <w:t>For</w:t>
      </w:r>
      <w:proofErr w:type="spellEnd"/>
      <w:r w:rsidR="005B32A8" w:rsidRPr="00D469A4">
        <w:rPr>
          <w:i/>
          <w:iCs/>
          <w:sz w:val="18"/>
          <w:szCs w:val="18"/>
        </w:rPr>
        <w:t xml:space="preserve"> cumulative reported deaths, the correlation coefficients of the projections are compared with respect to observed data. </w:t>
      </w:r>
    </w:p>
    <w:p w14:paraId="4FB29B70" w14:textId="4C8ED21C" w:rsidR="009C0378"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e</w:t>
      </w:r>
      <w:r w:rsidR="009C0378" w:rsidRPr="00D469A4">
        <w:rPr>
          <w:i/>
          <w:iCs/>
          <w:sz w:val="18"/>
          <w:szCs w:val="18"/>
        </w:rPr>
        <w:t>The</w:t>
      </w:r>
      <w:proofErr w:type="spellEnd"/>
      <w:r w:rsidR="009C0378" w:rsidRPr="00D469A4">
        <w:rPr>
          <w:i/>
          <w:iCs/>
          <w:sz w:val="18"/>
          <w:szCs w:val="18"/>
        </w:rPr>
        <w:t xml:space="preserve"> ICM model </w:t>
      </w:r>
      <w:r w:rsidR="00136A7F" w:rsidRPr="00D469A4">
        <w:rPr>
          <w:i/>
          <w:iCs/>
          <w:sz w:val="18"/>
          <w:szCs w:val="18"/>
        </w:rPr>
        <w:t>returns total</w:t>
      </w:r>
      <w:r w:rsidR="009C0378" w:rsidRPr="00D469A4">
        <w:rPr>
          <w:i/>
          <w:iCs/>
          <w:sz w:val="18"/>
          <w:szCs w:val="18"/>
        </w:rPr>
        <w:t xml:space="preserve"> </w:t>
      </w:r>
      <w:r w:rsidR="00136A7F" w:rsidRPr="00D469A4">
        <w:rPr>
          <w:i/>
          <w:iCs/>
          <w:sz w:val="18"/>
          <w:szCs w:val="18"/>
        </w:rPr>
        <w:t xml:space="preserve">(reported + unreported) </w:t>
      </w:r>
      <w:r w:rsidR="00256302">
        <w:rPr>
          <w:i/>
          <w:iCs/>
          <w:sz w:val="18"/>
          <w:szCs w:val="18"/>
        </w:rPr>
        <w:t xml:space="preserve">cumulative </w:t>
      </w:r>
      <w:r w:rsidR="009C0378" w:rsidRPr="00D469A4">
        <w:rPr>
          <w:i/>
          <w:iCs/>
          <w:sz w:val="18"/>
          <w:szCs w:val="18"/>
        </w:rPr>
        <w:t>case</w:t>
      </w:r>
      <w:r w:rsidR="006B1B21">
        <w:rPr>
          <w:i/>
          <w:iCs/>
          <w:sz w:val="18"/>
          <w:szCs w:val="18"/>
        </w:rPr>
        <w:t xml:space="preserve"> </w:t>
      </w:r>
      <w:r w:rsidR="00136A7F" w:rsidRPr="00D469A4">
        <w:rPr>
          <w:i/>
          <w:iCs/>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5F75C9BA" w:rsidR="006E456A" w:rsidRDefault="00E57613" w:rsidP="00E57613">
      <w:pPr>
        <w:pStyle w:val="Caption"/>
        <w:jc w:val="center"/>
        <w:rPr>
          <w:sz w:val="18"/>
          <w:szCs w:val="18"/>
        </w:rPr>
      </w:pPr>
      <w:r w:rsidRPr="00E57613">
        <w:rPr>
          <w:sz w:val="18"/>
          <w:szCs w:val="18"/>
        </w:rPr>
        <w:t>Table 4: Projected total</w:t>
      </w:r>
      <w:r w:rsidRPr="00F1359C">
        <w:rPr>
          <w:sz w:val="18"/>
          <w:szCs w:val="18"/>
        </w:rPr>
        <w:t xml:space="preserve"> (sum of reported and unreported) counts of cases and deaths (cumulative) from the SAPHIRE, SEIR-</w:t>
      </w:r>
      <w:proofErr w:type="spellStart"/>
      <w:r w:rsidRPr="00F1359C">
        <w:rPr>
          <w:sz w:val="18"/>
          <w:szCs w:val="18"/>
        </w:rPr>
        <w:t>fansy</w:t>
      </w:r>
      <w:proofErr w:type="spellEnd"/>
      <w:r w:rsidRPr="00F1359C">
        <w:rPr>
          <w:sz w:val="18"/>
          <w:szCs w:val="18"/>
        </w:rPr>
        <w:t xml:space="preserve"> and ICM models.</w:t>
      </w:r>
    </w:p>
    <w:tbl>
      <w:tblPr>
        <w:tblStyle w:val="PlainTable1"/>
        <w:tblW w:w="0" w:type="auto"/>
        <w:tblLayout w:type="fixed"/>
        <w:tblLook w:val="04A0" w:firstRow="1" w:lastRow="0" w:firstColumn="1" w:lastColumn="0" w:noHBand="0" w:noVBand="1"/>
      </w:tblPr>
      <w:tblGrid>
        <w:gridCol w:w="1255"/>
        <w:gridCol w:w="1440"/>
        <w:gridCol w:w="3894"/>
        <w:gridCol w:w="3894"/>
        <w:gridCol w:w="3894"/>
      </w:tblGrid>
      <w:tr w:rsidR="00501653" w14:paraId="085439ED" w14:textId="77777777" w:rsidTr="000D2B7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376AFF2" w14:textId="1ED0D7EE" w:rsidR="00501653" w:rsidRDefault="00501653" w:rsidP="00D90E23">
            <w:pPr>
              <w:pStyle w:val="Caption"/>
              <w:spacing w:line="240" w:lineRule="auto"/>
              <w:contextualSpacing/>
              <w:jc w:val="center"/>
              <w:rPr>
                <w:sz w:val="20"/>
                <w:szCs w:val="20"/>
              </w:rPr>
            </w:pPr>
            <w:r>
              <w:rPr>
                <w:sz w:val="20"/>
                <w:szCs w:val="20"/>
              </w:rPr>
              <w:t>COVID-count</w:t>
            </w:r>
          </w:p>
        </w:tc>
        <w:tc>
          <w:tcPr>
            <w:tcW w:w="1440" w:type="dxa"/>
            <w:vMerge w:val="restart"/>
            <w:vAlign w:val="center"/>
          </w:tcPr>
          <w:p w14:paraId="2B48DF06" w14:textId="6C568629" w:rsidR="00501653" w:rsidRDefault="00501653" w:rsidP="00D90E23">
            <w:pPr>
              <w:pStyle w:val="Caption"/>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w:t>
            </w:r>
          </w:p>
        </w:tc>
        <w:tc>
          <w:tcPr>
            <w:tcW w:w="11682" w:type="dxa"/>
            <w:gridSpan w:val="3"/>
            <w:vAlign w:val="center"/>
          </w:tcPr>
          <w:p w14:paraId="0DBF8B6B" w14:textId="0E5BF1FA" w:rsidR="00501653" w:rsidRPr="00501653" w:rsidRDefault="00501653" w:rsidP="00D90E23">
            <w:pPr>
              <w:pStyle w:val="Caption"/>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Projected total </w:t>
            </w:r>
            <w:proofErr w:type="spellStart"/>
            <w:r>
              <w:rPr>
                <w:sz w:val="20"/>
                <w:szCs w:val="20"/>
              </w:rPr>
              <w:t>counts</w:t>
            </w:r>
            <w:r w:rsidRPr="00000895">
              <w:rPr>
                <w:sz w:val="20"/>
                <w:szCs w:val="20"/>
                <w:vertAlign w:val="superscript"/>
              </w:rPr>
              <w:t>a</w:t>
            </w:r>
            <w:proofErr w:type="spellEnd"/>
            <w:r>
              <w:rPr>
                <w:sz w:val="20"/>
                <w:szCs w:val="20"/>
              </w:rPr>
              <w:t xml:space="preserve"> (95% </w:t>
            </w:r>
            <w:proofErr w:type="spellStart"/>
            <w:r>
              <w:rPr>
                <w:sz w:val="20"/>
                <w:szCs w:val="20"/>
              </w:rPr>
              <w:t>C</w:t>
            </w:r>
            <w:r w:rsidR="003C293B">
              <w:rPr>
                <w:sz w:val="20"/>
                <w:szCs w:val="20"/>
              </w:rPr>
              <w:t>r</w:t>
            </w:r>
            <w:r>
              <w:rPr>
                <w:sz w:val="20"/>
                <w:szCs w:val="20"/>
              </w:rPr>
              <w:t>I</w:t>
            </w:r>
            <w:proofErr w:type="spellEnd"/>
            <w:r>
              <w:rPr>
                <w:sz w:val="20"/>
                <w:szCs w:val="20"/>
              </w:rPr>
              <w:t xml:space="preserve">) [under-reporting </w:t>
            </w:r>
            <w:proofErr w:type="spellStart"/>
            <w:r>
              <w:rPr>
                <w:sz w:val="20"/>
                <w:szCs w:val="20"/>
              </w:rPr>
              <w:t>factor</w:t>
            </w:r>
            <w:r>
              <w:rPr>
                <w:sz w:val="20"/>
                <w:szCs w:val="20"/>
                <w:vertAlign w:val="superscript"/>
              </w:rPr>
              <w:t>b</w:t>
            </w:r>
            <w:proofErr w:type="spellEnd"/>
            <w:r>
              <w:rPr>
                <w:sz w:val="20"/>
                <w:szCs w:val="20"/>
              </w:rPr>
              <w:t xml:space="preserve">] for specific dates in test </w:t>
            </w:r>
            <w:proofErr w:type="spellStart"/>
            <w:r>
              <w:rPr>
                <w:sz w:val="20"/>
                <w:szCs w:val="20"/>
              </w:rPr>
              <w:t>period</w:t>
            </w:r>
            <w:r>
              <w:rPr>
                <w:sz w:val="20"/>
                <w:szCs w:val="20"/>
                <w:vertAlign w:val="superscript"/>
              </w:rPr>
              <w:t>c</w:t>
            </w:r>
            <w:proofErr w:type="spellEnd"/>
          </w:p>
        </w:tc>
      </w:tr>
      <w:tr w:rsidR="00501653" w14:paraId="7C5C3F85"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2E759FF7" w14:textId="77777777" w:rsidR="00501653" w:rsidRDefault="00501653" w:rsidP="00D90E23">
            <w:pPr>
              <w:pStyle w:val="Caption"/>
              <w:spacing w:line="240" w:lineRule="auto"/>
              <w:contextualSpacing/>
              <w:jc w:val="center"/>
              <w:rPr>
                <w:sz w:val="20"/>
                <w:szCs w:val="20"/>
              </w:rPr>
            </w:pPr>
          </w:p>
        </w:tc>
        <w:tc>
          <w:tcPr>
            <w:tcW w:w="1440" w:type="dxa"/>
            <w:vMerge/>
            <w:vAlign w:val="center"/>
          </w:tcPr>
          <w:p w14:paraId="71868C69" w14:textId="77777777" w:rsidR="00501653"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894" w:type="dxa"/>
            <w:vAlign w:val="center"/>
          </w:tcPr>
          <w:p w14:paraId="51C59580" w14:textId="3BAA68CF"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October 31, 2020</w:t>
            </w:r>
          </w:p>
        </w:tc>
        <w:tc>
          <w:tcPr>
            <w:tcW w:w="3894" w:type="dxa"/>
            <w:vAlign w:val="center"/>
          </w:tcPr>
          <w:p w14:paraId="240524FF" w14:textId="5F75A38A"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November 30, 2020</w:t>
            </w:r>
          </w:p>
        </w:tc>
        <w:tc>
          <w:tcPr>
            <w:tcW w:w="3894" w:type="dxa"/>
            <w:vAlign w:val="center"/>
          </w:tcPr>
          <w:p w14:paraId="746907C6" w14:textId="5E65390F"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December 31, 2020</w:t>
            </w:r>
          </w:p>
        </w:tc>
      </w:tr>
      <w:tr w:rsidR="00D90E23" w14:paraId="3E34EBD5"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6C06E536" w14:textId="77777777" w:rsidR="00D90E23" w:rsidRPr="00261C25" w:rsidRDefault="00D90E23" w:rsidP="00D90E23">
            <w:pPr>
              <w:pStyle w:val="Caption"/>
              <w:spacing w:line="240" w:lineRule="auto"/>
              <w:contextualSpacing/>
              <w:jc w:val="center"/>
              <w:rPr>
                <w:sz w:val="20"/>
                <w:szCs w:val="20"/>
              </w:rPr>
            </w:pPr>
            <w:r>
              <w:rPr>
                <w:sz w:val="20"/>
                <w:szCs w:val="20"/>
              </w:rPr>
              <w:t xml:space="preserve">Active </w:t>
            </w:r>
            <w:r w:rsidRPr="00261C25">
              <w:rPr>
                <w:sz w:val="20"/>
                <w:szCs w:val="20"/>
              </w:rPr>
              <w:t>cases</w:t>
            </w:r>
          </w:p>
          <w:p w14:paraId="7DA82A17" w14:textId="5F942D3F" w:rsidR="00D90E23" w:rsidRPr="00261C25" w:rsidRDefault="00DD25DB" w:rsidP="00D90E23">
            <w:pPr>
              <w:pStyle w:val="Caption"/>
              <w:spacing w:line="240" w:lineRule="auto"/>
              <w:contextualSpacing/>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6</m:t>
                        </m:r>
                      </m:sup>
                    </m:sSup>
                  </m:e>
                </m:d>
              </m:oMath>
            </m:oMathPara>
          </w:p>
        </w:tc>
        <w:tc>
          <w:tcPr>
            <w:tcW w:w="1440" w:type="dxa"/>
            <w:vAlign w:val="center"/>
          </w:tcPr>
          <w:p w14:paraId="37639D68" w14:textId="5298A1A0" w:rsidR="00D90E23" w:rsidRPr="005B18EB"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Observed</w:t>
            </w:r>
          </w:p>
        </w:tc>
        <w:tc>
          <w:tcPr>
            <w:tcW w:w="3894" w:type="dxa"/>
            <w:vAlign w:val="center"/>
          </w:tcPr>
          <w:p w14:paraId="039A6BBD" w14:textId="447D6BDD" w:rsidR="00D90E23" w:rsidRPr="00261C25"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0.57</w:t>
            </w:r>
          </w:p>
        </w:tc>
        <w:tc>
          <w:tcPr>
            <w:tcW w:w="3894" w:type="dxa"/>
            <w:vAlign w:val="center"/>
          </w:tcPr>
          <w:p w14:paraId="5623D3AD" w14:textId="1A9FD6FA" w:rsidR="00D90E23" w:rsidRPr="00261C25"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0.44</w:t>
            </w:r>
          </w:p>
        </w:tc>
        <w:tc>
          <w:tcPr>
            <w:tcW w:w="3894" w:type="dxa"/>
            <w:vAlign w:val="center"/>
          </w:tcPr>
          <w:p w14:paraId="377C7F85" w14:textId="0106F88F" w:rsidR="00D90E23" w:rsidRPr="00261C25"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0.26</w:t>
            </w:r>
          </w:p>
        </w:tc>
      </w:tr>
      <w:tr w:rsidR="00D90E23" w14:paraId="59660D12"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1D07177D" w14:textId="77777777" w:rsidR="00D90E23" w:rsidRPr="00261C25" w:rsidRDefault="00D90E23" w:rsidP="00D90E23">
            <w:pPr>
              <w:pStyle w:val="Caption"/>
              <w:spacing w:line="240" w:lineRule="auto"/>
              <w:contextualSpacing/>
              <w:jc w:val="center"/>
              <w:rPr>
                <w:sz w:val="20"/>
                <w:szCs w:val="20"/>
              </w:rPr>
            </w:pPr>
          </w:p>
        </w:tc>
        <w:tc>
          <w:tcPr>
            <w:tcW w:w="1440" w:type="dxa"/>
            <w:vAlign w:val="center"/>
          </w:tcPr>
          <w:p w14:paraId="341CD74D" w14:textId="037A4139" w:rsidR="00D90E23" w:rsidRPr="005B18EB"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SEIR-</w:t>
            </w:r>
            <w:proofErr w:type="spellStart"/>
            <w:r>
              <w:rPr>
                <w:b/>
                <w:bCs/>
                <w:sz w:val="20"/>
                <w:szCs w:val="20"/>
              </w:rPr>
              <w:t>fansy</w:t>
            </w:r>
            <w:proofErr w:type="spellEnd"/>
          </w:p>
        </w:tc>
        <w:tc>
          <w:tcPr>
            <w:tcW w:w="3894" w:type="dxa"/>
            <w:vAlign w:val="center"/>
          </w:tcPr>
          <w:p w14:paraId="0424CED3" w14:textId="77777777" w:rsidR="00D90E23"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7A4316">
              <w:rPr>
                <w:i w:val="0"/>
                <w:iCs w:val="0"/>
                <w:sz w:val="20"/>
                <w:szCs w:val="20"/>
              </w:rPr>
              <w:t>5.32</w:t>
            </w:r>
          </w:p>
          <w:p w14:paraId="517C63FD" w14:textId="131F2C96" w:rsidR="00D90E23" w:rsidRPr="00261C25"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w:t>
            </w:r>
            <w:r w:rsidRPr="007A4316">
              <w:rPr>
                <w:i w:val="0"/>
                <w:iCs w:val="0"/>
                <w:sz w:val="20"/>
                <w:szCs w:val="20"/>
              </w:rPr>
              <w:t>5.12-5.52) [9.3]</w:t>
            </w:r>
          </w:p>
        </w:tc>
        <w:tc>
          <w:tcPr>
            <w:tcW w:w="3894" w:type="dxa"/>
            <w:vAlign w:val="center"/>
          </w:tcPr>
          <w:p w14:paraId="2DFE25FA" w14:textId="77777777" w:rsidR="00D90E23"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7A4316">
              <w:rPr>
                <w:i w:val="0"/>
                <w:iCs w:val="0"/>
                <w:sz w:val="20"/>
                <w:szCs w:val="20"/>
              </w:rPr>
              <w:t>3.99</w:t>
            </w:r>
          </w:p>
          <w:p w14:paraId="2C14B189" w14:textId="0A03A1AB" w:rsidR="00D90E23" w:rsidRPr="00261C25"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w:t>
            </w:r>
            <w:r w:rsidRPr="007A4316">
              <w:rPr>
                <w:i w:val="0"/>
                <w:iCs w:val="0"/>
                <w:sz w:val="20"/>
                <w:szCs w:val="20"/>
              </w:rPr>
              <w:t>3.85-4.14) [9.13]</w:t>
            </w:r>
          </w:p>
        </w:tc>
        <w:tc>
          <w:tcPr>
            <w:tcW w:w="3894" w:type="dxa"/>
            <w:vAlign w:val="center"/>
          </w:tcPr>
          <w:p w14:paraId="485DD94A" w14:textId="77777777" w:rsidR="00D90E23"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7A4316">
              <w:rPr>
                <w:i w:val="0"/>
                <w:iCs w:val="0"/>
                <w:sz w:val="20"/>
                <w:szCs w:val="20"/>
              </w:rPr>
              <w:t>2.96</w:t>
            </w:r>
          </w:p>
          <w:p w14:paraId="30EB9955" w14:textId="5365C040" w:rsidR="00D90E23" w:rsidRPr="00261C25"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w:t>
            </w:r>
            <w:r w:rsidRPr="007A4316">
              <w:rPr>
                <w:i w:val="0"/>
                <w:iCs w:val="0"/>
                <w:sz w:val="20"/>
                <w:szCs w:val="20"/>
              </w:rPr>
              <w:t>2.85-3.06) [11.53]</w:t>
            </w:r>
          </w:p>
        </w:tc>
      </w:tr>
      <w:tr w:rsidR="007D4886" w14:paraId="291C8F34"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FCC0FAB" w14:textId="77777777" w:rsidR="007D4886" w:rsidRPr="00261C25" w:rsidRDefault="007D4886" w:rsidP="00D90E23">
            <w:pPr>
              <w:pStyle w:val="Caption"/>
              <w:spacing w:line="240" w:lineRule="auto"/>
              <w:contextualSpacing/>
              <w:jc w:val="center"/>
              <w:rPr>
                <w:sz w:val="20"/>
                <w:szCs w:val="20"/>
              </w:rPr>
            </w:pPr>
            <w:r w:rsidRPr="00261C25">
              <w:rPr>
                <w:sz w:val="20"/>
                <w:szCs w:val="20"/>
              </w:rPr>
              <w:t>Cumulative cases</w:t>
            </w:r>
          </w:p>
          <w:p w14:paraId="70F2BFC3" w14:textId="51B123FA" w:rsidR="00261C25" w:rsidRPr="00261C25" w:rsidRDefault="00DD25DB" w:rsidP="00D90E23">
            <w:pPr>
              <w:pStyle w:val="Caption"/>
              <w:spacing w:line="240" w:lineRule="auto"/>
              <w:contextualSpacing/>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6</m:t>
                        </m:r>
                      </m:sup>
                    </m:sSup>
                  </m:e>
                </m:d>
              </m:oMath>
            </m:oMathPara>
          </w:p>
        </w:tc>
        <w:tc>
          <w:tcPr>
            <w:tcW w:w="1440" w:type="dxa"/>
            <w:vAlign w:val="center"/>
          </w:tcPr>
          <w:p w14:paraId="2BB393E0" w14:textId="4B30644C" w:rsidR="007D4886" w:rsidRPr="005B18EB"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6F4DDA2B" w14:textId="32D7AE03"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8</w:t>
            </w:r>
            <w:r w:rsidR="00261C25" w:rsidRPr="00261C25">
              <w:rPr>
                <w:i w:val="0"/>
                <w:iCs w:val="0"/>
                <w:sz w:val="20"/>
                <w:szCs w:val="20"/>
              </w:rPr>
              <w:t>.</w:t>
            </w:r>
            <w:r w:rsidRPr="00261C25">
              <w:rPr>
                <w:i w:val="0"/>
                <w:iCs w:val="0"/>
                <w:sz w:val="20"/>
                <w:szCs w:val="20"/>
              </w:rPr>
              <w:t>18</w:t>
            </w:r>
          </w:p>
        </w:tc>
        <w:tc>
          <w:tcPr>
            <w:tcW w:w="3894" w:type="dxa"/>
            <w:vAlign w:val="center"/>
          </w:tcPr>
          <w:p w14:paraId="54BC0DF0" w14:textId="173B8421"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9</w:t>
            </w:r>
            <w:r w:rsidR="00261C25" w:rsidRPr="00261C25">
              <w:rPr>
                <w:i w:val="0"/>
                <w:iCs w:val="0"/>
                <w:sz w:val="20"/>
                <w:szCs w:val="20"/>
              </w:rPr>
              <w:t>.</w:t>
            </w:r>
            <w:r w:rsidRPr="00261C25">
              <w:rPr>
                <w:i w:val="0"/>
                <w:iCs w:val="0"/>
                <w:sz w:val="20"/>
                <w:szCs w:val="20"/>
              </w:rPr>
              <w:t>46</w:t>
            </w:r>
          </w:p>
        </w:tc>
        <w:tc>
          <w:tcPr>
            <w:tcW w:w="3894" w:type="dxa"/>
            <w:vAlign w:val="center"/>
          </w:tcPr>
          <w:p w14:paraId="4C1A5430" w14:textId="6A615A7E"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10</w:t>
            </w:r>
            <w:r w:rsidR="00261C25" w:rsidRPr="00261C25">
              <w:rPr>
                <w:i w:val="0"/>
                <w:iCs w:val="0"/>
                <w:sz w:val="20"/>
                <w:szCs w:val="20"/>
              </w:rPr>
              <w:t>.</w:t>
            </w:r>
            <w:r w:rsidRPr="00261C25">
              <w:rPr>
                <w:i w:val="0"/>
                <w:iCs w:val="0"/>
                <w:sz w:val="20"/>
                <w:szCs w:val="20"/>
              </w:rPr>
              <w:t>2</w:t>
            </w:r>
            <w:r w:rsidR="00261C25" w:rsidRPr="00261C25">
              <w:rPr>
                <w:i w:val="0"/>
                <w:iCs w:val="0"/>
                <w:sz w:val="20"/>
                <w:szCs w:val="20"/>
              </w:rPr>
              <w:t>9</w:t>
            </w:r>
          </w:p>
        </w:tc>
      </w:tr>
      <w:tr w:rsidR="007D4886" w14:paraId="6293D181"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1B67D64" w14:textId="6F9584D7" w:rsidR="007D4886" w:rsidRDefault="007D4886" w:rsidP="00D90E23">
            <w:pPr>
              <w:pStyle w:val="Caption"/>
              <w:spacing w:line="240" w:lineRule="auto"/>
              <w:contextualSpacing/>
              <w:jc w:val="center"/>
              <w:rPr>
                <w:sz w:val="20"/>
                <w:szCs w:val="20"/>
              </w:rPr>
            </w:pPr>
          </w:p>
        </w:tc>
        <w:tc>
          <w:tcPr>
            <w:tcW w:w="1440" w:type="dxa"/>
            <w:vAlign w:val="center"/>
          </w:tcPr>
          <w:p w14:paraId="50F51CC6" w14:textId="19445B95" w:rsidR="007D4886"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proofErr w:type="spellStart"/>
            <w:r w:rsidRPr="00DD25DB">
              <w:rPr>
                <w:b/>
                <w:bCs/>
                <w:sz w:val="20"/>
                <w:szCs w:val="20"/>
              </w:rPr>
              <w:t>SAPHIRE</w:t>
            </w:r>
            <w:r w:rsidR="00AB1FD3" w:rsidRPr="00AB1FD3">
              <w:rPr>
                <w:b/>
                <w:bCs/>
                <w:sz w:val="20"/>
                <w:szCs w:val="20"/>
                <w:vertAlign w:val="superscript"/>
              </w:rPr>
              <w:t>d</w:t>
            </w:r>
            <w:proofErr w:type="spellEnd"/>
          </w:p>
        </w:tc>
        <w:tc>
          <w:tcPr>
            <w:tcW w:w="3894" w:type="dxa"/>
            <w:vAlign w:val="center"/>
          </w:tcPr>
          <w:p w14:paraId="57F7ECC3" w14:textId="0F3AF855" w:rsidR="005B18EB"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DD25DB">
              <w:rPr>
                <w:i w:val="0"/>
                <w:iCs w:val="0"/>
                <w:sz w:val="20"/>
                <w:szCs w:val="20"/>
              </w:rPr>
              <w:t>578</w:t>
            </w:r>
            <w:r w:rsidR="00261C25" w:rsidRPr="00DD25DB">
              <w:rPr>
                <w:i w:val="0"/>
                <w:iCs w:val="0"/>
                <w:sz w:val="20"/>
                <w:szCs w:val="20"/>
              </w:rPr>
              <w:t>.21</w:t>
            </w:r>
            <w:r w:rsidRPr="00DD25DB">
              <w:rPr>
                <w:i w:val="0"/>
                <w:iCs w:val="0"/>
                <w:sz w:val="20"/>
                <w:szCs w:val="20"/>
              </w:rPr>
              <w:t xml:space="preserve"> </w:t>
            </w:r>
          </w:p>
          <w:p w14:paraId="35DB1FD3" w14:textId="2E8714F0" w:rsidR="007D4886"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DD25DB">
              <w:rPr>
                <w:i w:val="0"/>
                <w:iCs w:val="0"/>
                <w:sz w:val="20"/>
                <w:szCs w:val="20"/>
              </w:rPr>
              <w:t>(46</w:t>
            </w:r>
            <w:r w:rsidR="00261C25" w:rsidRPr="00DD25DB">
              <w:rPr>
                <w:i w:val="0"/>
                <w:iCs w:val="0"/>
                <w:sz w:val="20"/>
                <w:szCs w:val="20"/>
              </w:rPr>
              <w:t>.</w:t>
            </w:r>
            <w:r w:rsidRPr="00DD25DB">
              <w:rPr>
                <w:i w:val="0"/>
                <w:iCs w:val="0"/>
                <w:sz w:val="20"/>
                <w:szCs w:val="20"/>
              </w:rPr>
              <w:t>4</w:t>
            </w:r>
            <w:r w:rsidR="00261C25" w:rsidRPr="00DD25DB">
              <w:rPr>
                <w:i w:val="0"/>
                <w:iCs w:val="0"/>
                <w:sz w:val="20"/>
                <w:szCs w:val="20"/>
              </w:rPr>
              <w:t>1</w:t>
            </w:r>
            <w:r w:rsidR="005B18EB" w:rsidRPr="00DD25DB">
              <w:rPr>
                <w:i w:val="0"/>
                <w:iCs w:val="0"/>
                <w:sz w:val="20"/>
                <w:szCs w:val="20"/>
              </w:rPr>
              <w:t>-</w:t>
            </w:r>
            <w:r w:rsidRPr="00DD25DB">
              <w:rPr>
                <w:i w:val="0"/>
                <w:iCs w:val="0"/>
                <w:sz w:val="20"/>
                <w:szCs w:val="20"/>
              </w:rPr>
              <w:t>1134</w:t>
            </w:r>
            <w:r w:rsidR="00261C25" w:rsidRPr="00DD25DB">
              <w:rPr>
                <w:i w:val="0"/>
                <w:iCs w:val="0"/>
                <w:sz w:val="20"/>
                <w:szCs w:val="20"/>
              </w:rPr>
              <w:t>.20</w:t>
            </w:r>
            <w:r w:rsidRPr="00DD25DB">
              <w:rPr>
                <w:i w:val="0"/>
                <w:iCs w:val="0"/>
                <w:sz w:val="20"/>
                <w:szCs w:val="20"/>
              </w:rPr>
              <w:t>) [70.7]</w:t>
            </w:r>
          </w:p>
        </w:tc>
        <w:tc>
          <w:tcPr>
            <w:tcW w:w="3894" w:type="dxa"/>
            <w:vAlign w:val="center"/>
          </w:tcPr>
          <w:p w14:paraId="6212D83F" w14:textId="2B525A6F" w:rsidR="005B18EB"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DD25DB">
              <w:rPr>
                <w:i w:val="0"/>
                <w:iCs w:val="0"/>
                <w:sz w:val="20"/>
                <w:szCs w:val="20"/>
              </w:rPr>
              <w:t>612</w:t>
            </w:r>
            <w:r w:rsidR="00261C25" w:rsidRPr="00DD25DB">
              <w:rPr>
                <w:i w:val="0"/>
                <w:iCs w:val="0"/>
                <w:sz w:val="20"/>
                <w:szCs w:val="20"/>
              </w:rPr>
              <w:t>.</w:t>
            </w:r>
            <w:r w:rsidRPr="00DD25DB">
              <w:rPr>
                <w:i w:val="0"/>
                <w:iCs w:val="0"/>
                <w:sz w:val="20"/>
                <w:szCs w:val="20"/>
              </w:rPr>
              <w:t>79</w:t>
            </w:r>
          </w:p>
          <w:p w14:paraId="43E603DE" w14:textId="46A6E730" w:rsidR="007D4886"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DD25DB">
              <w:rPr>
                <w:i w:val="0"/>
                <w:iCs w:val="0"/>
                <w:sz w:val="20"/>
                <w:szCs w:val="20"/>
              </w:rPr>
              <w:t>(52</w:t>
            </w:r>
            <w:r w:rsidR="00261C25" w:rsidRPr="00DD25DB">
              <w:rPr>
                <w:i w:val="0"/>
                <w:iCs w:val="0"/>
                <w:sz w:val="20"/>
                <w:szCs w:val="20"/>
              </w:rPr>
              <w:t>.</w:t>
            </w:r>
            <w:r w:rsidRPr="00DD25DB">
              <w:rPr>
                <w:i w:val="0"/>
                <w:iCs w:val="0"/>
                <w:sz w:val="20"/>
                <w:szCs w:val="20"/>
              </w:rPr>
              <w:t>253</w:t>
            </w:r>
            <w:r w:rsidR="005B18EB" w:rsidRPr="00DD25DB">
              <w:rPr>
                <w:i w:val="0"/>
                <w:iCs w:val="0"/>
                <w:sz w:val="20"/>
                <w:szCs w:val="20"/>
              </w:rPr>
              <w:t>-</w:t>
            </w:r>
            <w:r w:rsidRPr="00DD25DB">
              <w:rPr>
                <w:i w:val="0"/>
                <w:iCs w:val="0"/>
                <w:sz w:val="20"/>
                <w:szCs w:val="20"/>
              </w:rPr>
              <w:t>1161</w:t>
            </w:r>
            <w:r w:rsidR="00261C25" w:rsidRPr="00DD25DB">
              <w:rPr>
                <w:i w:val="0"/>
                <w:iCs w:val="0"/>
                <w:sz w:val="20"/>
                <w:szCs w:val="20"/>
              </w:rPr>
              <w:t>.</w:t>
            </w:r>
            <w:r w:rsidRPr="00DD25DB">
              <w:rPr>
                <w:i w:val="0"/>
                <w:iCs w:val="0"/>
                <w:sz w:val="20"/>
                <w:szCs w:val="20"/>
              </w:rPr>
              <w:t>26) [64.8]</w:t>
            </w:r>
          </w:p>
        </w:tc>
        <w:tc>
          <w:tcPr>
            <w:tcW w:w="3894" w:type="dxa"/>
            <w:vAlign w:val="center"/>
          </w:tcPr>
          <w:p w14:paraId="0F2FE282" w14:textId="66D93BC8" w:rsidR="005B18EB"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DD25DB">
              <w:rPr>
                <w:i w:val="0"/>
                <w:iCs w:val="0"/>
                <w:sz w:val="20"/>
                <w:szCs w:val="20"/>
              </w:rPr>
              <w:t>622</w:t>
            </w:r>
            <w:r w:rsidR="00261C25" w:rsidRPr="00DD25DB">
              <w:rPr>
                <w:i w:val="0"/>
                <w:iCs w:val="0"/>
                <w:sz w:val="20"/>
                <w:szCs w:val="20"/>
              </w:rPr>
              <w:t>.</w:t>
            </w:r>
            <w:r w:rsidRPr="00DD25DB">
              <w:rPr>
                <w:i w:val="0"/>
                <w:iCs w:val="0"/>
                <w:sz w:val="20"/>
                <w:szCs w:val="20"/>
              </w:rPr>
              <w:t>3</w:t>
            </w:r>
            <w:r w:rsidR="00261C25" w:rsidRPr="00DD25DB">
              <w:rPr>
                <w:i w:val="0"/>
                <w:iCs w:val="0"/>
                <w:sz w:val="20"/>
                <w:szCs w:val="20"/>
              </w:rPr>
              <w:t>2</w:t>
            </w:r>
            <w:r w:rsidRPr="00DD25DB">
              <w:rPr>
                <w:i w:val="0"/>
                <w:iCs w:val="0"/>
                <w:sz w:val="20"/>
                <w:szCs w:val="20"/>
              </w:rPr>
              <w:t xml:space="preserve"> </w:t>
            </w:r>
          </w:p>
          <w:p w14:paraId="311DE2D5" w14:textId="560D3B6A" w:rsidR="007D4886" w:rsidRPr="00DD25D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DD25DB">
              <w:rPr>
                <w:i w:val="0"/>
                <w:iCs w:val="0"/>
                <w:sz w:val="20"/>
                <w:szCs w:val="20"/>
              </w:rPr>
              <w:t>(55</w:t>
            </w:r>
            <w:r w:rsidR="00261C25" w:rsidRPr="00DD25DB">
              <w:rPr>
                <w:i w:val="0"/>
                <w:iCs w:val="0"/>
                <w:sz w:val="20"/>
                <w:szCs w:val="20"/>
              </w:rPr>
              <w:t>.</w:t>
            </w:r>
            <w:r w:rsidRPr="00DD25DB">
              <w:rPr>
                <w:i w:val="0"/>
                <w:iCs w:val="0"/>
                <w:sz w:val="20"/>
                <w:szCs w:val="20"/>
              </w:rPr>
              <w:t>7</w:t>
            </w:r>
            <w:r w:rsidR="00261C25" w:rsidRPr="00DD25DB">
              <w:rPr>
                <w:i w:val="0"/>
                <w:iCs w:val="0"/>
                <w:sz w:val="20"/>
                <w:szCs w:val="20"/>
              </w:rPr>
              <w:t>9</w:t>
            </w:r>
            <w:r w:rsidR="005B18EB" w:rsidRPr="00DD25DB">
              <w:rPr>
                <w:i w:val="0"/>
                <w:iCs w:val="0"/>
                <w:sz w:val="20"/>
                <w:szCs w:val="20"/>
              </w:rPr>
              <w:t>-</w:t>
            </w:r>
            <w:r w:rsidRPr="00DD25DB">
              <w:rPr>
                <w:i w:val="0"/>
                <w:iCs w:val="0"/>
                <w:sz w:val="20"/>
                <w:szCs w:val="20"/>
              </w:rPr>
              <w:t>1163</w:t>
            </w:r>
            <w:r w:rsidR="00261C25" w:rsidRPr="00DD25DB">
              <w:rPr>
                <w:i w:val="0"/>
                <w:iCs w:val="0"/>
                <w:sz w:val="20"/>
                <w:szCs w:val="20"/>
              </w:rPr>
              <w:t>.17</w:t>
            </w:r>
            <w:r w:rsidRPr="00DD25DB">
              <w:rPr>
                <w:i w:val="0"/>
                <w:iCs w:val="0"/>
                <w:sz w:val="20"/>
                <w:szCs w:val="20"/>
              </w:rPr>
              <w:t>) [60.5]</w:t>
            </w:r>
          </w:p>
        </w:tc>
      </w:tr>
      <w:tr w:rsidR="007D4886" w14:paraId="74246804"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BD930AE" w14:textId="77777777" w:rsidR="007D4886" w:rsidRDefault="007D4886" w:rsidP="00D90E23">
            <w:pPr>
              <w:pStyle w:val="Caption"/>
              <w:spacing w:line="240" w:lineRule="auto"/>
              <w:contextualSpacing/>
              <w:jc w:val="center"/>
              <w:rPr>
                <w:sz w:val="20"/>
                <w:szCs w:val="20"/>
              </w:rPr>
            </w:pPr>
          </w:p>
        </w:tc>
        <w:tc>
          <w:tcPr>
            <w:tcW w:w="1440" w:type="dxa"/>
            <w:vAlign w:val="center"/>
          </w:tcPr>
          <w:p w14:paraId="362D75DA" w14:textId="2A76AF84" w:rsidR="007D4886" w:rsidRPr="005B18EB"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6792290D" w14:textId="2A047F08" w:rsidR="005B18EB"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59</w:t>
            </w:r>
            <w:r w:rsidR="00261C25" w:rsidRPr="00261C25">
              <w:rPr>
                <w:i w:val="0"/>
                <w:iCs w:val="0"/>
                <w:sz w:val="20"/>
                <w:szCs w:val="20"/>
              </w:rPr>
              <w:t>.32</w:t>
            </w:r>
          </w:p>
          <w:p w14:paraId="1FE31EE5" w14:textId="60E72DC2"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(56</w:t>
            </w:r>
            <w:r w:rsidR="00261C25" w:rsidRPr="00261C25">
              <w:rPr>
                <w:i w:val="0"/>
                <w:iCs w:val="0"/>
                <w:sz w:val="20"/>
                <w:szCs w:val="20"/>
              </w:rPr>
              <w:t>.</w:t>
            </w:r>
            <w:r w:rsidRPr="00261C25">
              <w:rPr>
                <w:i w:val="0"/>
                <w:iCs w:val="0"/>
                <w:sz w:val="20"/>
                <w:szCs w:val="20"/>
              </w:rPr>
              <w:t>8</w:t>
            </w:r>
            <w:r w:rsidR="005B18EB" w:rsidRPr="00261C25">
              <w:rPr>
                <w:i w:val="0"/>
                <w:iCs w:val="0"/>
                <w:sz w:val="20"/>
                <w:szCs w:val="20"/>
              </w:rPr>
              <w:t>-</w:t>
            </w:r>
            <w:r w:rsidRPr="00261C25">
              <w:rPr>
                <w:i w:val="0"/>
                <w:iCs w:val="0"/>
                <w:sz w:val="20"/>
                <w:szCs w:val="20"/>
              </w:rPr>
              <w:t>61</w:t>
            </w:r>
            <w:r w:rsidR="00261C25" w:rsidRPr="00261C25">
              <w:rPr>
                <w:i w:val="0"/>
                <w:iCs w:val="0"/>
                <w:sz w:val="20"/>
                <w:szCs w:val="20"/>
              </w:rPr>
              <w:t>.</w:t>
            </w:r>
            <w:r w:rsidRPr="00261C25">
              <w:rPr>
                <w:i w:val="0"/>
                <w:iCs w:val="0"/>
                <w:sz w:val="20"/>
                <w:szCs w:val="20"/>
              </w:rPr>
              <w:t>7</w:t>
            </w:r>
            <w:r w:rsidR="00261C25" w:rsidRPr="00261C25">
              <w:rPr>
                <w:i w:val="0"/>
                <w:iCs w:val="0"/>
                <w:sz w:val="20"/>
                <w:szCs w:val="20"/>
              </w:rPr>
              <w:t>2</w:t>
            </w:r>
            <w:r w:rsidRPr="00261C25">
              <w:rPr>
                <w:i w:val="0"/>
                <w:iCs w:val="0"/>
                <w:sz w:val="20"/>
                <w:szCs w:val="20"/>
              </w:rPr>
              <w:t>) [7.25]</w:t>
            </w:r>
          </w:p>
        </w:tc>
        <w:tc>
          <w:tcPr>
            <w:tcW w:w="3894" w:type="dxa"/>
            <w:vAlign w:val="center"/>
          </w:tcPr>
          <w:p w14:paraId="74852234" w14:textId="7FF540A8" w:rsidR="005B18EB"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68</w:t>
            </w:r>
            <w:r w:rsidR="00261C25" w:rsidRPr="00261C25">
              <w:rPr>
                <w:i w:val="0"/>
                <w:iCs w:val="0"/>
                <w:sz w:val="20"/>
                <w:szCs w:val="20"/>
              </w:rPr>
              <w:t>.</w:t>
            </w:r>
            <w:r w:rsidRPr="00261C25">
              <w:rPr>
                <w:i w:val="0"/>
                <w:iCs w:val="0"/>
                <w:sz w:val="20"/>
                <w:szCs w:val="20"/>
              </w:rPr>
              <w:t>7</w:t>
            </w:r>
            <w:r w:rsidR="00261C25" w:rsidRPr="00261C25">
              <w:rPr>
                <w:i w:val="0"/>
                <w:iCs w:val="0"/>
                <w:sz w:val="20"/>
                <w:szCs w:val="20"/>
              </w:rPr>
              <w:t>1</w:t>
            </w:r>
          </w:p>
          <w:p w14:paraId="0DE3F874" w14:textId="0A054725"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(65</w:t>
            </w:r>
            <w:r w:rsidR="00261C25" w:rsidRPr="00261C25">
              <w:rPr>
                <w:i w:val="0"/>
                <w:iCs w:val="0"/>
                <w:sz w:val="20"/>
                <w:szCs w:val="20"/>
              </w:rPr>
              <w:t>.</w:t>
            </w:r>
            <w:r w:rsidRPr="00261C25">
              <w:rPr>
                <w:i w:val="0"/>
                <w:iCs w:val="0"/>
                <w:sz w:val="20"/>
                <w:szCs w:val="20"/>
              </w:rPr>
              <w:t>9</w:t>
            </w:r>
            <w:r w:rsidR="00261C25" w:rsidRPr="00261C25">
              <w:rPr>
                <w:i w:val="0"/>
                <w:iCs w:val="0"/>
                <w:sz w:val="20"/>
                <w:szCs w:val="20"/>
              </w:rPr>
              <w:t>5</w:t>
            </w:r>
            <w:r w:rsidR="005B18EB" w:rsidRPr="00261C25">
              <w:rPr>
                <w:i w:val="0"/>
                <w:iCs w:val="0"/>
                <w:sz w:val="20"/>
                <w:szCs w:val="20"/>
              </w:rPr>
              <w:t>-</w:t>
            </w:r>
            <w:r w:rsidRPr="00261C25">
              <w:rPr>
                <w:i w:val="0"/>
                <w:iCs w:val="0"/>
                <w:sz w:val="20"/>
                <w:szCs w:val="20"/>
              </w:rPr>
              <w:t>71</w:t>
            </w:r>
            <w:r w:rsidR="00261C25" w:rsidRPr="00261C25">
              <w:rPr>
                <w:i w:val="0"/>
                <w:iCs w:val="0"/>
                <w:sz w:val="20"/>
                <w:szCs w:val="20"/>
              </w:rPr>
              <w:t>.</w:t>
            </w:r>
            <w:r w:rsidRPr="00261C25">
              <w:rPr>
                <w:i w:val="0"/>
                <w:iCs w:val="0"/>
                <w:sz w:val="20"/>
                <w:szCs w:val="20"/>
              </w:rPr>
              <w:t>47) [7.26]</w:t>
            </w:r>
          </w:p>
        </w:tc>
        <w:tc>
          <w:tcPr>
            <w:tcW w:w="3894" w:type="dxa"/>
            <w:vAlign w:val="center"/>
          </w:tcPr>
          <w:p w14:paraId="3FACD080" w14:textId="0BE501A3" w:rsidR="005B18EB"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75</w:t>
            </w:r>
            <w:r w:rsidR="00261C25" w:rsidRPr="00261C25">
              <w:rPr>
                <w:i w:val="0"/>
                <w:iCs w:val="0"/>
                <w:sz w:val="20"/>
                <w:szCs w:val="20"/>
              </w:rPr>
              <w:t>.</w:t>
            </w:r>
            <w:r w:rsidRPr="00261C25">
              <w:rPr>
                <w:i w:val="0"/>
                <w:iCs w:val="0"/>
                <w:sz w:val="20"/>
                <w:szCs w:val="20"/>
              </w:rPr>
              <w:t>8</w:t>
            </w:r>
            <w:r w:rsidR="00261C25" w:rsidRPr="00261C25">
              <w:rPr>
                <w:i w:val="0"/>
                <w:iCs w:val="0"/>
                <w:sz w:val="20"/>
                <w:szCs w:val="20"/>
              </w:rPr>
              <w:t>9</w:t>
            </w:r>
            <w:r w:rsidRPr="00261C25">
              <w:rPr>
                <w:i w:val="0"/>
                <w:iCs w:val="0"/>
                <w:sz w:val="20"/>
                <w:szCs w:val="20"/>
              </w:rPr>
              <w:t xml:space="preserve"> </w:t>
            </w:r>
          </w:p>
          <w:p w14:paraId="297121A4" w14:textId="10BF8E7D"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(72</w:t>
            </w:r>
            <w:r w:rsidR="00261C25" w:rsidRPr="00261C25">
              <w:rPr>
                <w:i w:val="0"/>
                <w:iCs w:val="0"/>
                <w:sz w:val="20"/>
                <w:szCs w:val="20"/>
              </w:rPr>
              <w:t>.</w:t>
            </w:r>
            <w:r w:rsidRPr="00261C25">
              <w:rPr>
                <w:i w:val="0"/>
                <w:iCs w:val="0"/>
                <w:sz w:val="20"/>
                <w:szCs w:val="20"/>
              </w:rPr>
              <w:t>8</w:t>
            </w:r>
            <w:r w:rsidR="00261C25" w:rsidRPr="00261C25">
              <w:rPr>
                <w:i w:val="0"/>
                <w:iCs w:val="0"/>
                <w:sz w:val="20"/>
                <w:szCs w:val="20"/>
              </w:rPr>
              <w:t>9</w:t>
            </w:r>
            <w:r w:rsidR="005B18EB" w:rsidRPr="00261C25">
              <w:rPr>
                <w:i w:val="0"/>
                <w:iCs w:val="0"/>
                <w:sz w:val="20"/>
                <w:szCs w:val="20"/>
              </w:rPr>
              <w:t>-</w:t>
            </w:r>
            <w:r w:rsidRPr="00261C25">
              <w:rPr>
                <w:i w:val="0"/>
                <w:iCs w:val="0"/>
                <w:sz w:val="20"/>
                <w:szCs w:val="20"/>
              </w:rPr>
              <w:t>78</w:t>
            </w:r>
            <w:r w:rsidR="00261C25" w:rsidRPr="00261C25">
              <w:rPr>
                <w:i w:val="0"/>
                <w:iCs w:val="0"/>
                <w:sz w:val="20"/>
                <w:szCs w:val="20"/>
              </w:rPr>
              <w:t>.</w:t>
            </w:r>
            <w:r w:rsidRPr="00261C25">
              <w:rPr>
                <w:i w:val="0"/>
                <w:iCs w:val="0"/>
                <w:sz w:val="20"/>
                <w:szCs w:val="20"/>
              </w:rPr>
              <w:t>8</w:t>
            </w:r>
            <w:r w:rsidR="00261C25" w:rsidRPr="00261C25">
              <w:rPr>
                <w:i w:val="0"/>
                <w:iCs w:val="0"/>
                <w:sz w:val="20"/>
                <w:szCs w:val="20"/>
              </w:rPr>
              <w:t>6</w:t>
            </w:r>
            <w:r w:rsidRPr="00261C25">
              <w:rPr>
                <w:i w:val="0"/>
                <w:iCs w:val="0"/>
                <w:sz w:val="20"/>
                <w:szCs w:val="20"/>
              </w:rPr>
              <w:t>) [7.38]</w:t>
            </w:r>
          </w:p>
        </w:tc>
      </w:tr>
      <w:tr w:rsidR="007D4886" w14:paraId="53949D8E"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3B760AF" w14:textId="77777777" w:rsidR="007D4886" w:rsidRDefault="007D4886" w:rsidP="00D90E23">
            <w:pPr>
              <w:pStyle w:val="Caption"/>
              <w:spacing w:line="240" w:lineRule="auto"/>
              <w:contextualSpacing/>
              <w:jc w:val="center"/>
              <w:rPr>
                <w:sz w:val="20"/>
                <w:szCs w:val="20"/>
              </w:rPr>
            </w:pPr>
          </w:p>
        </w:tc>
        <w:tc>
          <w:tcPr>
            <w:tcW w:w="1440" w:type="dxa"/>
            <w:vAlign w:val="center"/>
          </w:tcPr>
          <w:p w14:paraId="1D04DD89" w14:textId="6E7A1361" w:rsidR="007D4886" w:rsidRPr="005B18E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proofErr w:type="spellStart"/>
            <w:r w:rsidRPr="005B18EB">
              <w:rPr>
                <w:b/>
                <w:bCs/>
                <w:sz w:val="20"/>
                <w:szCs w:val="20"/>
              </w:rPr>
              <w:t>ICM</w:t>
            </w:r>
            <w:r w:rsidR="00AB1FD3" w:rsidRPr="00AB1FD3">
              <w:rPr>
                <w:b/>
                <w:bCs/>
                <w:sz w:val="20"/>
                <w:szCs w:val="20"/>
                <w:vertAlign w:val="superscript"/>
              </w:rPr>
              <w:t>d</w:t>
            </w:r>
            <w:proofErr w:type="spellEnd"/>
          </w:p>
        </w:tc>
        <w:tc>
          <w:tcPr>
            <w:tcW w:w="3894" w:type="dxa"/>
            <w:vAlign w:val="center"/>
          </w:tcPr>
          <w:p w14:paraId="77F85596" w14:textId="002636E0"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37</w:t>
            </w:r>
            <w:r w:rsidR="00261C25" w:rsidRPr="00261C25">
              <w:rPr>
                <w:i w:val="0"/>
                <w:iCs w:val="0"/>
                <w:sz w:val="20"/>
                <w:szCs w:val="20"/>
              </w:rPr>
              <w:t>.</w:t>
            </w:r>
            <w:r w:rsidRPr="00261C25">
              <w:rPr>
                <w:i w:val="0"/>
                <w:iCs w:val="0"/>
                <w:sz w:val="20"/>
                <w:szCs w:val="20"/>
              </w:rPr>
              <w:t>17</w:t>
            </w:r>
          </w:p>
          <w:p w14:paraId="2C322507" w14:textId="36BCC94D"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(24</w:t>
            </w:r>
            <w:r w:rsidR="00261C25" w:rsidRPr="00261C25">
              <w:rPr>
                <w:i w:val="0"/>
                <w:iCs w:val="0"/>
                <w:sz w:val="20"/>
                <w:szCs w:val="20"/>
              </w:rPr>
              <w:t>.</w:t>
            </w:r>
            <w:r w:rsidRPr="00261C25">
              <w:rPr>
                <w:i w:val="0"/>
                <w:iCs w:val="0"/>
                <w:sz w:val="20"/>
                <w:szCs w:val="20"/>
              </w:rPr>
              <w:t>7</w:t>
            </w:r>
            <w:r w:rsidR="00261C25" w:rsidRPr="00261C25">
              <w:rPr>
                <w:i w:val="0"/>
                <w:iCs w:val="0"/>
                <w:sz w:val="20"/>
                <w:szCs w:val="20"/>
              </w:rPr>
              <w:t>8</w:t>
            </w:r>
            <w:r w:rsidR="005B18EB" w:rsidRPr="00261C25">
              <w:rPr>
                <w:i w:val="0"/>
                <w:iCs w:val="0"/>
                <w:sz w:val="20"/>
                <w:szCs w:val="20"/>
              </w:rPr>
              <w:t>-</w:t>
            </w:r>
            <w:r w:rsidRPr="00261C25">
              <w:rPr>
                <w:i w:val="0"/>
                <w:iCs w:val="0"/>
                <w:sz w:val="20"/>
                <w:szCs w:val="20"/>
              </w:rPr>
              <w:t>58</w:t>
            </w:r>
            <w:r w:rsidR="00261C25" w:rsidRPr="00261C25">
              <w:rPr>
                <w:i w:val="0"/>
                <w:iCs w:val="0"/>
                <w:sz w:val="20"/>
                <w:szCs w:val="20"/>
              </w:rPr>
              <w:t>.</w:t>
            </w:r>
            <w:r w:rsidRPr="00261C25">
              <w:rPr>
                <w:i w:val="0"/>
                <w:iCs w:val="0"/>
                <w:sz w:val="20"/>
                <w:szCs w:val="20"/>
              </w:rPr>
              <w:t>6</w:t>
            </w:r>
            <w:r w:rsidR="00261C25" w:rsidRPr="00261C25">
              <w:rPr>
                <w:i w:val="0"/>
                <w:iCs w:val="0"/>
                <w:sz w:val="20"/>
                <w:szCs w:val="20"/>
              </w:rPr>
              <w:t>8</w:t>
            </w:r>
            <w:r w:rsidRPr="00261C25">
              <w:rPr>
                <w:i w:val="0"/>
                <w:iCs w:val="0"/>
                <w:sz w:val="20"/>
                <w:szCs w:val="20"/>
              </w:rPr>
              <w:t>) [4.54]</w:t>
            </w:r>
          </w:p>
        </w:tc>
        <w:tc>
          <w:tcPr>
            <w:tcW w:w="3894" w:type="dxa"/>
            <w:vAlign w:val="center"/>
          </w:tcPr>
          <w:p w14:paraId="5F3C59A3" w14:textId="09D0DC8B"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39</w:t>
            </w:r>
            <w:r w:rsidR="00261C25" w:rsidRPr="00261C25">
              <w:rPr>
                <w:i w:val="0"/>
                <w:iCs w:val="0"/>
                <w:sz w:val="20"/>
                <w:szCs w:val="20"/>
              </w:rPr>
              <w:t>.</w:t>
            </w:r>
            <w:r w:rsidRPr="00261C25">
              <w:rPr>
                <w:i w:val="0"/>
                <w:iCs w:val="0"/>
                <w:sz w:val="20"/>
                <w:szCs w:val="20"/>
              </w:rPr>
              <w:t>54</w:t>
            </w:r>
          </w:p>
          <w:p w14:paraId="5219067D" w14:textId="67A155C6"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(25</w:t>
            </w:r>
            <w:r w:rsidR="00261C25" w:rsidRPr="00261C25">
              <w:rPr>
                <w:i w:val="0"/>
                <w:iCs w:val="0"/>
                <w:sz w:val="20"/>
                <w:szCs w:val="20"/>
              </w:rPr>
              <w:t>.</w:t>
            </w:r>
            <w:r w:rsidRPr="00261C25">
              <w:rPr>
                <w:i w:val="0"/>
                <w:iCs w:val="0"/>
                <w:sz w:val="20"/>
                <w:szCs w:val="20"/>
              </w:rPr>
              <w:t>63</w:t>
            </w:r>
            <w:r w:rsidR="005B18EB" w:rsidRPr="00261C25">
              <w:rPr>
                <w:i w:val="0"/>
                <w:iCs w:val="0"/>
                <w:sz w:val="20"/>
                <w:szCs w:val="20"/>
              </w:rPr>
              <w:t>-</w:t>
            </w:r>
            <w:r w:rsidRPr="00261C25">
              <w:rPr>
                <w:i w:val="0"/>
                <w:iCs w:val="0"/>
                <w:sz w:val="20"/>
                <w:szCs w:val="20"/>
              </w:rPr>
              <w:t>63</w:t>
            </w:r>
            <w:r w:rsidR="00261C25" w:rsidRPr="00261C25">
              <w:rPr>
                <w:i w:val="0"/>
                <w:iCs w:val="0"/>
                <w:sz w:val="20"/>
                <w:szCs w:val="20"/>
              </w:rPr>
              <w:t>.12</w:t>
            </w:r>
            <w:r w:rsidRPr="00261C25">
              <w:rPr>
                <w:i w:val="0"/>
                <w:iCs w:val="0"/>
                <w:sz w:val="20"/>
                <w:szCs w:val="20"/>
              </w:rPr>
              <w:t>) [4.18]</w:t>
            </w:r>
          </w:p>
        </w:tc>
        <w:tc>
          <w:tcPr>
            <w:tcW w:w="3894" w:type="dxa"/>
            <w:vAlign w:val="center"/>
          </w:tcPr>
          <w:p w14:paraId="2A83A472" w14:textId="3BDAEF2C"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41</w:t>
            </w:r>
            <w:r w:rsidR="00261C25" w:rsidRPr="00261C25">
              <w:rPr>
                <w:i w:val="0"/>
                <w:iCs w:val="0"/>
                <w:sz w:val="20"/>
                <w:szCs w:val="20"/>
              </w:rPr>
              <w:t>.</w:t>
            </w:r>
            <w:r w:rsidRPr="00261C25">
              <w:rPr>
                <w:i w:val="0"/>
                <w:iCs w:val="0"/>
                <w:sz w:val="20"/>
                <w:szCs w:val="20"/>
              </w:rPr>
              <w:t>3</w:t>
            </w:r>
            <w:r w:rsidR="00261C25" w:rsidRPr="00261C25">
              <w:rPr>
                <w:i w:val="0"/>
                <w:iCs w:val="0"/>
                <w:sz w:val="20"/>
                <w:szCs w:val="20"/>
              </w:rPr>
              <w:t>8</w:t>
            </w:r>
          </w:p>
          <w:p w14:paraId="117BC080" w14:textId="28550815"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(26</w:t>
            </w:r>
            <w:r w:rsidR="00261C25" w:rsidRPr="00261C25">
              <w:rPr>
                <w:i w:val="0"/>
                <w:iCs w:val="0"/>
                <w:sz w:val="20"/>
                <w:szCs w:val="20"/>
              </w:rPr>
              <w:t>.</w:t>
            </w:r>
            <w:r w:rsidRPr="00261C25">
              <w:rPr>
                <w:i w:val="0"/>
                <w:iCs w:val="0"/>
                <w:sz w:val="20"/>
                <w:szCs w:val="20"/>
              </w:rPr>
              <w:t>0</w:t>
            </w:r>
            <w:r w:rsidR="00261C25" w:rsidRPr="00261C25">
              <w:rPr>
                <w:i w:val="0"/>
                <w:iCs w:val="0"/>
                <w:sz w:val="20"/>
                <w:szCs w:val="20"/>
              </w:rPr>
              <w:t>2</w:t>
            </w:r>
            <w:r w:rsidR="005B18EB" w:rsidRPr="00261C25">
              <w:rPr>
                <w:i w:val="0"/>
                <w:iCs w:val="0"/>
                <w:sz w:val="20"/>
                <w:szCs w:val="20"/>
              </w:rPr>
              <w:t>-</w:t>
            </w:r>
            <w:r w:rsidRPr="00261C25">
              <w:rPr>
                <w:i w:val="0"/>
                <w:iCs w:val="0"/>
                <w:sz w:val="20"/>
                <w:szCs w:val="20"/>
              </w:rPr>
              <w:t>67</w:t>
            </w:r>
            <w:r w:rsidR="00261C25" w:rsidRPr="00261C25">
              <w:rPr>
                <w:i w:val="0"/>
                <w:iCs w:val="0"/>
                <w:sz w:val="20"/>
                <w:szCs w:val="20"/>
              </w:rPr>
              <w:t>.88</w:t>
            </w:r>
            <w:r w:rsidRPr="00261C25">
              <w:rPr>
                <w:i w:val="0"/>
                <w:iCs w:val="0"/>
                <w:sz w:val="20"/>
                <w:szCs w:val="20"/>
              </w:rPr>
              <w:t>) [4.02]</w:t>
            </w:r>
          </w:p>
        </w:tc>
      </w:tr>
      <w:tr w:rsidR="00501653" w14:paraId="7894705C"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39C97615" w14:textId="77777777" w:rsidR="00501653" w:rsidRDefault="00501653" w:rsidP="00D90E23">
            <w:pPr>
              <w:pStyle w:val="Caption"/>
              <w:spacing w:line="240" w:lineRule="auto"/>
              <w:contextualSpacing/>
              <w:jc w:val="center"/>
              <w:rPr>
                <w:b w:val="0"/>
                <w:bCs w:val="0"/>
                <w:sz w:val="20"/>
                <w:szCs w:val="20"/>
              </w:rPr>
            </w:pPr>
            <w:r>
              <w:rPr>
                <w:sz w:val="20"/>
                <w:szCs w:val="20"/>
              </w:rPr>
              <w:t>Cumulative deaths</w:t>
            </w:r>
          </w:p>
          <w:p w14:paraId="54FBC7E4" w14:textId="77B84771" w:rsidR="00261C25" w:rsidRDefault="00DD25DB" w:rsidP="00D90E23">
            <w:pPr>
              <w:pStyle w:val="Caption"/>
              <w:spacing w:line="240" w:lineRule="auto"/>
              <w:contextualSpacing/>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3</m:t>
                        </m:r>
                      </m:sup>
                    </m:sSup>
                  </m:e>
                </m:d>
              </m:oMath>
            </m:oMathPara>
          </w:p>
        </w:tc>
        <w:tc>
          <w:tcPr>
            <w:tcW w:w="1440" w:type="dxa"/>
            <w:vAlign w:val="center"/>
          </w:tcPr>
          <w:p w14:paraId="5A30604D" w14:textId="01434AD8" w:rsidR="00501653" w:rsidRPr="005B18EB" w:rsidRDefault="0050165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39392CDD" w14:textId="66FF6DD6" w:rsidR="00501653" w:rsidRPr="00261C25"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121</w:t>
            </w:r>
            <w:r w:rsidR="00261C25" w:rsidRPr="00261C25">
              <w:rPr>
                <w:i w:val="0"/>
                <w:iCs w:val="0"/>
                <w:sz w:val="20"/>
                <w:szCs w:val="20"/>
              </w:rPr>
              <w:t>.56</w:t>
            </w:r>
          </w:p>
        </w:tc>
        <w:tc>
          <w:tcPr>
            <w:tcW w:w="3894" w:type="dxa"/>
            <w:vAlign w:val="center"/>
          </w:tcPr>
          <w:p w14:paraId="442DEA38" w14:textId="0E941BBB" w:rsidR="00501653" w:rsidRPr="00261C25"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137</w:t>
            </w:r>
            <w:r w:rsidR="00261C25" w:rsidRPr="00261C25">
              <w:rPr>
                <w:i w:val="0"/>
                <w:iCs w:val="0"/>
                <w:sz w:val="20"/>
                <w:szCs w:val="20"/>
              </w:rPr>
              <w:t>.07</w:t>
            </w:r>
          </w:p>
        </w:tc>
        <w:tc>
          <w:tcPr>
            <w:tcW w:w="3894" w:type="dxa"/>
            <w:vAlign w:val="center"/>
          </w:tcPr>
          <w:p w14:paraId="1F1B623D" w14:textId="76930D95" w:rsidR="00501653" w:rsidRPr="00261C25"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148</w:t>
            </w:r>
            <w:r w:rsidR="00261C25" w:rsidRPr="00261C25">
              <w:rPr>
                <w:i w:val="0"/>
                <w:iCs w:val="0"/>
                <w:sz w:val="20"/>
                <w:szCs w:val="20"/>
              </w:rPr>
              <w:t>.</w:t>
            </w:r>
            <w:r w:rsidRPr="00261C25">
              <w:rPr>
                <w:i w:val="0"/>
                <w:iCs w:val="0"/>
                <w:sz w:val="20"/>
                <w:szCs w:val="20"/>
              </w:rPr>
              <w:t>4</w:t>
            </w:r>
            <w:r w:rsidR="00261C25" w:rsidRPr="00261C25">
              <w:rPr>
                <w:i w:val="0"/>
                <w:iCs w:val="0"/>
                <w:sz w:val="20"/>
                <w:szCs w:val="20"/>
              </w:rPr>
              <w:t>3</w:t>
            </w:r>
          </w:p>
        </w:tc>
      </w:tr>
      <w:tr w:rsidR="00501653" w14:paraId="010A3878"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4339FE6" w14:textId="77777777" w:rsidR="00501653" w:rsidRDefault="00501653" w:rsidP="00D90E23">
            <w:pPr>
              <w:pStyle w:val="Caption"/>
              <w:spacing w:line="240" w:lineRule="auto"/>
              <w:contextualSpacing/>
              <w:jc w:val="center"/>
              <w:rPr>
                <w:sz w:val="20"/>
                <w:szCs w:val="20"/>
              </w:rPr>
            </w:pPr>
          </w:p>
        </w:tc>
        <w:tc>
          <w:tcPr>
            <w:tcW w:w="1440" w:type="dxa"/>
            <w:vAlign w:val="center"/>
          </w:tcPr>
          <w:p w14:paraId="5B8A2447" w14:textId="10A09FB1"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5451054D" w14:textId="7A0046C5" w:rsidR="005B18EB"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361</w:t>
            </w:r>
            <w:r w:rsidR="00261C25" w:rsidRPr="00473747">
              <w:rPr>
                <w:i w:val="0"/>
                <w:iCs w:val="0"/>
                <w:sz w:val="20"/>
                <w:szCs w:val="20"/>
              </w:rPr>
              <w:t>.52</w:t>
            </w:r>
          </w:p>
          <w:p w14:paraId="28F7D1FF" w14:textId="367BB5FE" w:rsidR="00501653"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(347</w:t>
            </w:r>
            <w:r w:rsidR="00261C25" w:rsidRPr="00473747">
              <w:rPr>
                <w:i w:val="0"/>
                <w:iCs w:val="0"/>
                <w:sz w:val="20"/>
                <w:szCs w:val="20"/>
              </w:rPr>
              <w:t>.</w:t>
            </w:r>
            <w:r w:rsidRPr="00473747">
              <w:rPr>
                <w:i w:val="0"/>
                <w:iCs w:val="0"/>
                <w:sz w:val="20"/>
                <w:szCs w:val="20"/>
              </w:rPr>
              <w:t>23-375</w:t>
            </w:r>
            <w:r w:rsidR="00261C25" w:rsidRPr="00473747">
              <w:rPr>
                <w:i w:val="0"/>
                <w:iCs w:val="0"/>
                <w:sz w:val="20"/>
                <w:szCs w:val="20"/>
              </w:rPr>
              <w:t>.85</w:t>
            </w:r>
            <w:r w:rsidRPr="00473747">
              <w:rPr>
                <w:i w:val="0"/>
                <w:iCs w:val="0"/>
                <w:sz w:val="20"/>
                <w:szCs w:val="20"/>
              </w:rPr>
              <w:t>) [2.97]</w:t>
            </w:r>
          </w:p>
        </w:tc>
        <w:tc>
          <w:tcPr>
            <w:tcW w:w="3894" w:type="dxa"/>
            <w:vAlign w:val="center"/>
          </w:tcPr>
          <w:p w14:paraId="3A26A099" w14:textId="77777777" w:rsidR="00261C25"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442</w:t>
            </w:r>
            <w:r w:rsidR="00261C25" w:rsidRPr="00473747">
              <w:rPr>
                <w:i w:val="0"/>
                <w:iCs w:val="0"/>
                <w:sz w:val="20"/>
                <w:szCs w:val="20"/>
              </w:rPr>
              <w:t>.25</w:t>
            </w:r>
          </w:p>
          <w:p w14:paraId="1E95F262" w14:textId="4A5924F7" w:rsidR="00501653"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(425</w:t>
            </w:r>
            <w:r w:rsidR="00261C25" w:rsidRPr="00473747">
              <w:rPr>
                <w:i w:val="0"/>
                <w:iCs w:val="0"/>
                <w:sz w:val="20"/>
                <w:szCs w:val="20"/>
              </w:rPr>
              <w:t>.05</w:t>
            </w:r>
            <w:r w:rsidRPr="00473747">
              <w:rPr>
                <w:i w:val="0"/>
                <w:iCs w:val="0"/>
                <w:sz w:val="20"/>
                <w:szCs w:val="20"/>
              </w:rPr>
              <w:t>-459</w:t>
            </w:r>
            <w:r w:rsidR="00473747" w:rsidRPr="00473747">
              <w:rPr>
                <w:i w:val="0"/>
                <w:iCs w:val="0"/>
                <w:sz w:val="20"/>
                <w:szCs w:val="20"/>
              </w:rPr>
              <w:t>.64</w:t>
            </w:r>
            <w:r w:rsidRPr="00473747">
              <w:rPr>
                <w:i w:val="0"/>
                <w:iCs w:val="0"/>
                <w:sz w:val="20"/>
                <w:szCs w:val="20"/>
              </w:rPr>
              <w:t>) [3.23]</w:t>
            </w:r>
          </w:p>
        </w:tc>
        <w:tc>
          <w:tcPr>
            <w:tcW w:w="3894" w:type="dxa"/>
            <w:vAlign w:val="center"/>
          </w:tcPr>
          <w:p w14:paraId="67A65D73" w14:textId="6EE18967" w:rsidR="005B18EB"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504</w:t>
            </w:r>
            <w:r w:rsidR="00261C25" w:rsidRPr="00473747">
              <w:rPr>
                <w:i w:val="0"/>
                <w:iCs w:val="0"/>
                <w:sz w:val="20"/>
                <w:szCs w:val="20"/>
              </w:rPr>
              <w:t>.76</w:t>
            </w:r>
          </w:p>
          <w:p w14:paraId="4E8936DA" w14:textId="2D32A336" w:rsidR="00501653"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(485</w:t>
            </w:r>
            <w:r w:rsidR="00473747" w:rsidRPr="00473747">
              <w:rPr>
                <w:i w:val="0"/>
                <w:iCs w:val="0"/>
                <w:sz w:val="20"/>
                <w:szCs w:val="20"/>
              </w:rPr>
              <w:t>.</w:t>
            </w:r>
            <w:r w:rsidRPr="00473747">
              <w:rPr>
                <w:i w:val="0"/>
                <w:iCs w:val="0"/>
                <w:sz w:val="20"/>
                <w:szCs w:val="20"/>
              </w:rPr>
              <w:t>50-524</w:t>
            </w:r>
            <w:r w:rsidR="00473747" w:rsidRPr="00473747">
              <w:rPr>
                <w:i w:val="0"/>
                <w:iCs w:val="0"/>
                <w:sz w:val="20"/>
                <w:szCs w:val="20"/>
              </w:rPr>
              <w:t>.</w:t>
            </w:r>
            <w:r w:rsidRPr="00473747">
              <w:rPr>
                <w:i w:val="0"/>
                <w:iCs w:val="0"/>
                <w:sz w:val="20"/>
                <w:szCs w:val="20"/>
              </w:rPr>
              <w:t>0</w:t>
            </w:r>
            <w:r w:rsidR="00473747" w:rsidRPr="00473747">
              <w:rPr>
                <w:i w:val="0"/>
                <w:iCs w:val="0"/>
                <w:sz w:val="20"/>
                <w:szCs w:val="20"/>
              </w:rPr>
              <w:t>7</w:t>
            </w:r>
            <w:r w:rsidRPr="00473747">
              <w:rPr>
                <w:i w:val="0"/>
                <w:iCs w:val="0"/>
                <w:sz w:val="20"/>
                <w:szCs w:val="20"/>
              </w:rPr>
              <w:t>) [3.4]</w:t>
            </w:r>
          </w:p>
        </w:tc>
      </w:tr>
    </w:tbl>
    <w:p w14:paraId="0C226598" w14:textId="70A1C87D" w:rsidR="00000895" w:rsidRDefault="00000895" w:rsidP="00000895">
      <w:pPr>
        <w:spacing w:line="240" w:lineRule="auto"/>
        <w:contextualSpacing/>
        <w:jc w:val="both"/>
        <w:rPr>
          <w:i/>
          <w:iCs/>
          <w:sz w:val="18"/>
          <w:szCs w:val="18"/>
        </w:rPr>
      </w:pPr>
      <w:proofErr w:type="spellStart"/>
      <w:r w:rsidRPr="00000895">
        <w:rPr>
          <w:i/>
          <w:iCs/>
          <w:sz w:val="18"/>
          <w:szCs w:val="18"/>
          <w:vertAlign w:val="superscript"/>
        </w:rPr>
        <w:t>a</w:t>
      </w:r>
      <w:r w:rsidR="004C71BC" w:rsidRPr="00000895">
        <w:rPr>
          <w:i/>
          <w:iCs/>
          <w:sz w:val="18"/>
          <w:szCs w:val="18"/>
        </w:rPr>
        <w:t>Projected</w:t>
      </w:r>
      <w:proofErr w:type="spellEnd"/>
      <w:r w:rsidR="004C71BC" w:rsidRPr="00000895">
        <w:rPr>
          <w:i/>
          <w:iCs/>
          <w:sz w:val="18"/>
          <w:szCs w:val="18"/>
        </w:rPr>
        <w:t xml:space="preserve"> total count includes both reported as well as unreported values.</w:t>
      </w:r>
    </w:p>
    <w:p w14:paraId="6603A93E" w14:textId="101215E4" w:rsidR="000503B3" w:rsidRDefault="00B51FD5" w:rsidP="00000895">
      <w:pPr>
        <w:spacing w:line="240" w:lineRule="auto"/>
        <w:contextualSpacing/>
        <w:jc w:val="both"/>
        <w:rPr>
          <w:i/>
          <w:iCs/>
          <w:sz w:val="18"/>
          <w:szCs w:val="18"/>
        </w:rPr>
      </w:pPr>
      <w:proofErr w:type="spellStart"/>
      <w:r w:rsidRPr="00B51FD5">
        <w:rPr>
          <w:i/>
          <w:iCs/>
          <w:sz w:val="18"/>
          <w:szCs w:val="18"/>
          <w:vertAlign w:val="superscript"/>
        </w:rPr>
        <w:t>b</w:t>
      </w:r>
      <w:r>
        <w:rPr>
          <w:i/>
          <w:iCs/>
          <w:sz w:val="18"/>
          <w:szCs w:val="18"/>
        </w:rPr>
        <w:t>Defined</w:t>
      </w:r>
      <w:proofErr w:type="spellEnd"/>
      <w:r>
        <w:rPr>
          <w:i/>
          <w:iCs/>
          <w:sz w:val="18"/>
          <w:szCs w:val="18"/>
        </w:rPr>
        <w:t xml:space="preserve"> </w:t>
      </w:r>
      <w:r w:rsidR="005B10BD" w:rsidRPr="00000895">
        <w:rPr>
          <w:i/>
          <w:iCs/>
          <w:sz w:val="18"/>
          <w:szCs w:val="18"/>
        </w:rPr>
        <w:t>as projected total/observed reported counts, where total is the sum of reported and unreported cases.</w:t>
      </w:r>
    </w:p>
    <w:p w14:paraId="20DE9051" w14:textId="515008E1" w:rsidR="00B51FD5" w:rsidRDefault="00B51FD5" w:rsidP="00000895">
      <w:pPr>
        <w:spacing w:line="240" w:lineRule="auto"/>
        <w:contextualSpacing/>
        <w:jc w:val="both"/>
        <w:rPr>
          <w:i/>
          <w:iCs/>
          <w:sz w:val="18"/>
          <w:szCs w:val="18"/>
        </w:rPr>
      </w:pPr>
      <w:proofErr w:type="spellStart"/>
      <w:r w:rsidRPr="00B51FD5">
        <w:rPr>
          <w:i/>
          <w:iCs/>
          <w:sz w:val="18"/>
          <w:szCs w:val="18"/>
          <w:vertAlign w:val="superscript"/>
        </w:rPr>
        <w:t>c</w:t>
      </w:r>
      <w:r>
        <w:rPr>
          <w:i/>
          <w:iCs/>
          <w:sz w:val="18"/>
          <w:szCs w:val="18"/>
        </w:rPr>
        <w:t>The</w:t>
      </w:r>
      <w:proofErr w:type="spellEnd"/>
      <w:r>
        <w:rPr>
          <w:i/>
          <w:iCs/>
          <w:sz w:val="18"/>
          <w:szCs w:val="18"/>
        </w:rPr>
        <w:t xml:space="preserve"> test period extends from October 16 till December 31, 2020. We examine projections of cumulative cases and counts on three specific dates within that period, namely, October 31, November 30 and December 31, 2020.</w:t>
      </w:r>
    </w:p>
    <w:p w14:paraId="0C179D9A" w14:textId="2C5D10C1" w:rsidR="00D45A7B" w:rsidRPr="00D45A7B" w:rsidRDefault="000D2B7F" w:rsidP="00000895">
      <w:pPr>
        <w:spacing w:line="240" w:lineRule="auto"/>
        <w:contextualSpacing/>
        <w:jc w:val="both"/>
        <w:rPr>
          <w:i/>
          <w:iCs/>
          <w:sz w:val="18"/>
          <w:szCs w:val="18"/>
        </w:rPr>
      </w:pPr>
      <w:proofErr w:type="spellStart"/>
      <w:r w:rsidRPr="000D2B7F">
        <w:rPr>
          <w:i/>
          <w:iCs/>
          <w:sz w:val="18"/>
          <w:szCs w:val="18"/>
          <w:vertAlign w:val="superscript"/>
        </w:rPr>
        <w:t>d</w:t>
      </w:r>
      <w:r w:rsidR="00D45A7B">
        <w:rPr>
          <w:i/>
          <w:iCs/>
          <w:sz w:val="18"/>
          <w:szCs w:val="18"/>
        </w:rPr>
        <w:t>The</w:t>
      </w:r>
      <w:proofErr w:type="spellEnd"/>
      <w:r w:rsidR="00D45A7B">
        <w:rPr>
          <w:i/>
          <w:iCs/>
          <w:sz w:val="18"/>
          <w:szCs w:val="18"/>
        </w:rPr>
        <w:t xml:space="preserve"> SAPHIRE model does not yield projections of </w:t>
      </w:r>
      <w:r w:rsidR="00D90E23">
        <w:rPr>
          <w:i/>
          <w:iCs/>
          <w:sz w:val="18"/>
          <w:szCs w:val="18"/>
        </w:rPr>
        <w:t xml:space="preserve">active cases or </w:t>
      </w:r>
      <w:r w:rsidR="00D45A7B">
        <w:rPr>
          <w:i/>
          <w:iCs/>
          <w:sz w:val="18"/>
          <w:szCs w:val="18"/>
        </w:rPr>
        <w:t>cumulative</w:t>
      </w:r>
      <w:r>
        <w:rPr>
          <w:i/>
          <w:iCs/>
          <w:sz w:val="18"/>
          <w:szCs w:val="18"/>
        </w:rPr>
        <w:t xml:space="preserve"> deaths while the ICM model does not yield projections of</w:t>
      </w:r>
      <w:r w:rsidR="00256302">
        <w:rPr>
          <w:i/>
          <w:iCs/>
          <w:sz w:val="18"/>
          <w:szCs w:val="18"/>
        </w:rPr>
        <w:t xml:space="preserve"> total</w:t>
      </w:r>
      <w:r>
        <w:rPr>
          <w:i/>
          <w:iCs/>
          <w:sz w:val="18"/>
          <w:szCs w:val="18"/>
        </w:rPr>
        <w:t xml:space="preserve"> active case</w:t>
      </w:r>
      <w:r w:rsidR="00256302">
        <w:rPr>
          <w:i/>
          <w:iCs/>
          <w:sz w:val="18"/>
          <w:szCs w:val="18"/>
        </w:rPr>
        <w:t xml:space="preserve"> or total cumulative deaths.</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5216159B" w14:textId="77777777" w:rsidR="002B22EC" w:rsidRDefault="002B22EC" w:rsidP="00BD1B18">
      <w:pPr>
        <w:jc w:val="both"/>
        <w:rPr>
          <w:b/>
        </w:rPr>
        <w:sectPr w:rsidR="002B22EC" w:rsidSect="002B22EC">
          <w:type w:val="continuous"/>
          <w:pgSz w:w="15840" w:h="12240" w:orient="landscape"/>
          <w:pgMar w:top="1134" w:right="1693" w:bottom="1134" w:left="1134" w:header="0" w:footer="1134" w:gutter="0"/>
          <w:lnNumType w:countBy="1" w:restart="continuous"/>
          <w:cols w:space="720"/>
          <w:docGrid w:linePitch="326"/>
        </w:sectPr>
      </w:pPr>
    </w:p>
    <w:p w14:paraId="000000A4" w14:textId="0A3944EE" w:rsidR="00443353" w:rsidRDefault="00AC6627" w:rsidP="00BD1B18">
      <w:pPr>
        <w:jc w:val="both"/>
        <w:rPr>
          <w:b/>
        </w:rPr>
      </w:pPr>
      <w:r w:rsidRPr="001B44F8">
        <w:rPr>
          <w:b/>
        </w:rPr>
        <w:lastRenderedPageBreak/>
        <w:t>FIGURES</w:t>
      </w:r>
    </w:p>
    <w:p w14:paraId="2FB270B9" w14:textId="3F7AAEBC" w:rsidR="00692D4C" w:rsidRDefault="00504D65" w:rsidP="0039147E">
      <w:pPr>
        <w:jc w:val="center"/>
        <w:rPr>
          <w:b/>
        </w:rPr>
      </w:pPr>
      <w:r w:rsidRPr="00256302">
        <w:rPr>
          <w:bCs/>
          <w:i/>
          <w:iCs/>
        </w:rPr>
        <w:t>Fig</w:t>
      </w:r>
      <w:r w:rsidR="00F044D6" w:rsidRPr="00256302">
        <w:rPr>
          <w:bCs/>
          <w:i/>
          <w:iCs/>
        </w:rPr>
        <w:t>ure</w:t>
      </w:r>
      <w:r w:rsidRPr="00256302">
        <w:rPr>
          <w:bCs/>
          <w:i/>
          <w:iCs/>
        </w:rPr>
        <w:t xml:space="preserve"> </w:t>
      </w:r>
      <w:r w:rsidR="00F739BD" w:rsidRPr="00256302">
        <w:rPr>
          <w:bCs/>
          <w:i/>
          <w:iCs/>
        </w:rPr>
        <w:t>6</w:t>
      </w:r>
      <w:r w:rsidRPr="00256302">
        <w:rPr>
          <w:bCs/>
          <w:i/>
          <w:iCs/>
        </w:rPr>
        <w:t xml:space="preserve">: Comparison of projected and observed </w:t>
      </w:r>
      <w:r w:rsidR="006E4F06" w:rsidRPr="00256302">
        <w:rPr>
          <w:bCs/>
          <w:i/>
          <w:iCs/>
        </w:rPr>
        <w:t>reported</w:t>
      </w:r>
      <w:r w:rsidRPr="00256302">
        <w:rPr>
          <w:bCs/>
          <w:i/>
          <w:iCs/>
        </w:rPr>
        <w:t xml:space="preserve"> </w:t>
      </w:r>
      <w:r w:rsidR="005E6647" w:rsidRPr="00256302">
        <w:rPr>
          <w:bCs/>
          <w:i/>
          <w:iCs/>
        </w:rPr>
        <w:t>active</w:t>
      </w:r>
      <w:r w:rsidR="00E84607" w:rsidRPr="00256302">
        <w:rPr>
          <w:bCs/>
          <w:i/>
          <w:iCs/>
        </w:rPr>
        <w:t xml:space="preserve"> </w:t>
      </w:r>
      <w:r w:rsidRPr="00256302">
        <w:rPr>
          <w:bCs/>
          <w:i/>
          <w:iCs/>
        </w:rPr>
        <w:t xml:space="preserve">cases from </w:t>
      </w:r>
      <w:r w:rsidR="005E6647" w:rsidRPr="00256302">
        <w:rPr>
          <w:bCs/>
          <w:i/>
          <w:iCs/>
        </w:rPr>
        <w:t>October</w:t>
      </w:r>
      <w:r w:rsidRPr="00256302">
        <w:rPr>
          <w:bCs/>
          <w:i/>
          <w:iCs/>
        </w:rPr>
        <w:t xml:space="preserve"> 1</w:t>
      </w:r>
      <w:r w:rsidR="005E6647" w:rsidRPr="00256302">
        <w:rPr>
          <w:bCs/>
          <w:i/>
          <w:iCs/>
        </w:rPr>
        <w:t>6</w:t>
      </w:r>
      <w:r w:rsidRPr="00256302">
        <w:rPr>
          <w:bCs/>
          <w:i/>
          <w:iCs/>
        </w:rPr>
        <w:t xml:space="preserve"> to </w:t>
      </w:r>
      <w:r w:rsidR="005E6647" w:rsidRPr="00256302">
        <w:rPr>
          <w:bCs/>
          <w:i/>
          <w:iCs/>
        </w:rPr>
        <w:t>December</w:t>
      </w:r>
      <w:r w:rsidRPr="00256302">
        <w:rPr>
          <w:bCs/>
          <w:i/>
          <w:iCs/>
        </w:rPr>
        <w:t xml:space="preserve"> </w:t>
      </w:r>
      <w:r w:rsidR="005E6647" w:rsidRPr="00256302">
        <w:rPr>
          <w:bCs/>
          <w:i/>
          <w:iCs/>
        </w:rPr>
        <w:t>31</w:t>
      </w:r>
      <w:r w:rsidRPr="00256302">
        <w:rPr>
          <w:bCs/>
          <w:i/>
          <w:iCs/>
        </w:rPr>
        <w:t xml:space="preserve"> for India, using training data from March 15 to </w:t>
      </w:r>
      <w:r w:rsidR="005E6647" w:rsidRPr="00256302">
        <w:rPr>
          <w:bCs/>
          <w:i/>
          <w:iCs/>
        </w:rPr>
        <w:t>October</w:t>
      </w:r>
      <w:r w:rsidRPr="00256302">
        <w:rPr>
          <w:bCs/>
          <w:i/>
          <w:iCs/>
        </w:rPr>
        <w:t xml:space="preserve"> 1</w:t>
      </w:r>
      <w:r w:rsidR="005E6647" w:rsidRPr="00256302">
        <w:rPr>
          <w:bCs/>
          <w:i/>
          <w:iCs/>
        </w:rPr>
        <w:t>5, 2020</w:t>
      </w:r>
      <w:r w:rsidRPr="00256302">
        <w:rPr>
          <w:bCs/>
          <w:i/>
          <w:iCs/>
        </w:rPr>
        <w:t>.</w:t>
      </w:r>
      <w:r w:rsidR="0039147E" w:rsidRPr="00256302">
        <w:rPr>
          <w:b/>
          <w:noProof/>
        </w:rPr>
        <w:drawing>
          <wp:anchor distT="0" distB="0" distL="114300" distR="114300" simplePos="0" relativeHeight="251663360" behindDoc="0" locked="0" layoutInCell="1" allowOverlap="1" wp14:anchorId="3140342D" wp14:editId="61257BB7">
            <wp:simplePos x="0" y="0"/>
            <wp:positionH relativeFrom="margin">
              <wp:align>center</wp:align>
            </wp:positionH>
            <wp:positionV relativeFrom="margin">
              <wp:align>bottom</wp:align>
            </wp:positionV>
            <wp:extent cx="7269480" cy="4846320"/>
            <wp:effectExtent l="12700" t="12700" r="762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p>
    <w:p w14:paraId="65AE0859" w14:textId="77777777" w:rsidR="002B22EC" w:rsidRDefault="002B22EC" w:rsidP="00F044D6">
      <w:pPr>
        <w:jc w:val="center"/>
        <w:rPr>
          <w:bCs/>
          <w:i/>
          <w:iCs/>
        </w:rPr>
      </w:pPr>
    </w:p>
    <w:p w14:paraId="23C3F94F" w14:textId="77777777" w:rsidR="005E6647" w:rsidRPr="005E6647" w:rsidRDefault="005E6647" w:rsidP="005E6647"/>
    <w:p w14:paraId="24E4D3BA" w14:textId="77777777" w:rsidR="005E6647" w:rsidRPr="005E6647" w:rsidRDefault="005E6647" w:rsidP="005E6647"/>
    <w:p w14:paraId="5303308C" w14:textId="77777777" w:rsidR="005E6647" w:rsidRPr="005E6647" w:rsidRDefault="005E6647" w:rsidP="005E6647"/>
    <w:p w14:paraId="56473CC4" w14:textId="77777777" w:rsidR="005E6647" w:rsidRPr="005E6647" w:rsidRDefault="005E6647" w:rsidP="005E6647"/>
    <w:p w14:paraId="55D916E5" w14:textId="77777777" w:rsidR="005E6647" w:rsidRPr="005E6647" w:rsidRDefault="005E6647" w:rsidP="005E6647"/>
    <w:p w14:paraId="11237684" w14:textId="77777777" w:rsidR="005E6647" w:rsidRPr="005E6647" w:rsidRDefault="005E6647" w:rsidP="005E6647"/>
    <w:p w14:paraId="7394F47A" w14:textId="77777777" w:rsidR="005E6647" w:rsidRPr="005E6647" w:rsidRDefault="005E6647" w:rsidP="005E6647"/>
    <w:p w14:paraId="5D31AED7" w14:textId="77777777" w:rsidR="005E6647" w:rsidRPr="005E6647" w:rsidRDefault="005E6647" w:rsidP="005E6647"/>
    <w:p w14:paraId="5953E0A4" w14:textId="77777777" w:rsidR="005E6647" w:rsidRPr="005E6647" w:rsidRDefault="005E6647" w:rsidP="005E6647"/>
    <w:p w14:paraId="37BC1569" w14:textId="77777777" w:rsidR="005E6647" w:rsidRPr="005E6647" w:rsidRDefault="005E6647" w:rsidP="005E6647"/>
    <w:p w14:paraId="7BA3ECEF" w14:textId="593F2768" w:rsidR="005E6647" w:rsidRDefault="005E6647" w:rsidP="005E6647">
      <w:pPr>
        <w:rPr>
          <w:bCs/>
          <w:i/>
          <w:iCs/>
        </w:rPr>
      </w:pPr>
    </w:p>
    <w:p w14:paraId="66D794A0" w14:textId="77777777" w:rsidR="005E6647" w:rsidRDefault="005E6647" w:rsidP="005E6647">
      <w:pPr>
        <w:rPr>
          <w:bCs/>
          <w:i/>
          <w:iCs/>
        </w:rPr>
      </w:pPr>
    </w:p>
    <w:p w14:paraId="3503B3B0" w14:textId="77777777" w:rsidR="0039147E" w:rsidRDefault="0039147E" w:rsidP="0039147E">
      <w:pPr>
        <w:jc w:val="center"/>
        <w:rPr>
          <w:bCs/>
          <w:i/>
          <w:iCs/>
          <w:highlight w:val="yellow"/>
        </w:rPr>
      </w:pPr>
    </w:p>
    <w:p w14:paraId="1C84799A" w14:textId="77777777" w:rsidR="0039147E" w:rsidRDefault="0039147E" w:rsidP="0039147E">
      <w:pPr>
        <w:jc w:val="center"/>
        <w:rPr>
          <w:bCs/>
          <w:i/>
          <w:iCs/>
          <w:highlight w:val="yellow"/>
        </w:rPr>
      </w:pPr>
    </w:p>
    <w:p w14:paraId="47DD4C0B" w14:textId="77777777" w:rsidR="0039147E" w:rsidRDefault="0039147E" w:rsidP="0039147E">
      <w:pPr>
        <w:jc w:val="center"/>
        <w:rPr>
          <w:bCs/>
          <w:i/>
          <w:iCs/>
          <w:highlight w:val="yellow"/>
        </w:rPr>
      </w:pPr>
    </w:p>
    <w:p w14:paraId="6D8BB9E1" w14:textId="57ED5B88" w:rsidR="005E6647" w:rsidRPr="005E6647" w:rsidRDefault="005E6647" w:rsidP="0039147E">
      <w:pPr>
        <w:jc w:val="center"/>
      </w:pPr>
      <w:r w:rsidRPr="00256302">
        <w:rPr>
          <w:bCs/>
          <w:i/>
          <w:iCs/>
        </w:rPr>
        <w:t>Figure 7: Comparison of projected and observed reported cumulative cases from October 16 to December 31 for India, using training data from March 15 to October 15, 2020.</w:t>
      </w:r>
      <w:r w:rsidR="0039147E" w:rsidRPr="00256302">
        <w:rPr>
          <w:noProof/>
        </w:rPr>
        <w:drawing>
          <wp:anchor distT="0" distB="0" distL="114300" distR="114300" simplePos="0" relativeHeight="251664384" behindDoc="0" locked="0" layoutInCell="1" allowOverlap="1" wp14:anchorId="3EDC7531" wp14:editId="3B32D4DE">
            <wp:simplePos x="0" y="0"/>
            <wp:positionH relativeFrom="margin">
              <wp:align>center</wp:align>
            </wp:positionH>
            <wp:positionV relativeFrom="margin">
              <wp:align>bottom</wp:align>
            </wp:positionV>
            <wp:extent cx="7269759" cy="4846320"/>
            <wp:effectExtent l="12700" t="12700" r="7620" b="177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anchor>
        </w:drawing>
      </w:r>
    </w:p>
    <w:p w14:paraId="1943E667" w14:textId="5CEACFB0" w:rsidR="005E6647" w:rsidRPr="005E6647" w:rsidRDefault="005E6647" w:rsidP="005E6647"/>
    <w:p w14:paraId="372E7DB6" w14:textId="0D9982BE" w:rsidR="005E6647" w:rsidRPr="005E6647" w:rsidRDefault="005E6647" w:rsidP="005E6647"/>
    <w:p w14:paraId="55395B69" w14:textId="1474A151" w:rsidR="005E6647" w:rsidRPr="005E6647" w:rsidRDefault="005E6647" w:rsidP="005E6647"/>
    <w:p w14:paraId="595D4F8E" w14:textId="6BC1DE17" w:rsidR="005E6647" w:rsidRPr="005E6647" w:rsidRDefault="005E6647" w:rsidP="005E6647"/>
    <w:p w14:paraId="0771FA97" w14:textId="3AA72B6D" w:rsidR="005E6647" w:rsidRPr="005E6647" w:rsidRDefault="005E6647" w:rsidP="005E6647"/>
    <w:p w14:paraId="3A39D3C2" w14:textId="577D872D" w:rsidR="005E6647" w:rsidRPr="005E6647" w:rsidRDefault="005E6647" w:rsidP="005E6647"/>
    <w:p w14:paraId="05B7B10D" w14:textId="7310022E" w:rsidR="005E6647" w:rsidRPr="005E6647" w:rsidRDefault="005E6647" w:rsidP="005E6647"/>
    <w:p w14:paraId="4830A355" w14:textId="0CF6E134" w:rsidR="005E6647" w:rsidRPr="005E6647" w:rsidRDefault="005E6647" w:rsidP="005E6647"/>
    <w:p w14:paraId="762A3BE3" w14:textId="4D4875EA" w:rsidR="005E6647" w:rsidRPr="005E6647" w:rsidRDefault="005E6647" w:rsidP="005E6647"/>
    <w:p w14:paraId="6FE074FC" w14:textId="10F4E5BB" w:rsidR="005E6647" w:rsidRPr="005E6647" w:rsidRDefault="005E6647" w:rsidP="005E6647"/>
    <w:p w14:paraId="1E1DE5EB" w14:textId="7C0A1793" w:rsidR="005E6647" w:rsidRPr="005E6647" w:rsidRDefault="005E6647" w:rsidP="005E6647"/>
    <w:p w14:paraId="2A374CE1" w14:textId="268D0B90" w:rsidR="005E6647" w:rsidRDefault="005E6647" w:rsidP="005E6647">
      <w:pPr>
        <w:rPr>
          <w:bCs/>
          <w:i/>
          <w:iCs/>
        </w:rPr>
      </w:pPr>
    </w:p>
    <w:p w14:paraId="0C015328" w14:textId="495B5CFE" w:rsidR="005E6647" w:rsidRDefault="005E6647" w:rsidP="005E6647"/>
    <w:p w14:paraId="510B567D" w14:textId="0CE6FBFC" w:rsidR="005E6647" w:rsidRDefault="005E6647" w:rsidP="005E6647"/>
    <w:p w14:paraId="145DB696" w14:textId="77777777" w:rsidR="005E6647" w:rsidRPr="005E6647" w:rsidRDefault="005E6647" w:rsidP="005E6647"/>
    <w:p w14:paraId="54D08CE1" w14:textId="77777777" w:rsidR="0039147E" w:rsidRPr="0039147E" w:rsidRDefault="0039147E" w:rsidP="005E6647">
      <w:pPr>
        <w:jc w:val="center"/>
        <w:rPr>
          <w:bCs/>
          <w:i/>
          <w:iCs/>
          <w:highlight w:val="green"/>
        </w:rPr>
      </w:pPr>
    </w:p>
    <w:p w14:paraId="6A431E40" w14:textId="1D8A433E" w:rsidR="005E6647" w:rsidRDefault="005E6647" w:rsidP="005E6647">
      <w:pPr>
        <w:jc w:val="center"/>
        <w:rPr>
          <w:bCs/>
          <w:i/>
          <w:iCs/>
        </w:rPr>
      </w:pPr>
      <w:r w:rsidRPr="00256302">
        <w:rPr>
          <w:bCs/>
          <w:i/>
          <w:iCs/>
        </w:rPr>
        <w:t xml:space="preserve">Figure </w:t>
      </w:r>
      <w:r w:rsidR="009A528F" w:rsidRPr="00256302">
        <w:rPr>
          <w:bCs/>
          <w:i/>
          <w:iCs/>
        </w:rPr>
        <w:t>8</w:t>
      </w:r>
      <w:r w:rsidRPr="00256302">
        <w:rPr>
          <w:bCs/>
          <w:i/>
          <w:iCs/>
        </w:rPr>
        <w:t>: Comparison of projected and observed reported cumulative deaths from October 16 to December 31 for India, using training data from March 15 to October 15, 2020.</w:t>
      </w:r>
      <w:r w:rsidR="00256302" w:rsidRPr="00256302">
        <w:rPr>
          <w:bCs/>
          <w:i/>
          <w:iCs/>
          <w:noProof/>
        </w:rPr>
        <w:drawing>
          <wp:inline distT="0" distB="0" distL="0" distR="0" wp14:anchorId="5C425346" wp14:editId="408F6299">
            <wp:extent cx="7269761" cy="4846320"/>
            <wp:effectExtent l="12700" t="12700" r="762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7269761" cy="4846320"/>
                    </a:xfrm>
                    <a:prstGeom prst="rect">
                      <a:avLst/>
                    </a:prstGeom>
                    <a:ln>
                      <a:solidFill>
                        <a:schemeClr val="tx1"/>
                      </a:solidFill>
                    </a:ln>
                  </pic:spPr>
                </pic:pic>
              </a:graphicData>
            </a:graphic>
          </wp:inline>
        </w:drawing>
      </w:r>
    </w:p>
    <w:p w14:paraId="68116C27" w14:textId="69D0CB07" w:rsidR="009A528F" w:rsidRPr="002564A2" w:rsidRDefault="009A528F" w:rsidP="009A528F">
      <w:pPr>
        <w:jc w:val="center"/>
        <w:rPr>
          <w:bCs/>
          <w:i/>
          <w:iCs/>
        </w:rPr>
      </w:pPr>
      <w:r w:rsidRPr="002564A2">
        <w:rPr>
          <w:bCs/>
          <w:i/>
          <w:iCs/>
        </w:rPr>
        <w:lastRenderedPageBreak/>
        <w:t>Figure 9: Scatter plot and marginal densities of projected and observed reported active cases from October 16 to December 31 for India, using training data from March 15 to October 15, 2020</w:t>
      </w:r>
      <w:r w:rsidR="0039147E" w:rsidRPr="002564A2">
        <w:rPr>
          <w:bCs/>
          <w:i/>
          <w:iCs/>
        </w:rPr>
        <w:t>.</w:t>
      </w:r>
    </w:p>
    <w:p w14:paraId="498A76DF" w14:textId="330A2400" w:rsidR="009A528F" w:rsidRDefault="0039147E" w:rsidP="009A528F">
      <w:pPr>
        <w:jc w:val="center"/>
        <w:rPr>
          <w:bCs/>
          <w:i/>
          <w:iCs/>
          <w:highlight w:val="yellow"/>
        </w:rPr>
      </w:pPr>
      <w:r>
        <w:rPr>
          <w:bCs/>
          <w:i/>
          <w:iCs/>
          <w:noProof/>
        </w:rPr>
        <w:drawing>
          <wp:inline distT="0" distB="0" distL="0" distR="0" wp14:anchorId="64485213" wp14:editId="2BDCD9F8">
            <wp:extent cx="7269759" cy="4846320"/>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43BB996F" w14:textId="22F5A253" w:rsidR="009A528F" w:rsidRPr="0039147E" w:rsidRDefault="009A528F" w:rsidP="009A528F">
      <w:pPr>
        <w:jc w:val="center"/>
        <w:rPr>
          <w:bCs/>
          <w:i/>
          <w:iCs/>
          <w:highlight w:val="green"/>
        </w:rPr>
      </w:pPr>
      <w:r w:rsidRPr="002564A2">
        <w:rPr>
          <w:bCs/>
          <w:i/>
          <w:iCs/>
        </w:rPr>
        <w:lastRenderedPageBreak/>
        <w:t>Figure 10: Scatter plot and marginal densities of projected and observed cumulative cases from October 16 to December 31 for India, using training data from March 15 to October 15, 2020</w:t>
      </w:r>
      <w:r w:rsidR="0039147E" w:rsidRPr="002564A2">
        <w:rPr>
          <w:bCs/>
          <w:i/>
          <w:iCs/>
        </w:rPr>
        <w:t>.</w:t>
      </w:r>
    </w:p>
    <w:p w14:paraId="5E71B92D" w14:textId="7661E587" w:rsidR="009A528F" w:rsidRDefault="0039147E" w:rsidP="009A528F">
      <w:pPr>
        <w:jc w:val="center"/>
      </w:pPr>
      <w:r>
        <w:rPr>
          <w:noProof/>
        </w:rPr>
        <w:drawing>
          <wp:inline distT="0" distB="0" distL="0" distR="0" wp14:anchorId="24AF5731" wp14:editId="78A7BBC8">
            <wp:extent cx="7269759" cy="4846320"/>
            <wp:effectExtent l="12700" t="12700" r="762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0BAB2473" w14:textId="6AC1F132" w:rsidR="009A528F" w:rsidRPr="002564A2" w:rsidRDefault="009A528F" w:rsidP="009A528F">
      <w:pPr>
        <w:jc w:val="center"/>
        <w:rPr>
          <w:bCs/>
          <w:i/>
          <w:iCs/>
        </w:rPr>
      </w:pPr>
      <w:r w:rsidRPr="002564A2">
        <w:rPr>
          <w:bCs/>
          <w:i/>
          <w:iCs/>
        </w:rPr>
        <w:lastRenderedPageBreak/>
        <w:t>Figure 11: Scatter plot and marginal densities of projected and observed cumulative death from October 16 to December 31 for India, using training data from March 15 to October 15, 2020</w:t>
      </w:r>
      <w:r w:rsidR="0039147E" w:rsidRPr="002564A2">
        <w:rPr>
          <w:bCs/>
          <w:i/>
          <w:iCs/>
        </w:rPr>
        <w:t>.</w:t>
      </w:r>
    </w:p>
    <w:p w14:paraId="4E83E5CF" w14:textId="33A98AAA" w:rsidR="009A528F" w:rsidRDefault="002564A2" w:rsidP="009A528F">
      <w:pPr>
        <w:jc w:val="center"/>
      </w:pPr>
      <w:r>
        <w:rPr>
          <w:noProof/>
        </w:rPr>
        <w:drawing>
          <wp:inline distT="0" distB="0" distL="0" distR="0" wp14:anchorId="0A39645E" wp14:editId="50DD1FBF">
            <wp:extent cx="7269759" cy="4846320"/>
            <wp:effectExtent l="12700" t="12700" r="762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5E61EF45" w14:textId="48FE7260" w:rsidR="00731481" w:rsidRPr="002564A2" w:rsidRDefault="009800CE" w:rsidP="00731481">
      <w:pPr>
        <w:jc w:val="center"/>
        <w:rPr>
          <w:bCs/>
          <w:i/>
          <w:iCs/>
        </w:rPr>
      </w:pPr>
      <w:r w:rsidRPr="002564A2">
        <w:rPr>
          <w:i/>
          <w:iCs/>
        </w:rPr>
        <w:lastRenderedPageBreak/>
        <w:t xml:space="preserve">Figure 12: </w:t>
      </w:r>
      <w:r w:rsidR="00731481" w:rsidRPr="002564A2">
        <w:rPr>
          <w:bCs/>
          <w:i/>
          <w:iCs/>
        </w:rPr>
        <w:t xml:space="preserve">Boxplots showing width of </w:t>
      </w:r>
      <w:r w:rsidR="002564A2" w:rsidRPr="002564A2">
        <w:rPr>
          <w:bCs/>
          <w:i/>
          <w:iCs/>
        </w:rPr>
        <w:t>95% credible</w:t>
      </w:r>
      <w:r w:rsidR="00731481" w:rsidRPr="002564A2">
        <w:rPr>
          <w:bCs/>
          <w:i/>
          <w:iCs/>
        </w:rPr>
        <w:t xml:space="preserve"> interval associated with projected active cases</w:t>
      </w:r>
      <w:r w:rsidR="007A504D" w:rsidRPr="002564A2">
        <w:rPr>
          <w:bCs/>
          <w:i/>
          <w:iCs/>
        </w:rPr>
        <w:t>, cumulative cases and cumulative deaths</w:t>
      </w:r>
      <w:r w:rsidR="00731481" w:rsidRPr="002564A2">
        <w:rPr>
          <w:bCs/>
          <w:i/>
          <w:iCs/>
        </w:rPr>
        <w:t xml:space="preserve"> from October 16 to December 31 for India, using training data from March 15 to October 15, 2020.</w:t>
      </w:r>
    </w:p>
    <w:p w14:paraId="1D6850F3" w14:textId="1A11DA72" w:rsidR="00AF294C" w:rsidRDefault="002564A2" w:rsidP="00731481">
      <w:pPr>
        <w:jc w:val="center"/>
        <w:rPr>
          <w:bCs/>
          <w:highlight w:val="green"/>
        </w:rPr>
      </w:pPr>
      <w:r>
        <w:rPr>
          <w:bCs/>
          <w:noProof/>
        </w:rPr>
        <w:drawing>
          <wp:inline distT="0" distB="0" distL="0" distR="0" wp14:anchorId="39F60528" wp14:editId="36C89E31">
            <wp:extent cx="7269759" cy="4846320"/>
            <wp:effectExtent l="12700" t="12700" r="762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32F690F" w14:textId="6CD11C90" w:rsidR="007A504D" w:rsidRPr="00731481" w:rsidRDefault="007A504D" w:rsidP="00731481">
      <w:pPr>
        <w:jc w:val="center"/>
        <w:rPr>
          <w:bCs/>
          <w:highlight w:val="green"/>
        </w:rPr>
        <w:sectPr w:rsidR="007A504D" w:rsidRPr="00731481" w:rsidSect="002B22EC">
          <w:pgSz w:w="15840" w:h="12240" w:orient="landscape"/>
          <w:pgMar w:top="1134" w:right="1693" w:bottom="1134" w:left="1134" w:header="0" w:footer="1134" w:gutter="0"/>
          <w:lnNumType w:countBy="1" w:restart="continuous"/>
          <w:cols w:space="720"/>
          <w:docGrid w:linePitch="326"/>
        </w:sectPr>
      </w:pPr>
    </w:p>
    <w:p w14:paraId="22946EAB" w14:textId="1BE20A7D" w:rsidR="006C448E" w:rsidRDefault="006C448E" w:rsidP="006C448E">
      <w:pPr>
        <w:tabs>
          <w:tab w:val="left" w:pos="4521"/>
        </w:tabs>
        <w:rPr>
          <w:i/>
          <w:iCs/>
        </w:rPr>
      </w:pPr>
      <w:r w:rsidRPr="006C448E">
        <w:rPr>
          <w:i/>
          <w:iCs/>
        </w:rPr>
        <w:lastRenderedPageBreak/>
        <w:t>REFERENCES</w:t>
      </w:r>
    </w:p>
    <w:p w14:paraId="6F5965C2" w14:textId="77777777" w:rsidR="006C448E" w:rsidRDefault="006C448E" w:rsidP="006C448E">
      <w:pPr>
        <w:tabs>
          <w:tab w:val="left" w:pos="4521"/>
        </w:tabs>
        <w:rPr>
          <w:i/>
          <w:iCs/>
        </w:rPr>
      </w:pPr>
    </w:p>
    <w:p w14:paraId="6E624AA2" w14:textId="77777777" w:rsidR="001637C4" w:rsidRPr="001637C4" w:rsidRDefault="006C448E" w:rsidP="001637C4">
      <w:pPr>
        <w:pStyle w:val="Bibliography"/>
      </w:pPr>
      <w:r>
        <w:rPr>
          <w:i/>
          <w:iCs/>
        </w:rPr>
        <w:fldChar w:fldCharType="begin"/>
      </w:r>
      <w:r w:rsidR="00206B98">
        <w:rPr>
          <w:i/>
          <w:iCs/>
        </w:rPr>
        <w:instrText xml:space="preserve"> ADDIN ZOTERO_BIBL {"uncited":[],"omitted":[],"custom":[]} CSL_BIBLIOGRAPHY </w:instrText>
      </w:r>
      <w:r>
        <w:rPr>
          <w:i/>
          <w:iCs/>
        </w:rPr>
        <w:fldChar w:fldCharType="separate"/>
      </w:r>
      <w:r w:rsidR="001637C4" w:rsidRPr="001637C4">
        <w:t xml:space="preserve">1. </w:t>
      </w:r>
      <w:r w:rsidR="001637C4" w:rsidRPr="001637C4">
        <w:tab/>
        <w:t>Mayo Clinic. Coronavirus disease 2019 (COVID-19)—Symptoms and causes [Internet]. 2020 [cited 2020 May 21]. Available from: https://www.mayoclinic.org/diseases-conditions/coronavirus/symptoms-causes/syc-20479963</w:t>
      </w:r>
    </w:p>
    <w:p w14:paraId="4BD623F5" w14:textId="77777777" w:rsidR="001637C4" w:rsidRPr="001637C4" w:rsidRDefault="001637C4" w:rsidP="001637C4">
      <w:pPr>
        <w:pStyle w:val="Bibliography"/>
      </w:pPr>
      <w:r w:rsidRPr="001637C4">
        <w:t xml:space="preserve">2. </w:t>
      </w:r>
      <w:r w:rsidRPr="001637C4">
        <w:tab/>
        <w:t>Wikipedia. Coronavirus disease 2019 [Internet]. [cited 2020 Aug 3]. Available from: https://en.wikipedia.org/wiki/Coronavirus_disease_2019</w:t>
      </w:r>
    </w:p>
    <w:p w14:paraId="712E58A0" w14:textId="77777777" w:rsidR="001637C4" w:rsidRPr="001637C4" w:rsidRDefault="001637C4" w:rsidP="001637C4">
      <w:pPr>
        <w:pStyle w:val="Bibliography"/>
      </w:pPr>
      <w:r w:rsidRPr="001637C4">
        <w:t xml:space="preserve">3. </w:t>
      </w:r>
      <w:r w:rsidRPr="001637C4">
        <w:tab/>
        <w:t>Aiyar S. Covid-19 has exposed India’s failure to deliver even the most basic obligations to its people [Internet]. CNN. 2020 [cited 2020 Aug 3]. Available from: https://www.cnn.com/2020/07/18/opinions/india-coronavirus-failures-opinion-intl-hnk/index.html</w:t>
      </w:r>
    </w:p>
    <w:p w14:paraId="1A0ADE2D" w14:textId="77777777" w:rsidR="001637C4" w:rsidRPr="001637C4" w:rsidRDefault="001637C4" w:rsidP="001637C4">
      <w:pPr>
        <w:pStyle w:val="Bibliography"/>
      </w:pPr>
      <w:r w:rsidRPr="001637C4">
        <w:t xml:space="preserve">4. </w:t>
      </w:r>
      <w:r w:rsidRPr="001637C4">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2DFA1521" w14:textId="77777777" w:rsidR="001637C4" w:rsidRPr="001637C4" w:rsidRDefault="001637C4" w:rsidP="001637C4">
      <w:pPr>
        <w:pStyle w:val="Bibliography"/>
      </w:pPr>
      <w:r w:rsidRPr="001637C4">
        <w:t xml:space="preserve">5. </w:t>
      </w:r>
      <w:r w:rsidRPr="001637C4">
        <w:tab/>
        <w:t>Basu D, Salvatore M, Ray D, Kleinsasser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6E094FFA" w14:textId="77777777" w:rsidR="001637C4" w:rsidRPr="001637C4" w:rsidRDefault="001637C4" w:rsidP="001637C4">
      <w:pPr>
        <w:pStyle w:val="Bibliography"/>
      </w:pPr>
      <w:r w:rsidRPr="001637C4">
        <w:t xml:space="preserve">6. </w:t>
      </w:r>
      <w:r w:rsidRPr="001637C4">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764E247A" w14:textId="77777777" w:rsidR="001637C4" w:rsidRPr="001637C4" w:rsidRDefault="001637C4" w:rsidP="001637C4">
      <w:pPr>
        <w:pStyle w:val="Bibliography"/>
      </w:pPr>
      <w:r w:rsidRPr="001637C4">
        <w:t xml:space="preserve">7. </w:t>
      </w:r>
      <w:r w:rsidRPr="001637C4">
        <w:tab/>
        <w:t>Imperial College COVID-19 Response Team, Flaxman S, Mishra S, Gandy A, Unwin HJT, Mellan TA, et al. Estimating the effects of non-pharmaceutical interventions on COVID-19 in Europe. Nature [Internet]. 2020 Jun 8 [cited 2020 Aug 7]; Available from: http://www.nature.com/articles/s41586-020-2405-7</w:t>
      </w:r>
    </w:p>
    <w:p w14:paraId="2EDA437F" w14:textId="77777777" w:rsidR="001637C4" w:rsidRPr="001637C4" w:rsidRDefault="001637C4" w:rsidP="001637C4">
      <w:pPr>
        <w:pStyle w:val="Bibliography"/>
      </w:pPr>
      <w:r w:rsidRPr="001637C4">
        <w:t xml:space="preserve">8. </w:t>
      </w:r>
      <w:r w:rsidRPr="001637C4">
        <w:tab/>
        <w:t xml:space="preserve">Tang L, Zhou Y, Wang L, Purkayastha S, Zhang L, He J, et al. A Review of Multi‐Compartment Infectious Disease Models. Int Stat Rev. 2020 Aug 3;insr.12402. </w:t>
      </w:r>
    </w:p>
    <w:p w14:paraId="065C3DA0" w14:textId="77777777" w:rsidR="001637C4" w:rsidRPr="001637C4" w:rsidRDefault="001637C4" w:rsidP="001637C4">
      <w:pPr>
        <w:pStyle w:val="Bibliography"/>
      </w:pPr>
      <w:r w:rsidRPr="001637C4">
        <w:t xml:space="preserve">9. </w:t>
      </w:r>
      <w:r w:rsidRPr="001637C4">
        <w:tab/>
        <w:t xml:space="preserve">Kermack WO, McKendrick AG. Contributions to the mathematical theory of epidemics—I. Bull Math Biol. 1991 Mar;53(1–2):33–55. </w:t>
      </w:r>
    </w:p>
    <w:p w14:paraId="1BB4D87A" w14:textId="77777777" w:rsidR="001637C4" w:rsidRPr="001637C4" w:rsidRDefault="001637C4" w:rsidP="001637C4">
      <w:pPr>
        <w:pStyle w:val="Bibliography"/>
      </w:pPr>
      <w:r w:rsidRPr="001637C4">
        <w:t xml:space="preserve">10. </w:t>
      </w:r>
      <w:r w:rsidRPr="001637C4">
        <w:tab/>
        <w:t>Song PX, Wang L, Zhou Y, He J, Zhu B, Wang F, et al. An epidemiological forecast model and software assessing interventions on COVID-19 epidemic in China. medRxiv [Internet]. 2020; Available from: https://www.medrxiv.org/content/10.1101/2020.02.29.20029421v1</w:t>
      </w:r>
    </w:p>
    <w:p w14:paraId="03E18063" w14:textId="77777777" w:rsidR="001637C4" w:rsidRPr="001637C4" w:rsidRDefault="001637C4" w:rsidP="001637C4">
      <w:pPr>
        <w:pStyle w:val="Bibliography"/>
      </w:pPr>
      <w:r w:rsidRPr="001637C4">
        <w:lastRenderedPageBreak/>
        <w:t xml:space="preserve">11. </w:t>
      </w:r>
      <w:r w:rsidRPr="001637C4">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7D07150D" w14:textId="77777777" w:rsidR="001637C4" w:rsidRPr="001637C4" w:rsidRDefault="001637C4" w:rsidP="001637C4">
      <w:pPr>
        <w:pStyle w:val="Bibliography"/>
      </w:pPr>
      <w:r w:rsidRPr="001637C4">
        <w:t xml:space="preserve">12. </w:t>
      </w:r>
      <w:r w:rsidRPr="001637C4">
        <w:tab/>
        <w:t xml:space="preserve">Wu JT, Leung K, Leung GM. Nowcasting and forecasting the potential domestic and international spread of the 2019-nCoV outbreak originating in Wuhan, China: a modelling study. The Lancet. 2020 Feb;395(10225):689–97. </w:t>
      </w:r>
    </w:p>
    <w:p w14:paraId="13BF91AE" w14:textId="77777777" w:rsidR="001637C4" w:rsidRPr="001637C4" w:rsidRDefault="001637C4" w:rsidP="001637C4">
      <w:pPr>
        <w:pStyle w:val="Bibliography"/>
      </w:pPr>
      <w:r w:rsidRPr="001637C4">
        <w:t xml:space="preserve">13. </w:t>
      </w:r>
      <w:r w:rsidRPr="001637C4">
        <w:tab/>
        <w:t>Hao X, Cheng S, Wu D, Wu T, Lin X, Wang C. Reconstruction of the full transmission dynamics of COVID-19 in Wuhan. Nature [Internet]. 2020 Jul 16 [cited 2020 Aug 18]; Available from: http://www.nature.com/articles/s41586-020-2554-8</w:t>
      </w:r>
    </w:p>
    <w:p w14:paraId="374480BA" w14:textId="77777777" w:rsidR="001637C4" w:rsidRPr="001637C4" w:rsidRDefault="001637C4" w:rsidP="001637C4">
      <w:pPr>
        <w:pStyle w:val="Bibliography"/>
      </w:pPr>
      <w:r w:rsidRPr="001637C4">
        <w:t xml:space="preserve">14. </w:t>
      </w:r>
      <w:r w:rsidRPr="001637C4">
        <w:tab/>
        <w:t xml:space="preserve">Bai Y, Yao L, Wei T, Tian F, Jin D-Y, Chen L, et al. Presumed Asymptomatic Carrier Transmission of COVID-19. JAMA. 2020 Apr 14;323(14):1406. </w:t>
      </w:r>
    </w:p>
    <w:p w14:paraId="5A0B221B" w14:textId="77777777" w:rsidR="001637C4" w:rsidRPr="001637C4" w:rsidRDefault="001637C4" w:rsidP="001637C4">
      <w:pPr>
        <w:pStyle w:val="Bibliography"/>
      </w:pPr>
      <w:r w:rsidRPr="001637C4">
        <w:t xml:space="preserve">15. </w:t>
      </w:r>
      <w:r w:rsidRPr="001637C4">
        <w:tab/>
        <w:t xml:space="preserve">Tong Z-D, Tang A, Li K-F, Li P, Wang H-L, Yi J-P, et al. Potential Presymptomatic Transmission of SARS-CoV-2, Zhejiang Province, China, 2020. Emerg Infect Dis. 2020 May;26(5):1052–4. </w:t>
      </w:r>
    </w:p>
    <w:p w14:paraId="78284B09" w14:textId="77777777" w:rsidR="001637C4" w:rsidRPr="001637C4" w:rsidRDefault="001637C4" w:rsidP="001637C4">
      <w:pPr>
        <w:pStyle w:val="Bibliography"/>
      </w:pPr>
      <w:r w:rsidRPr="001637C4">
        <w:t xml:space="preserve">16. </w:t>
      </w:r>
      <w:r w:rsidRPr="001637C4">
        <w:tab/>
        <w:t xml:space="preserve">Bertozzi AL, Franco E, Mohler G, Short MB, Sledge D. The challenges of modeling and forecasting the spread of COVID-19. Proc Natl Acad Sci. 2020 Jul 2;202006520. </w:t>
      </w:r>
    </w:p>
    <w:p w14:paraId="3CD38152" w14:textId="77777777" w:rsidR="001637C4" w:rsidRPr="001637C4" w:rsidRDefault="001637C4" w:rsidP="001637C4">
      <w:pPr>
        <w:pStyle w:val="Bibliography"/>
      </w:pPr>
      <w:r w:rsidRPr="001637C4">
        <w:t xml:space="preserve">17. </w:t>
      </w:r>
      <w:r w:rsidRPr="001637C4">
        <w:tab/>
        <w:t xml:space="preserve">Bhardwaj R. A Predictive Model for the Evolution of COVID-19. Trans Indian Natl Acad Eng. 2020 Jun;5(2):133–40. </w:t>
      </w:r>
    </w:p>
    <w:p w14:paraId="1914F3BE" w14:textId="77777777" w:rsidR="001637C4" w:rsidRPr="001637C4" w:rsidRDefault="001637C4" w:rsidP="001637C4">
      <w:pPr>
        <w:pStyle w:val="Bibliography"/>
      </w:pPr>
      <w:r w:rsidRPr="001637C4">
        <w:t xml:space="preserve">18. </w:t>
      </w:r>
      <w:r w:rsidRPr="001637C4">
        <w:tab/>
        <w:t>Bhaduri R, Kundu R, Purkayastha S, Kleinsasser M, Beesley LJ, Mukherjee B. Extending the susceptible-exposed-infected-removed (SEIR) model to handle the high false negative rate and symptom-based administration of COVID-19 diagnostic tests: SEIR-fansy [Internet]. Epidemiology; 2020 Sep [cited 2021 Feb 20]. Available from: http://medrxiv.org/lookup/doi/10.1101/2020.09.24.20200238</w:t>
      </w:r>
    </w:p>
    <w:p w14:paraId="53D78867" w14:textId="77777777" w:rsidR="001637C4" w:rsidRPr="001637C4" w:rsidRDefault="001637C4" w:rsidP="001637C4">
      <w:pPr>
        <w:pStyle w:val="Bibliography"/>
      </w:pPr>
      <w:r w:rsidRPr="001637C4">
        <w:t xml:space="preserve">19. </w:t>
      </w:r>
      <w:r w:rsidRPr="001637C4">
        <w:tab/>
        <w:t>Unwin HJT, Mishra S, Bradley VC, Gandy A, Mellan TA, Coupland H, et al. State-level tracking of COVID-19 in the United States [Internet]. Public and Global Health; 2020 Jul [cited 2020 Sep 16]. Available from: http://medrxiv.org/lookup/doi/10.1101/2020.07.13.20152355</w:t>
      </w:r>
    </w:p>
    <w:p w14:paraId="0E98C318" w14:textId="77777777" w:rsidR="001637C4" w:rsidRPr="001637C4" w:rsidRDefault="001637C4" w:rsidP="001637C4">
      <w:pPr>
        <w:pStyle w:val="Bibliography"/>
      </w:pPr>
      <w:r w:rsidRPr="001637C4">
        <w:t xml:space="preserve">20. </w:t>
      </w:r>
      <w:r w:rsidRPr="001637C4">
        <w:tab/>
        <w:t>Mellan TA, Hoeltgebaum HH, Mishra S, Whittaker C, Schnekenberg RP, Gandy A, et al. Subnational analysis of the COVID-19 epidemic in Brazil [Internet]. Epidemiology; 2020 May [cited 2020 Sep 16]. Available from: http://medrxiv.org/lookup/doi/10.1101/2020.05.09.20096701</w:t>
      </w:r>
    </w:p>
    <w:p w14:paraId="158123DF" w14:textId="77777777" w:rsidR="001637C4" w:rsidRPr="001637C4" w:rsidRDefault="001637C4" w:rsidP="001637C4">
      <w:pPr>
        <w:pStyle w:val="Bibliography"/>
      </w:pPr>
      <w:r w:rsidRPr="001637C4">
        <w:t xml:space="preserve">21. </w:t>
      </w:r>
      <w:r w:rsidRPr="001637C4">
        <w:tab/>
        <w:t>Vollmer MAC, Mishra S, Unwin HJT, Gandy A, Mellan TA, Bradley V, et al. A sub-national analysis of the rate of transmission of COVID-19 in Italy [Internet]. Public and Global Health; 2020 May [cited 2020 Sep 16]. Available from: http://medrxiv.org/lookup/doi/10.1101/2020.05.05.20089359</w:t>
      </w:r>
    </w:p>
    <w:p w14:paraId="1649E5AD" w14:textId="77777777" w:rsidR="001637C4" w:rsidRPr="001637C4" w:rsidRDefault="001637C4" w:rsidP="001637C4">
      <w:pPr>
        <w:pStyle w:val="Bibliography"/>
      </w:pPr>
      <w:r w:rsidRPr="001637C4">
        <w:lastRenderedPageBreak/>
        <w:t xml:space="preserve">22. </w:t>
      </w:r>
      <w:r w:rsidRPr="001637C4">
        <w:tab/>
        <w:t xml:space="preserve">Lau H, Khosrawipour T, Kocbach P, Ichii H, Bania J, Khosrawipour V. Evaluating the massive underreporting and undertesting of COVID-19 cases in multiple global epicenters. Pulmonology. 2020 Jun;S253104372030129X. </w:t>
      </w:r>
    </w:p>
    <w:p w14:paraId="2BFCD226" w14:textId="77777777" w:rsidR="001637C4" w:rsidRPr="001637C4" w:rsidRDefault="001637C4" w:rsidP="001637C4">
      <w:pPr>
        <w:pStyle w:val="Bibliography"/>
      </w:pPr>
      <w:r w:rsidRPr="001637C4">
        <w:t xml:space="preserve">23. </w:t>
      </w:r>
      <w:r w:rsidRPr="001637C4">
        <w:tab/>
        <w:t xml:space="preserve">Gelman A. Bayesian data analysis. Third edition. Boca Raton: CRC Press; 2014. 661 p. (Chapman &amp; Hall/CRC texts in statistical science). </w:t>
      </w:r>
    </w:p>
    <w:p w14:paraId="1D16CD67" w14:textId="77777777" w:rsidR="001637C4" w:rsidRPr="001637C4" w:rsidRDefault="001637C4" w:rsidP="001637C4">
      <w:pPr>
        <w:pStyle w:val="Bibliography"/>
      </w:pPr>
      <w:r w:rsidRPr="001637C4">
        <w:t xml:space="preserve">24. </w:t>
      </w:r>
      <w:r w:rsidRPr="001637C4">
        <w:tab/>
        <w:t>R Core Team. R: A Language and Environment for Statistical Computing [Internet]. Vienna, Austria: R Foundation for Statistical Computing; 2017. Available from: https://www.R-project.org/</w:t>
      </w:r>
    </w:p>
    <w:p w14:paraId="0ED2BAD8" w14:textId="77777777" w:rsidR="001637C4" w:rsidRPr="001637C4" w:rsidRDefault="001637C4" w:rsidP="001637C4">
      <w:pPr>
        <w:pStyle w:val="Bibliography"/>
      </w:pPr>
      <w:r w:rsidRPr="001637C4">
        <w:t xml:space="preserve">25. </w:t>
      </w:r>
      <w:r w:rsidRPr="001637C4">
        <w:tab/>
        <w:t xml:space="preserve">Butcher JC. Numerical methods for ordinary differential equations. 2nd ed. Chichester, England ; Hoboken, NJ: Wiley; 2008. 463 p. </w:t>
      </w:r>
    </w:p>
    <w:p w14:paraId="45569C74" w14:textId="77777777" w:rsidR="001637C4" w:rsidRPr="001637C4" w:rsidRDefault="001637C4" w:rsidP="001637C4">
      <w:pPr>
        <w:pStyle w:val="Bibliography"/>
      </w:pPr>
      <w:r w:rsidRPr="001637C4">
        <w:t xml:space="preserve">26. </w:t>
      </w:r>
      <w:r w:rsidRPr="001637C4">
        <w:tab/>
        <w:t xml:space="preserve">Liu Y, Gayle AA, Wilder-Smith A, Rocklöv J. The reproductive number of COVID-19 is higher compared to SARS coronavirus. J Travel Med. 2020 Mar 13;27(2):taaa021. </w:t>
      </w:r>
    </w:p>
    <w:p w14:paraId="26BCD985" w14:textId="77777777" w:rsidR="001637C4" w:rsidRPr="001637C4" w:rsidRDefault="001637C4" w:rsidP="001637C4">
      <w:pPr>
        <w:pStyle w:val="Bibliography"/>
      </w:pPr>
      <w:r w:rsidRPr="001637C4">
        <w:t xml:space="preserve">27. </w:t>
      </w:r>
      <w:r w:rsidRPr="001637C4">
        <w:tab/>
        <w:t xml:space="preserve">Cori A, Ferguson NM, Fraser C, Cauchemez S. A New Framework and Software to Estimate Time-Varying Reproduction Numbers During Epidemics. Am J Epidemiol. 2013 Nov 1;178(9):1505–12. </w:t>
      </w:r>
    </w:p>
    <w:p w14:paraId="35F192D1" w14:textId="77777777" w:rsidR="001637C4" w:rsidRPr="001637C4" w:rsidRDefault="001637C4" w:rsidP="001637C4">
      <w:pPr>
        <w:pStyle w:val="Bibliography"/>
      </w:pPr>
      <w:r w:rsidRPr="001637C4">
        <w:t xml:space="preserve">28. </w:t>
      </w:r>
      <w:r w:rsidRPr="001637C4">
        <w:tab/>
        <w:t xml:space="preserve">Verity R, Okell LC, Dorigatti I, Winskill P, Whittaker C, Imai N, et al. Estimates of the severity of coronavirus disease 2019: a model-based analysis. Lancet Infect Dis. 2020 Jun;20(6):669–77. </w:t>
      </w:r>
    </w:p>
    <w:p w14:paraId="0F9A2B0E" w14:textId="77777777" w:rsidR="001637C4" w:rsidRPr="001637C4" w:rsidRDefault="001637C4" w:rsidP="001637C4">
      <w:pPr>
        <w:pStyle w:val="Bibliography"/>
      </w:pPr>
      <w:r w:rsidRPr="001637C4">
        <w:t xml:space="preserve">29. </w:t>
      </w:r>
      <w:r w:rsidRPr="001637C4">
        <w:tab/>
        <w:t xml:space="preserve">Plummer M. rjags: Bayesian graphical models using MCMC. R Package Version. 2016;4(6). </w:t>
      </w:r>
    </w:p>
    <w:p w14:paraId="2872645F" w14:textId="77777777" w:rsidR="001637C4" w:rsidRPr="001637C4" w:rsidRDefault="001637C4" w:rsidP="001637C4">
      <w:pPr>
        <w:pStyle w:val="Bibliography"/>
      </w:pPr>
      <w:r w:rsidRPr="001637C4">
        <w:t xml:space="preserve">30. </w:t>
      </w:r>
      <w:r w:rsidRPr="001637C4">
        <w:tab/>
        <w:t xml:space="preserve">Li R, Pei S, Chen B, Song Y, Zhang T, Yang W, et al. Substantial undocumented infection facilitates the rapid dissemination of novel coronavirus (SARS-CoV-2). Science. 2020 May 1;368(6490):489–93. </w:t>
      </w:r>
    </w:p>
    <w:p w14:paraId="47815166" w14:textId="77777777" w:rsidR="001637C4" w:rsidRPr="001637C4" w:rsidRDefault="001637C4" w:rsidP="001637C4">
      <w:pPr>
        <w:pStyle w:val="Bibliography"/>
      </w:pPr>
      <w:r w:rsidRPr="001637C4">
        <w:t xml:space="preserve">31. </w:t>
      </w:r>
      <w:r w:rsidRPr="001637C4">
        <w:tab/>
        <w:t xml:space="preserve">He X, Lau EHY, Wu P, Deng X, Wang J, Hao X, et al. Temporal dynamics in viral shedding and transmissibility of COVID-19. Nat Med. 2020 May;26(5):672–5. </w:t>
      </w:r>
    </w:p>
    <w:p w14:paraId="471C9B6F" w14:textId="77777777" w:rsidR="001637C4" w:rsidRPr="001637C4" w:rsidRDefault="001637C4" w:rsidP="001637C4">
      <w:pPr>
        <w:pStyle w:val="Bibliography"/>
      </w:pPr>
      <w:r w:rsidRPr="001637C4">
        <w:t xml:space="preserve">32. </w:t>
      </w:r>
      <w:r w:rsidRPr="001637C4">
        <w:tab/>
        <w:t xml:space="preserve">Li Q, Guan X, Wu P, Wang X, Zhou L, Tong Y, et al. Early Transmission Dynamics in Wuhan, China, of Novel Coronavirus–Infected Pneumonia. N Engl J Med. 2020 Mar 26;382(13):1199–207. </w:t>
      </w:r>
    </w:p>
    <w:p w14:paraId="2F83C1F3" w14:textId="77777777" w:rsidR="001637C4" w:rsidRPr="001637C4" w:rsidRDefault="001637C4" w:rsidP="001637C4">
      <w:pPr>
        <w:pStyle w:val="Bibliography"/>
      </w:pPr>
      <w:r w:rsidRPr="001637C4">
        <w:t xml:space="preserve">33. </w:t>
      </w:r>
      <w:r w:rsidRPr="001637C4">
        <w:tab/>
        <w:t xml:space="preserve">Ferretti L, Wymant C, Kendall M, Zhao L, Nurtay A, Abeler-Dörner L, et al. Quantifying SARS-CoV-2 transmission suggests epidemic control with digital contact tracing. Science. 2020 May 8;368(6491):eabb6936. </w:t>
      </w:r>
    </w:p>
    <w:p w14:paraId="6CB44BD6" w14:textId="77777777" w:rsidR="001637C4" w:rsidRPr="001637C4" w:rsidRDefault="001637C4" w:rsidP="001637C4">
      <w:pPr>
        <w:pStyle w:val="Bibliography"/>
      </w:pPr>
      <w:r w:rsidRPr="001637C4">
        <w:t xml:space="preserve">34. </w:t>
      </w:r>
      <w:r w:rsidRPr="001637C4">
        <w:tab/>
        <w:t xml:space="preserve">Mishra V, Burma A, Das S, Parivallal M, Amudhan S, Rao G. COVID-19-Hospitalized Patients in Karnataka: Survival and Stay Characteristics. Indian J Public Health. 2020;64(6):221. </w:t>
      </w:r>
    </w:p>
    <w:p w14:paraId="5BCE324C" w14:textId="77777777" w:rsidR="001637C4" w:rsidRPr="001637C4" w:rsidRDefault="001637C4" w:rsidP="001637C4">
      <w:pPr>
        <w:pStyle w:val="Bibliography"/>
      </w:pPr>
      <w:r w:rsidRPr="001637C4">
        <w:t xml:space="preserve">35. </w:t>
      </w:r>
      <w:r w:rsidRPr="001637C4">
        <w:tab/>
        <w:t xml:space="preserve">Garg S, Kim L, Whitaker M, O’Halloran A, Cummings C, Holstein R, et al. Hospitalization Rates and Characteristics of Patients Hospitalized with Laboratory-Confirmed Coronavirus Disease </w:t>
      </w:r>
      <w:r w:rsidRPr="001637C4">
        <w:lastRenderedPageBreak/>
        <w:t xml:space="preserve">2019 — COVID-NET, 14 States, March 1–30, 2020. MMWR Morb Mortal Wkly Rep. 2020 Apr 17;69(15):458–64. </w:t>
      </w:r>
    </w:p>
    <w:p w14:paraId="106C7AA2" w14:textId="77777777" w:rsidR="001637C4" w:rsidRPr="001637C4" w:rsidRDefault="001637C4" w:rsidP="001637C4">
      <w:pPr>
        <w:pStyle w:val="Bibliography"/>
      </w:pPr>
      <w:r w:rsidRPr="001637C4">
        <w:t xml:space="preserve">36. </w:t>
      </w:r>
      <w:r w:rsidRPr="001637C4">
        <w:tab/>
        <w:t xml:space="preserve">Wang D, Hu B, Hu C, Zhu F, Liu X, Zhang J, et al. Clinical Characteristics of 138 Hospitalized Patients With 2019 Novel Coronavirus–Infected Pneumonia in Wuhan, China. JAMA. 2020 Mar 17;323(11):1061. </w:t>
      </w:r>
    </w:p>
    <w:p w14:paraId="2CA95758" w14:textId="77777777" w:rsidR="001637C4" w:rsidRPr="001637C4" w:rsidRDefault="001637C4" w:rsidP="001637C4">
      <w:pPr>
        <w:pStyle w:val="Bibliography"/>
      </w:pPr>
      <w:r w:rsidRPr="001637C4">
        <w:t xml:space="preserve">37. </w:t>
      </w:r>
      <w:r w:rsidRPr="001637C4">
        <w:tab/>
        <w:t>Rahmandad H, Lim TY, Sterman J. Estimating the Global Spread of COVID-19. SSRN Electron J [Internet]. 2020 [cited 2021 Mar 18]; Available from: https://www.ssrn.com/abstract=3635047</w:t>
      </w:r>
    </w:p>
    <w:p w14:paraId="7788912C" w14:textId="77777777" w:rsidR="001637C4" w:rsidRPr="001637C4" w:rsidRDefault="001637C4" w:rsidP="001637C4">
      <w:pPr>
        <w:pStyle w:val="Bibliography"/>
      </w:pPr>
      <w:r w:rsidRPr="001637C4">
        <w:t xml:space="preserve">38. </w:t>
      </w:r>
      <w:r w:rsidRPr="001637C4">
        <w:tab/>
        <w:t>Bhaduri R, Kundu R, Purkayastha S, Beesley LJ, Kleinsasser M, Mukherjee B. SEIRfansy: Extended Susceptible-Exposed-Infected-Recovery Model [Internet]. 2020. Available from: https://CRAN.R-project.org/package=SEIRfansy</w:t>
      </w:r>
    </w:p>
    <w:p w14:paraId="4D364CC1" w14:textId="77777777" w:rsidR="001637C4" w:rsidRPr="001637C4" w:rsidRDefault="001637C4" w:rsidP="001637C4">
      <w:pPr>
        <w:pStyle w:val="Bibliography"/>
      </w:pPr>
      <w:r w:rsidRPr="001637C4">
        <w:t xml:space="preserve">39. </w:t>
      </w:r>
      <w:r w:rsidRPr="001637C4">
        <w:tab/>
        <w:t xml:space="preserve">Diekmann O, Heesterbeek JAP, Roberts MG. The construction of next-generation matrices for compartmental epidemic models. J R Soc Interface. 2010 Jun 6;7(47):873–85. </w:t>
      </w:r>
    </w:p>
    <w:p w14:paraId="372B670C" w14:textId="77777777" w:rsidR="001637C4" w:rsidRPr="001637C4" w:rsidRDefault="001637C4" w:rsidP="001637C4">
      <w:pPr>
        <w:pStyle w:val="Bibliography"/>
      </w:pPr>
      <w:r w:rsidRPr="001637C4">
        <w:t xml:space="preserve">40. </w:t>
      </w:r>
      <w:r w:rsidRPr="001637C4">
        <w:tab/>
        <w:t>Robert CP, Casella G. Monte Carlo Statistical Methods [Internet]. New York, NY: Springer New York; 2004 [cited 2020 Aug 14]. (Springer Texts in Statistics). Available from: http://link.springer.com/10.1007/978-1-4757-4145-2</w:t>
      </w:r>
    </w:p>
    <w:p w14:paraId="171D1685" w14:textId="77777777" w:rsidR="001637C4" w:rsidRPr="001637C4" w:rsidRDefault="001637C4" w:rsidP="001637C4">
      <w:pPr>
        <w:pStyle w:val="Bibliography"/>
      </w:pPr>
      <w:r w:rsidRPr="001637C4">
        <w:t xml:space="preserve">41. </w:t>
      </w:r>
      <w:r w:rsidRPr="001637C4">
        <w:tab/>
        <w:t>Scott J, Gandy A, Mishra S, Unwin J, Flaxman S, Bhatt S. epidemia: Modeling of Epidemics using Hierarchical Bayesian Models [Internet]. 2020. Available from: https://imperialcollegelondon.github.io/epidemia/</w:t>
      </w:r>
    </w:p>
    <w:p w14:paraId="51F5BA04" w14:textId="77777777" w:rsidR="001637C4" w:rsidRPr="001637C4" w:rsidRDefault="001637C4" w:rsidP="001637C4">
      <w:pPr>
        <w:pStyle w:val="Bibliography"/>
      </w:pPr>
      <w:r w:rsidRPr="001637C4">
        <w:t xml:space="preserve">42. </w:t>
      </w:r>
      <w:r w:rsidRPr="001637C4">
        <w:tab/>
        <w:t xml:space="preserve">Bi Q, Wu Y, Mei S, Ye C, Zou X, Zhang Z, et al. Epidemiology and transmission of COVID-19 in 391 cases and 1286 of their close contacts in Shenzhen, China: a retrospective cohort study. Lancet Infect Dis. 2020 Aug;20(8):911–9. </w:t>
      </w:r>
    </w:p>
    <w:p w14:paraId="5AEE1327" w14:textId="77777777" w:rsidR="001637C4" w:rsidRPr="001637C4" w:rsidRDefault="001637C4" w:rsidP="001637C4">
      <w:pPr>
        <w:pStyle w:val="Bibliography"/>
      </w:pPr>
      <w:r w:rsidRPr="001637C4">
        <w:t xml:space="preserve">43. </w:t>
      </w:r>
      <w:r w:rsidRPr="001637C4">
        <w:tab/>
        <w:t>Bhattacharyya R, Bhaduri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7A61A7FD" w14:textId="77777777" w:rsidR="001637C4" w:rsidRPr="001637C4" w:rsidRDefault="001637C4" w:rsidP="001637C4">
      <w:pPr>
        <w:pStyle w:val="Bibliography"/>
      </w:pPr>
      <w:r w:rsidRPr="001637C4">
        <w:t xml:space="preserve">44. </w:t>
      </w:r>
      <w:r w:rsidRPr="001637C4">
        <w:tab/>
        <w:t xml:space="preserve">Murhekar MV, Bhatnagar T, Selvaraju S, Saravanakumar V, Thangaraj JWV, Shah N, et al. SARS-CoV-2 antibody seroprevalence in India, August–September, 2020: findings from the second nationwide household serosurvey. Lancet Glob Health. 2021 Mar;9(3):e257–66. </w:t>
      </w:r>
    </w:p>
    <w:p w14:paraId="0F769989" w14:textId="77777777" w:rsidR="001637C4" w:rsidRPr="001637C4" w:rsidRDefault="001637C4" w:rsidP="001637C4">
      <w:pPr>
        <w:pStyle w:val="Bibliography"/>
      </w:pPr>
      <w:r w:rsidRPr="001637C4">
        <w:t xml:space="preserve">45. </w:t>
      </w:r>
      <w:r w:rsidRPr="001637C4">
        <w:tab/>
        <w:t xml:space="preserve">Walker PGT, Whittaker C, Watson OJ, Baguelin M, Winskill P, Hamlet A, et al. The impact of COVID-19 and strategies for mitigation and suppression in low- and middle-income countries. Science. 2020 Jun 12;eabc0035. </w:t>
      </w:r>
    </w:p>
    <w:p w14:paraId="53ECE3BA" w14:textId="77777777" w:rsidR="001637C4" w:rsidRPr="001637C4" w:rsidRDefault="001637C4" w:rsidP="001637C4">
      <w:pPr>
        <w:pStyle w:val="Bibliography"/>
      </w:pPr>
      <w:r w:rsidRPr="001637C4">
        <w:t xml:space="preserve">46. </w:t>
      </w:r>
      <w:r w:rsidRPr="001637C4">
        <w:tab/>
        <w:t xml:space="preserve">Carpenter B, Gelman A, Hoffman MD, Lee D, Goodrich B, Betancourt M, et al. </w:t>
      </w:r>
      <w:r w:rsidRPr="001637C4">
        <w:rPr>
          <w:i/>
          <w:iCs/>
        </w:rPr>
        <w:t>Stan</w:t>
      </w:r>
      <w:r w:rsidRPr="001637C4">
        <w:t> : A Probabilistic Programming Language. J Stat Softw [Internet]. 2017 [cited 2020 Aug 29];76(1). Available from: http://www.jstatsoft.org/v76/i01/</w:t>
      </w:r>
    </w:p>
    <w:p w14:paraId="41E930EF" w14:textId="77777777" w:rsidR="001637C4" w:rsidRPr="001637C4" w:rsidRDefault="001637C4" w:rsidP="001637C4">
      <w:pPr>
        <w:pStyle w:val="Bibliography"/>
      </w:pPr>
      <w:r w:rsidRPr="001637C4">
        <w:lastRenderedPageBreak/>
        <w:t xml:space="preserve">47. </w:t>
      </w:r>
      <w:r w:rsidRPr="001637C4">
        <w:tab/>
        <w:t>India C-19. Coronavirus Outbreak in India [Internet]. 2020 [cited 2020 May 21]. Available from: https://www.covid19india.org</w:t>
      </w:r>
    </w:p>
    <w:p w14:paraId="2A071CEA" w14:textId="77777777" w:rsidR="001637C4" w:rsidRPr="001637C4" w:rsidRDefault="001637C4" w:rsidP="001637C4">
      <w:pPr>
        <w:pStyle w:val="Bibliography"/>
      </w:pPr>
      <w:r w:rsidRPr="001637C4">
        <w:t xml:space="preserve">48. </w:t>
      </w:r>
      <w:r w:rsidRPr="001637C4">
        <w:tab/>
        <w:t>Johns Hopkins University. COVID-19 Dashboard by the Center for Systems Science and Engineering (CSSE) at Johns Hopkins University (JHU) [Internet]. 2020 [cited 2020 May 21]. Available from: https://coronavirus.jhu.edu/map.html</w:t>
      </w:r>
    </w:p>
    <w:p w14:paraId="6DECF98C" w14:textId="77777777" w:rsidR="001637C4" w:rsidRPr="001637C4" w:rsidRDefault="001637C4" w:rsidP="001637C4">
      <w:pPr>
        <w:pStyle w:val="Bibliography"/>
      </w:pPr>
      <w:r w:rsidRPr="001637C4">
        <w:t xml:space="preserve">49. </w:t>
      </w:r>
      <w:r w:rsidRPr="001637C4">
        <w:tab/>
        <w:t xml:space="preserve">Lin LI-K. A Concordance Correlation Coefficient to Evaluate Reproducibility. Biometrics. 1989 Mar;45(1):255. </w:t>
      </w:r>
    </w:p>
    <w:p w14:paraId="372E6712" w14:textId="77777777" w:rsidR="001637C4" w:rsidRPr="001637C4" w:rsidRDefault="001637C4" w:rsidP="001637C4">
      <w:pPr>
        <w:pStyle w:val="Bibliography"/>
      </w:pPr>
      <w:r w:rsidRPr="001637C4">
        <w:t xml:space="preserve">50. </w:t>
      </w:r>
      <w:r w:rsidRPr="001637C4">
        <w:tab/>
        <w:t>Group C-I-19 S. COVID-19 Outbreak in India [Internet]. 2020 [cited 2020 May 21]. Available from: https://umich-biostatistics.shinyapps.io/covid19/</w:t>
      </w:r>
    </w:p>
    <w:p w14:paraId="0A34F715" w14:textId="77777777" w:rsidR="001637C4" w:rsidRPr="001637C4" w:rsidRDefault="001637C4" w:rsidP="001637C4">
      <w:pPr>
        <w:pStyle w:val="Bibliography"/>
      </w:pPr>
      <w:r w:rsidRPr="001637C4">
        <w:t xml:space="preserve">51. </w:t>
      </w:r>
      <w:r w:rsidRPr="001637C4">
        <w:tab/>
        <w:t>Ray D, Salvatore M, Bhattacharyya R, Wang L, Du J, Mohammed S, et al. Predictions, Role of Interventions and Effects of a Historic National Lockdown in India’s Response to the the COVID-19 Pandemic: Data Science Call to Arms. Harv Data Sci Rev [Internet]. 2020 05-14; Available from: https://hdsr.mitpress.mit.edu/pub/r1qq01kw</w:t>
      </w:r>
    </w:p>
    <w:p w14:paraId="2CF7966E" w14:textId="77777777" w:rsidR="001637C4" w:rsidRPr="001637C4" w:rsidRDefault="001637C4" w:rsidP="001637C4">
      <w:pPr>
        <w:pStyle w:val="Bibliography"/>
      </w:pPr>
      <w:r w:rsidRPr="001637C4">
        <w:t xml:space="preserve">52. </w:t>
      </w:r>
      <w:r w:rsidRPr="001637C4">
        <w:tab/>
        <w:t xml:space="preserve">Wangping J, Ke H, Yang S, Wenzhe C, Shengshu W, Shanshan Y, et al. Extended SIR Prediction of the Epidemics Trend of COVID-19 in Italy and Compared With Hunan, China. Front Med. 2020 May 6;7:169. </w:t>
      </w:r>
    </w:p>
    <w:p w14:paraId="3152BD79" w14:textId="77777777" w:rsidR="001637C4" w:rsidRPr="001637C4" w:rsidRDefault="001637C4" w:rsidP="001637C4">
      <w:pPr>
        <w:pStyle w:val="Bibliography"/>
      </w:pPr>
      <w:r w:rsidRPr="001637C4">
        <w:t xml:space="preserve">53. </w:t>
      </w:r>
      <w:r w:rsidRPr="001637C4">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4E3B97AF" w14:textId="77777777" w:rsidR="001637C4" w:rsidRPr="001637C4" w:rsidRDefault="001637C4" w:rsidP="001637C4">
      <w:pPr>
        <w:pStyle w:val="Bibliography"/>
      </w:pPr>
      <w:r w:rsidRPr="001637C4">
        <w:t xml:space="preserve">54. </w:t>
      </w:r>
      <w:r w:rsidRPr="001637C4">
        <w:tab/>
        <w:t xml:space="preserve">Enrique Amaro J, Dudouet J, Nicolás Orce J. Global analysis of the COVID-19 pandemic using simple epidemiological models. Appl Math Model. 2021 Feb;90:995–1008. </w:t>
      </w:r>
    </w:p>
    <w:p w14:paraId="5F36EE69" w14:textId="77777777" w:rsidR="001637C4" w:rsidRPr="001637C4" w:rsidRDefault="001637C4" w:rsidP="001637C4">
      <w:pPr>
        <w:pStyle w:val="Bibliography"/>
      </w:pPr>
      <w:r w:rsidRPr="001637C4">
        <w:t xml:space="preserve">55. </w:t>
      </w:r>
      <w:r w:rsidRPr="001637C4">
        <w:tab/>
        <w:t>Orzechowska M, Bednarek AK. Forecasting COVID-19 pandemic in Poland according to government regulations and people behavior [Internet]. Infectious Diseases (except HIV/AIDS); 2020 May [cited 2021 Mar 19]. Available from: http://medrxiv.org/lookup/doi/10.1101/2020.05.26.20112458</w:t>
      </w:r>
    </w:p>
    <w:p w14:paraId="59652A2E" w14:textId="77777777" w:rsidR="001637C4" w:rsidRPr="001637C4" w:rsidRDefault="001637C4" w:rsidP="001637C4">
      <w:pPr>
        <w:pStyle w:val="Bibliography"/>
      </w:pPr>
      <w:r w:rsidRPr="001637C4">
        <w:t xml:space="preserve">56. </w:t>
      </w:r>
      <w:r w:rsidRPr="001637C4">
        <w:tab/>
        <w:t>Singh BC, Alom Z, Rahman MM, Baowaly MK, Azim MA. COVID-19 Pandemic Outbreak in the Subcontinent: A data-driven analysis. ArXiv200809803 Cs [Internet]. 2020 Aug 22 [cited 2021 Mar 19]; Available from: http://arxiv.org/abs/2008.09803</w:t>
      </w:r>
    </w:p>
    <w:p w14:paraId="1910001A" w14:textId="77777777" w:rsidR="001637C4" w:rsidRPr="001637C4" w:rsidRDefault="001637C4" w:rsidP="001637C4">
      <w:pPr>
        <w:pStyle w:val="Bibliography"/>
      </w:pPr>
      <w:r w:rsidRPr="001637C4">
        <w:t xml:space="preserve">57. </w:t>
      </w:r>
      <w:r w:rsidRPr="001637C4">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15E0B3AC" w14:textId="77777777" w:rsidR="001637C4" w:rsidRPr="001637C4" w:rsidRDefault="001637C4" w:rsidP="001637C4">
      <w:pPr>
        <w:pStyle w:val="Bibliography"/>
      </w:pPr>
      <w:r w:rsidRPr="001637C4">
        <w:t xml:space="preserve">58. </w:t>
      </w:r>
      <w:r w:rsidRPr="001637C4">
        <w:tab/>
        <w:t xml:space="preserve">Vehtari A, Gelman A, Gabry J. Practical Bayesian model evaluation using leave-one-out cross-validation and WAIC. Stat Comput. 2017 Sep;27(5):1413–32. </w:t>
      </w:r>
    </w:p>
    <w:p w14:paraId="6859993C" w14:textId="77777777" w:rsidR="001637C4" w:rsidRPr="001637C4" w:rsidRDefault="001637C4" w:rsidP="001637C4">
      <w:pPr>
        <w:pStyle w:val="Bibliography"/>
      </w:pPr>
      <w:r w:rsidRPr="001637C4">
        <w:lastRenderedPageBreak/>
        <w:t xml:space="preserve">59. </w:t>
      </w:r>
      <w:r w:rsidRPr="001637C4">
        <w:tab/>
        <w:t xml:space="preserve">Bürkner P-C, Gabry J, Vehtari A. Approximate leave-future-out cross-validation for Bayesian time series models. J Stat Comput Simul. 2020 Sep 21;90(14):2499–523. </w:t>
      </w:r>
    </w:p>
    <w:p w14:paraId="50588523" w14:textId="77777777" w:rsidR="001637C4" w:rsidRPr="001637C4" w:rsidRDefault="001637C4" w:rsidP="001637C4">
      <w:pPr>
        <w:pStyle w:val="Bibliography"/>
      </w:pPr>
      <w:r w:rsidRPr="001637C4">
        <w:t xml:space="preserve">60. </w:t>
      </w:r>
      <w:r w:rsidRPr="001637C4">
        <w:tab/>
        <w:t xml:space="preserve">Unwin HJT, Mishra S, Bradley VC, Gandy A, Mellan TA, Coupland H, et al. State-level tracking of COVID-19 in the United States. Nat Commun. 2020 Dec;11(1):6189. </w:t>
      </w:r>
    </w:p>
    <w:p w14:paraId="6EF87098" w14:textId="77777777" w:rsidR="001637C4" w:rsidRPr="001637C4" w:rsidRDefault="001637C4" w:rsidP="001637C4">
      <w:pPr>
        <w:pStyle w:val="Bibliography"/>
      </w:pPr>
      <w:r w:rsidRPr="001637C4">
        <w:t xml:space="preserve">61. </w:t>
      </w:r>
      <w:r w:rsidRPr="001637C4">
        <w:tab/>
        <w:t xml:space="preserve">Candido DS, Claro IM, de Jesus JG, Souza WM, Moreira FRR, Dellicour S, et al. Evolution and epidemic spread of SARS-CoV-2 in Brazil. Science. 2020 Sep 4;369(6508):1255–60. </w:t>
      </w:r>
    </w:p>
    <w:p w14:paraId="4C04721A" w14:textId="77777777" w:rsidR="001637C4" w:rsidRPr="001637C4" w:rsidRDefault="001637C4" w:rsidP="001637C4">
      <w:pPr>
        <w:pStyle w:val="Bibliography"/>
      </w:pPr>
      <w:r w:rsidRPr="001637C4">
        <w:t xml:space="preserve">62. </w:t>
      </w:r>
      <w:r w:rsidRPr="001637C4">
        <w:tab/>
        <w:t>Mishra S, Scott J, Zhu H, Ferguson NM, Bhatt S, Flaxman S, et al. A COVID-19 Model for Local Authorities of the United Kingdom [Internet]. Infectious Diseases (except HIV/AIDS); 2020 Nov [cited 2021 Mar 20]. Available from: http://medrxiv.org/lookup/doi/10.1101/2020.11.24.20236661</w:t>
      </w:r>
    </w:p>
    <w:p w14:paraId="619A2516" w14:textId="77777777" w:rsidR="001637C4" w:rsidRPr="001637C4" w:rsidRDefault="001637C4" w:rsidP="001637C4">
      <w:pPr>
        <w:pStyle w:val="Bibliography"/>
      </w:pPr>
      <w:r w:rsidRPr="001637C4">
        <w:t xml:space="preserve">63. </w:t>
      </w:r>
      <w:r w:rsidRPr="001637C4">
        <w:tab/>
        <w:t>Gandy A, Swapnil Mishra. ImperialCollegeLondon/covid19local: Website Release for Wednesday 1tth Mar 2021, new doi for the week [Internet]. Zenodo; 2021 [cited 2021 Mar 20]. Available from: https://zenodo.org/record/4609660</w:t>
      </w:r>
    </w:p>
    <w:p w14:paraId="718DAE6E" w14:textId="77777777" w:rsidR="001637C4" w:rsidRPr="001637C4" w:rsidRDefault="001637C4" w:rsidP="001637C4">
      <w:pPr>
        <w:pStyle w:val="Bibliography"/>
      </w:pPr>
      <w:r w:rsidRPr="001637C4">
        <w:t xml:space="preserve">64. </w:t>
      </w:r>
      <w:r w:rsidRPr="001637C4">
        <w:tab/>
        <w:t>Scottish Government. Coronavirus (COVID-19): modelling the epidemic [Internet]. Available from: https://www.gov.scot/collections/coronavirus-covid-19-modelling-the-epidemic/</w:t>
      </w:r>
    </w:p>
    <w:p w14:paraId="6369B250" w14:textId="77777777" w:rsidR="001637C4" w:rsidRPr="001637C4" w:rsidRDefault="001637C4" w:rsidP="001637C4">
      <w:pPr>
        <w:pStyle w:val="Bibliography"/>
      </w:pPr>
      <w:r w:rsidRPr="001637C4">
        <w:t xml:space="preserve">65. </w:t>
      </w:r>
      <w:r w:rsidRPr="001637C4">
        <w:tab/>
        <w:t xml:space="preserve">Cuomo AM. American crisis. 2020. </w:t>
      </w:r>
    </w:p>
    <w:p w14:paraId="68EA86BE" w14:textId="77777777" w:rsidR="001637C4" w:rsidRPr="001637C4" w:rsidRDefault="001637C4" w:rsidP="001637C4">
      <w:pPr>
        <w:pStyle w:val="Bibliography"/>
      </w:pPr>
      <w:r w:rsidRPr="001637C4">
        <w:t xml:space="preserve">66. </w:t>
      </w:r>
      <w:r w:rsidRPr="001637C4">
        <w:tab/>
        <w:t xml:space="preserve">Salvatore M, Basu D, Ray D, Kleinsasser M, Purkayastha S, Bhattacharyya R, et al. Comprehensive public health evaluation of lockdown as a non-pharmaceutical intervention on COVID-19 spread in India: national trends masking state-level variations. BMJ Open. 2020 Dec;10(12):e041778. </w:t>
      </w:r>
    </w:p>
    <w:p w14:paraId="08402582" w14:textId="77777777" w:rsidR="001637C4" w:rsidRPr="001637C4" w:rsidRDefault="001637C4" w:rsidP="001637C4">
      <w:pPr>
        <w:pStyle w:val="Bibliography"/>
      </w:pPr>
      <w:r w:rsidRPr="001637C4">
        <w:t xml:space="preserve">67. </w:t>
      </w:r>
      <w:r w:rsidRPr="001637C4">
        <w:tab/>
        <w:t>Rahmandad H, Lim TY, Sterman J. Estimating COVID-19 under-reporting across 86 nations: implications for projections and control [Internet]. Epidemiology; 2020 Jun [cited 2020 Sep 16]. Available from: http://medrxiv.org/lookup/doi/10.1101/2020.06.24.20139451</w:t>
      </w:r>
    </w:p>
    <w:p w14:paraId="1FEB90B8" w14:textId="77777777" w:rsidR="001637C4" w:rsidRPr="001637C4" w:rsidRDefault="001637C4" w:rsidP="001637C4">
      <w:pPr>
        <w:pStyle w:val="Bibliography"/>
      </w:pPr>
      <w:r w:rsidRPr="001637C4">
        <w:t xml:space="preserve">68. </w:t>
      </w:r>
      <w:r w:rsidRPr="001637C4">
        <w:tab/>
        <w:t xml:space="preserve">Balabdaoui F, Mohr D. Age-stratified discrete compartment model of the COVID-19 epidemic with application to Switzerland. Sci Rep. 2020 Dec;10(1):21306. </w:t>
      </w:r>
    </w:p>
    <w:p w14:paraId="75FEF8FA" w14:textId="1A2EC930" w:rsidR="006C448E" w:rsidRDefault="006C448E" w:rsidP="006C448E">
      <w:pPr>
        <w:tabs>
          <w:tab w:val="left" w:pos="4521"/>
        </w:tabs>
        <w:rPr>
          <w:i/>
          <w:iCs/>
        </w:rPr>
        <w:sectPr w:rsidR="006C448E" w:rsidSect="009A528F">
          <w:pgSz w:w="12240" w:h="15840"/>
          <w:pgMar w:top="1134" w:right="1134" w:bottom="1693" w:left="1134" w:header="0" w:footer="1134" w:gutter="0"/>
          <w:lnNumType w:countBy="1" w:restart="continuous"/>
          <w:cols w:space="720"/>
          <w:docGrid w:linePitch="326"/>
        </w:sectPr>
      </w:pPr>
      <w:r>
        <w:rPr>
          <w:i/>
          <w:iCs/>
        </w:rPr>
        <w:fldChar w:fldCharType="end"/>
      </w:r>
    </w:p>
    <w:p w14:paraId="28529802" w14:textId="2572BF86" w:rsidR="00745FA8" w:rsidRPr="00690DCA" w:rsidRDefault="00690DCA" w:rsidP="00D93DC3">
      <w:pPr>
        <w:pBdr>
          <w:top w:val="nil"/>
          <w:left w:val="nil"/>
          <w:bottom w:val="nil"/>
          <w:right w:val="nil"/>
          <w:between w:val="nil"/>
        </w:pBdr>
        <w:jc w:val="center"/>
        <w:rPr>
          <w:i/>
          <w:iCs/>
          <w:sz w:val="18"/>
          <w:szCs w:val="18"/>
        </w:rPr>
      </w:pPr>
      <w:r w:rsidRPr="00DE064E">
        <w:rPr>
          <w:b/>
          <w:bCs/>
          <w:i/>
          <w:iCs/>
          <w:sz w:val="18"/>
          <w:szCs w:val="18"/>
        </w:rPr>
        <w:lastRenderedPageBreak/>
        <w:t>Supplementary Table</w:t>
      </w:r>
      <w:r w:rsidR="00745FA8" w:rsidRPr="00DE064E">
        <w:rPr>
          <w:b/>
          <w:bCs/>
          <w:i/>
          <w:iCs/>
          <w:sz w:val="18"/>
          <w:szCs w:val="18"/>
        </w:rPr>
        <w:t xml:space="preserve"> </w:t>
      </w:r>
      <w:r w:rsidR="000578E9" w:rsidRPr="00DE064E">
        <w:rPr>
          <w:b/>
          <w:bCs/>
          <w:i/>
          <w:iCs/>
          <w:sz w:val="18"/>
          <w:szCs w:val="18"/>
        </w:rPr>
        <w:t>S</w:t>
      </w:r>
      <w:r w:rsidR="00E8318A" w:rsidRPr="00DE064E">
        <w:rPr>
          <w:b/>
          <w:bCs/>
          <w:i/>
          <w:iCs/>
          <w:sz w:val="18"/>
          <w:szCs w:val="18"/>
        </w:rPr>
        <w:t>1</w:t>
      </w:r>
      <w:r w:rsidR="00745FA8" w:rsidRPr="00DE064E">
        <w:rPr>
          <w:b/>
          <w:bCs/>
          <w:i/>
          <w:iCs/>
          <w:sz w:val="18"/>
          <w:szCs w:val="18"/>
        </w:rPr>
        <w:t>:</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r w:rsidR="00CD2798">
        <w:rPr>
          <w:i/>
          <w:iCs/>
          <w:color w:val="000000" w:themeColor="text1"/>
          <w:sz w:val="18"/>
          <w:szCs w:val="18"/>
        </w:rPr>
        <w:t xml:space="preserve"> Unless mentioned otherwise, we use these parameter settings for all other models when applicable.</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DD25DB"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DD25DB"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DD25DB"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1C2CEF72"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w:t>
            </w:r>
            <w:r w:rsidR="002D4CF4">
              <w:rPr>
                <w:bCs/>
                <w:color w:val="000000" w:themeColor="text1"/>
                <w:sz w:val="18"/>
                <w:szCs w:val="18"/>
              </w:rPr>
              <w:t>2</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DD25DB"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CF850AB"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DD25DB"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DD25DB"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DD25DB"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DD25DB"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DD25DB"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with higher levels of symptoms.</w:t>
      </w:r>
    </w:p>
    <w:p w14:paraId="48CA6611" w14:textId="579C7FEF" w:rsidR="00745FA8" w:rsidRPr="009450D8" w:rsidRDefault="00745FA8" w:rsidP="00C71CC3">
      <w:pPr>
        <w:pStyle w:val="ListParagraph"/>
        <w:numPr>
          <w:ilvl w:val="0"/>
          <w:numId w:val="11"/>
        </w:numPr>
        <w:pBdr>
          <w:top w:val="nil"/>
          <w:left w:val="nil"/>
          <w:bottom w:val="nil"/>
          <w:right w:val="nil"/>
          <w:between w:val="nil"/>
        </w:pBdr>
        <w:spacing w:line="240" w:lineRule="auto"/>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DD25DB" w:rsidP="00C71CC3">
      <w:pPr>
        <w:pStyle w:val="ListParagraph"/>
        <w:numPr>
          <w:ilvl w:val="0"/>
          <w:numId w:val="11"/>
        </w:numPr>
        <w:pBdr>
          <w:top w:val="nil"/>
          <w:left w:val="nil"/>
          <w:bottom w:val="nil"/>
          <w:right w:val="nil"/>
          <w:between w:val="nil"/>
        </w:pBdr>
        <w:spacing w:line="240" w:lineRule="auto"/>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people. Consequently, they are assumed to recover faster than those with positive test results. </w:t>
      </w:r>
    </w:p>
    <w:p w14:paraId="70E04B1D" w14:textId="77777777" w:rsidR="004C371A" w:rsidRPr="009D2AAD" w:rsidRDefault="00DD25DB"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755B6430" w14:textId="369334A5" w:rsidR="004031A8" w:rsidRPr="00ED2811" w:rsidRDefault="00C71CC3" w:rsidP="00ED2811">
      <w:pPr>
        <w:pStyle w:val="Caption"/>
        <w:keepNext/>
        <w:jc w:val="center"/>
        <w:rPr>
          <w:sz w:val="18"/>
          <w:szCs w:val="18"/>
        </w:rPr>
      </w:pPr>
      <w:r w:rsidRPr="00DE064E">
        <w:rPr>
          <w:b/>
          <w:bCs/>
          <w:sz w:val="18"/>
          <w:szCs w:val="18"/>
        </w:rPr>
        <w:t>Supplementary Table S2</w:t>
      </w:r>
      <w:r w:rsidR="004031A8" w:rsidRPr="00DE064E">
        <w:rPr>
          <w:b/>
          <w:bCs/>
          <w:sz w:val="18"/>
          <w:szCs w:val="18"/>
        </w:rPr>
        <w:t>:</w:t>
      </w:r>
      <w:r w:rsidR="004031A8" w:rsidRPr="00ED2811">
        <w:rPr>
          <w:sz w:val="18"/>
          <w:szCs w:val="18"/>
        </w:rPr>
        <w:t xml:space="preserve">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 xml:space="preserve">Baseline, </w:t>
            </w:r>
            <w:proofErr w:type="spellStart"/>
            <w:r w:rsidRPr="003C293B">
              <w:rPr>
                <w:bCs/>
                <w:color w:val="000000" w:themeColor="text1"/>
                <w:sz w:val="18"/>
                <w:szCs w:val="18"/>
              </w:rPr>
              <w:t>eSIR</w:t>
            </w:r>
            <w:proofErr w:type="spellEnd"/>
            <w:r w:rsidRPr="003C293B">
              <w:rPr>
                <w:bCs/>
                <w:color w:val="000000" w:themeColor="text1"/>
                <w:sz w:val="18"/>
                <w:szCs w:val="18"/>
              </w:rPr>
              <w:t>, SAPHIRE, SEIR-</w:t>
            </w:r>
            <w:proofErr w:type="spellStart"/>
            <w:r w:rsidRPr="003C293B">
              <w:rPr>
                <w:bCs/>
                <w:color w:val="000000" w:themeColor="text1"/>
                <w:sz w:val="18"/>
                <w:szCs w:val="18"/>
              </w:rPr>
              <w:t>fansy</w:t>
            </w:r>
            <w:proofErr w:type="spellEnd"/>
          </w:p>
        </w:tc>
        <w:tc>
          <w:tcPr>
            <w:tcW w:w="1250" w:type="pct"/>
            <w:vAlign w:val="center"/>
          </w:tcPr>
          <w:p w14:paraId="27AC53F7"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p>
        </w:tc>
        <w:tc>
          <w:tcPr>
            <w:tcW w:w="1250" w:type="pct"/>
            <w:vAlign w:val="center"/>
          </w:tcPr>
          <w:p w14:paraId="191DED0B" w14:textId="3739227E"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r w:rsidR="003C293B">
              <w:rPr>
                <w:bCs/>
                <w:color w:val="000000" w:themeColor="text1"/>
                <w:sz w:val="18"/>
                <w:szCs w:val="18"/>
              </w:rPr>
              <w:t>, ICM</w:t>
            </w:r>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1C0B604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p>
        </w:tc>
        <w:tc>
          <w:tcPr>
            <w:tcW w:w="1250" w:type="pct"/>
            <w:vAlign w:val="center"/>
          </w:tcPr>
          <w:p w14:paraId="1FA49E08"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094F578D"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0B302E9B"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r w:rsidR="002564A2">
              <w:rPr>
                <w:bCs/>
                <w:color w:val="000000" w:themeColor="text1"/>
                <w:sz w:val="18"/>
                <w:szCs w:val="18"/>
              </w:rPr>
              <w:t>, ICM</w:t>
            </w:r>
          </w:p>
        </w:tc>
        <w:tc>
          <w:tcPr>
            <w:tcW w:w="1250" w:type="pct"/>
            <w:vAlign w:val="center"/>
          </w:tcPr>
          <w:p w14:paraId="27FE94CB" w14:textId="17A8B91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6C9EF4D4" w14:textId="7EAFF08C" w:rsidR="009D2AAD" w:rsidRPr="003C293B"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bl>
    <w:p w14:paraId="4A1E01DA" w14:textId="2F6B8642" w:rsidR="008212E7" w:rsidRPr="004C371A" w:rsidRDefault="008212E7" w:rsidP="009D2AAD">
      <w:pPr>
        <w:pStyle w:val="Caption"/>
        <w:rPr>
          <w:sz w:val="20"/>
          <w:szCs w:val="20"/>
        </w:rPr>
      </w:pPr>
    </w:p>
    <w:p w14:paraId="6733E0F1" w14:textId="18966D6E" w:rsidR="00DD70C7" w:rsidRDefault="00DD70C7">
      <w:pPr>
        <w:pStyle w:val="Caption"/>
        <w:rPr>
          <w:sz w:val="20"/>
          <w:szCs w:val="20"/>
        </w:rPr>
      </w:pPr>
    </w:p>
    <w:p w14:paraId="5DF0DBEB" w14:textId="7C31A0BB" w:rsidR="00174B63" w:rsidRDefault="00174B63">
      <w:pPr>
        <w:pStyle w:val="Caption"/>
        <w:rPr>
          <w:sz w:val="20"/>
          <w:szCs w:val="20"/>
        </w:rPr>
      </w:pPr>
    </w:p>
    <w:p w14:paraId="16F02863" w14:textId="164A1A96" w:rsidR="00174B63" w:rsidRDefault="00174B63">
      <w:pPr>
        <w:pStyle w:val="Caption"/>
        <w:rPr>
          <w:sz w:val="20"/>
          <w:szCs w:val="20"/>
        </w:rPr>
      </w:pPr>
    </w:p>
    <w:p w14:paraId="33EA9DF2" w14:textId="4ABA2242" w:rsidR="00174B63" w:rsidRDefault="00174B63">
      <w:pPr>
        <w:pStyle w:val="Caption"/>
        <w:rPr>
          <w:sz w:val="20"/>
          <w:szCs w:val="20"/>
        </w:rPr>
      </w:pPr>
    </w:p>
    <w:p w14:paraId="61C1138B" w14:textId="4717A5F8" w:rsidR="00174B63" w:rsidRDefault="00174B63">
      <w:pPr>
        <w:pStyle w:val="Caption"/>
        <w:rPr>
          <w:sz w:val="20"/>
          <w:szCs w:val="20"/>
        </w:rPr>
      </w:pPr>
    </w:p>
    <w:p w14:paraId="7146F933" w14:textId="4AD31F20" w:rsidR="00174B63" w:rsidRDefault="00174B63">
      <w:pPr>
        <w:pStyle w:val="Caption"/>
        <w:rPr>
          <w:sz w:val="20"/>
          <w:szCs w:val="20"/>
        </w:rPr>
      </w:pPr>
    </w:p>
    <w:p w14:paraId="205DE35F" w14:textId="4CE877B2" w:rsidR="00174B63" w:rsidRDefault="00174B63">
      <w:pPr>
        <w:pStyle w:val="Caption"/>
        <w:rPr>
          <w:sz w:val="20"/>
          <w:szCs w:val="20"/>
        </w:rPr>
      </w:pPr>
    </w:p>
    <w:p w14:paraId="0D44CCBF" w14:textId="110663C2" w:rsidR="00174B63" w:rsidRDefault="00174B63">
      <w:pPr>
        <w:pStyle w:val="Caption"/>
        <w:rPr>
          <w:sz w:val="20"/>
          <w:szCs w:val="20"/>
        </w:rPr>
      </w:pPr>
    </w:p>
    <w:p w14:paraId="3D2DD4A1" w14:textId="77777777" w:rsidR="001637C4" w:rsidRDefault="001637C4">
      <w:pPr>
        <w:pStyle w:val="Caption"/>
        <w:rPr>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1627"/>
        <w:gridCol w:w="1913"/>
        <w:gridCol w:w="2046"/>
        <w:gridCol w:w="1988"/>
        <w:gridCol w:w="2121"/>
      </w:tblGrid>
      <w:tr w:rsidR="00174B63" w:rsidRPr="00BB04C4" w14:paraId="61F8B5A7" w14:textId="77777777" w:rsidTr="001637C4">
        <w:trPr>
          <w:jc w:val="center"/>
        </w:trPr>
        <w:tc>
          <w:tcPr>
            <w:tcW w:w="5000" w:type="pct"/>
            <w:gridSpan w:val="6"/>
          </w:tcPr>
          <w:p w14:paraId="0CEFAE27" w14:textId="02FF8C72" w:rsidR="00174B63" w:rsidRPr="00BB04C4" w:rsidRDefault="00174B63" w:rsidP="00900641">
            <w:pPr>
              <w:rPr>
                <w:b/>
                <w:color w:val="000000"/>
                <w:sz w:val="20"/>
                <w:szCs w:val="20"/>
              </w:rPr>
            </w:pPr>
            <w:r w:rsidRPr="00DE064E">
              <w:rPr>
                <w:b/>
                <w:i/>
                <w:iCs/>
                <w:color w:val="000000"/>
                <w:sz w:val="20"/>
                <w:szCs w:val="20"/>
              </w:rPr>
              <w:lastRenderedPageBreak/>
              <w:t>Supplementary Table S3</w:t>
            </w:r>
            <w:r w:rsidR="00DE064E">
              <w:rPr>
                <w:b/>
                <w:i/>
                <w:iCs/>
                <w:color w:val="000000"/>
                <w:sz w:val="20"/>
                <w:szCs w:val="20"/>
              </w:rPr>
              <w:t>:</w:t>
            </w:r>
            <w:r w:rsidRPr="00DE064E">
              <w:rPr>
                <w:bCs/>
                <w:i/>
                <w:iCs/>
                <w:color w:val="000000"/>
                <w:sz w:val="20"/>
                <w:szCs w:val="20"/>
              </w:rPr>
              <w:t xml:space="preserve"> Comparison of estimated projections and posterior estimates of model parameters across different sensitivity analysis scenarios under 21-day lockdown with moderate return, using observed data till April 14. Prior SD for R</w:t>
            </w:r>
            <w:r w:rsidRPr="00DE064E">
              <w:rPr>
                <w:bCs/>
                <w:i/>
                <w:iCs/>
                <w:color w:val="000000"/>
                <w:sz w:val="20"/>
                <w:szCs w:val="20"/>
                <w:vertAlign w:val="subscript"/>
              </w:rPr>
              <w:t>0</w:t>
            </w:r>
            <w:r w:rsidRPr="00DE064E">
              <w:rPr>
                <w:bCs/>
                <w:i/>
                <w:iCs/>
                <w:color w:val="000000"/>
                <w:sz w:val="20"/>
                <w:szCs w:val="20"/>
              </w:rPr>
              <w:t xml:space="preserve"> is 1.0. Reproduced from Ray et al., 2020</w:t>
            </w:r>
            <w:r w:rsidR="003C293B">
              <w:rPr>
                <w:bCs/>
                <w:i/>
                <w:iCs/>
                <w:color w:val="000000"/>
                <w:sz w:val="20"/>
                <w:szCs w:val="20"/>
              </w:rPr>
              <w:t xml:space="preserve"> </w:t>
            </w:r>
            <w:r w:rsidR="003C293B">
              <w:rPr>
                <w:bCs/>
                <w:i/>
                <w:iCs/>
                <w:color w:val="000000"/>
                <w:sz w:val="20"/>
                <w:szCs w:val="20"/>
              </w:rPr>
              <w:fldChar w:fldCharType="begin"/>
            </w:r>
            <w:r w:rsidR="003C293B">
              <w:rPr>
                <w:bCs/>
                <w:i/>
                <w:iCs/>
                <w:color w:val="000000"/>
                <w:sz w:val="20"/>
                <w:szCs w:val="20"/>
              </w:rPr>
              <w:instrText xml:space="preserve"> ADDIN ZOTERO_ITEM CSL_CITATION {"citationID":"V8er7C0M","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sidR="003C293B">
              <w:rPr>
                <w:bCs/>
                <w:i/>
                <w:iCs/>
                <w:color w:val="000000"/>
                <w:sz w:val="20"/>
                <w:szCs w:val="20"/>
              </w:rPr>
              <w:fldChar w:fldCharType="separate"/>
            </w:r>
            <w:r w:rsidR="003C293B">
              <w:rPr>
                <w:bCs/>
                <w:i/>
                <w:iCs/>
                <w:noProof/>
                <w:color w:val="000000"/>
                <w:sz w:val="20"/>
                <w:szCs w:val="20"/>
              </w:rPr>
              <w:t>(51)</w:t>
            </w:r>
            <w:r w:rsidR="003C293B">
              <w:rPr>
                <w:bCs/>
                <w:i/>
                <w:iCs/>
                <w:color w:val="000000"/>
                <w:sz w:val="20"/>
                <w:szCs w:val="20"/>
              </w:rPr>
              <w:fldChar w:fldCharType="end"/>
            </w:r>
            <w:r w:rsidR="001637C4">
              <w:rPr>
                <w:bCs/>
                <w:i/>
                <w:iCs/>
                <w:color w:val="000000"/>
                <w:sz w:val="20"/>
                <w:szCs w:val="20"/>
              </w:rPr>
              <w:t>.</w:t>
            </w:r>
          </w:p>
        </w:tc>
      </w:tr>
      <w:tr w:rsidR="00174B63" w:rsidRPr="00BB04C4" w14:paraId="021895BB" w14:textId="77777777" w:rsidTr="001637C4">
        <w:trPr>
          <w:jc w:val="center"/>
        </w:trPr>
        <w:tc>
          <w:tcPr>
            <w:tcW w:w="1275" w:type="pct"/>
            <w:tcBorders>
              <w:top w:val="single" w:sz="4" w:space="0" w:color="auto"/>
            </w:tcBorders>
          </w:tcPr>
          <w:p w14:paraId="1D5DBD4F" w14:textId="77777777" w:rsidR="00174B63" w:rsidRPr="00BB04C4" w:rsidRDefault="00174B63" w:rsidP="00900641">
            <w:pPr>
              <w:rPr>
                <w:b/>
                <w:color w:val="000000"/>
                <w:sz w:val="20"/>
                <w:szCs w:val="20"/>
              </w:rPr>
            </w:pPr>
            <w:r w:rsidRPr="00BB04C4">
              <w:rPr>
                <w:b/>
                <w:color w:val="000000"/>
                <w:sz w:val="20"/>
                <w:szCs w:val="20"/>
              </w:rPr>
              <w:t>Sensitivity Analysis</w:t>
            </w:r>
          </w:p>
        </w:tc>
        <w:tc>
          <w:tcPr>
            <w:tcW w:w="625" w:type="pct"/>
            <w:tcBorders>
              <w:top w:val="single" w:sz="4" w:space="0" w:color="auto"/>
            </w:tcBorders>
            <w:vAlign w:val="bottom"/>
          </w:tcPr>
          <w:p w14:paraId="303439EB" w14:textId="77777777" w:rsidR="00174B63" w:rsidRPr="00BB04C4" w:rsidRDefault="00174B63" w:rsidP="00900641">
            <w:pPr>
              <w:jc w:val="center"/>
              <w:rPr>
                <w:b/>
                <w:color w:val="000000"/>
                <w:sz w:val="20"/>
                <w:szCs w:val="20"/>
              </w:rPr>
            </w:pPr>
          </w:p>
        </w:tc>
        <w:tc>
          <w:tcPr>
            <w:tcW w:w="735" w:type="pct"/>
            <w:tcBorders>
              <w:top w:val="single" w:sz="4" w:space="0" w:color="auto"/>
            </w:tcBorders>
            <w:vAlign w:val="bottom"/>
          </w:tcPr>
          <w:p w14:paraId="5E9ECB61" w14:textId="77777777" w:rsidR="00174B63" w:rsidRPr="00BB04C4" w:rsidRDefault="00174B63" w:rsidP="00900641">
            <w:pPr>
              <w:rPr>
                <w:b/>
                <w:color w:val="000000"/>
                <w:sz w:val="20"/>
                <w:szCs w:val="20"/>
              </w:rPr>
            </w:pPr>
            <w:r w:rsidRPr="00BB04C4">
              <w:rPr>
                <w:b/>
                <w:color w:val="000000"/>
                <w:sz w:val="20"/>
                <w:szCs w:val="20"/>
              </w:rPr>
              <w:t xml:space="preserve">Predictions   </w:t>
            </w:r>
          </w:p>
        </w:tc>
        <w:tc>
          <w:tcPr>
            <w:tcW w:w="2365" w:type="pct"/>
            <w:gridSpan w:val="3"/>
            <w:tcBorders>
              <w:top w:val="single" w:sz="4" w:space="0" w:color="auto"/>
              <w:bottom w:val="single" w:sz="4" w:space="0" w:color="auto"/>
            </w:tcBorders>
            <w:vAlign w:val="bottom"/>
          </w:tcPr>
          <w:p w14:paraId="0CED2E5E" w14:textId="77777777" w:rsidR="00174B63" w:rsidRPr="00BB04C4" w:rsidRDefault="00174B63" w:rsidP="00900641">
            <w:pPr>
              <w:jc w:val="center"/>
              <w:rPr>
                <w:b/>
                <w:color w:val="000000"/>
                <w:sz w:val="20"/>
                <w:szCs w:val="20"/>
              </w:rPr>
            </w:pPr>
            <w:r w:rsidRPr="00BB04C4">
              <w:rPr>
                <w:b/>
                <w:color w:val="000000"/>
                <w:sz w:val="20"/>
                <w:szCs w:val="20"/>
              </w:rPr>
              <w:t>Posterior Estimates</w:t>
            </w:r>
          </w:p>
        </w:tc>
      </w:tr>
      <w:tr w:rsidR="00174B63" w:rsidRPr="00BB04C4" w14:paraId="2F41EFD6" w14:textId="77777777" w:rsidTr="001637C4">
        <w:trPr>
          <w:jc w:val="center"/>
        </w:trPr>
        <w:tc>
          <w:tcPr>
            <w:tcW w:w="1275" w:type="pct"/>
            <w:tcBorders>
              <w:bottom w:val="single" w:sz="4" w:space="0" w:color="auto"/>
            </w:tcBorders>
            <w:vAlign w:val="bottom"/>
          </w:tcPr>
          <w:p w14:paraId="0434E8A6" w14:textId="77777777" w:rsidR="00174B63" w:rsidRPr="00BB04C4" w:rsidRDefault="00174B63" w:rsidP="00900641">
            <w:pPr>
              <w:rPr>
                <w:b/>
                <w:color w:val="000000"/>
                <w:sz w:val="20"/>
                <w:szCs w:val="20"/>
              </w:rPr>
            </w:pPr>
            <w:r w:rsidRPr="00BB04C4">
              <w:rPr>
                <w:b/>
                <w:color w:val="000000"/>
                <w:sz w:val="20"/>
                <w:szCs w:val="20"/>
              </w:rPr>
              <w:t>Scenario</w:t>
            </w:r>
          </w:p>
        </w:tc>
        <w:tc>
          <w:tcPr>
            <w:tcW w:w="625" w:type="pct"/>
            <w:tcBorders>
              <w:bottom w:val="single" w:sz="4" w:space="0" w:color="auto"/>
            </w:tcBorders>
            <w:vAlign w:val="bottom"/>
          </w:tcPr>
          <w:p w14:paraId="7CCDE73E" w14:textId="77777777" w:rsidR="00174B63" w:rsidRPr="00BB04C4" w:rsidRDefault="00174B63" w:rsidP="00900641">
            <w:pPr>
              <w:jc w:val="center"/>
              <w:rPr>
                <w:b/>
                <w:color w:val="000000"/>
                <w:sz w:val="20"/>
                <w:szCs w:val="20"/>
              </w:rPr>
            </w:pPr>
            <w:r w:rsidRPr="00BB04C4">
              <w:rPr>
                <w:b/>
                <w:color w:val="000000"/>
                <w:sz w:val="20"/>
                <w:szCs w:val="20"/>
              </w:rPr>
              <w:t>May 1</w:t>
            </w:r>
          </w:p>
        </w:tc>
        <w:tc>
          <w:tcPr>
            <w:tcW w:w="735" w:type="pct"/>
            <w:tcBorders>
              <w:bottom w:val="single" w:sz="4" w:space="0" w:color="auto"/>
            </w:tcBorders>
            <w:vAlign w:val="bottom"/>
          </w:tcPr>
          <w:p w14:paraId="022D3C8A" w14:textId="77777777" w:rsidR="00174B63" w:rsidRPr="00BB04C4" w:rsidRDefault="00174B63" w:rsidP="00900641">
            <w:pPr>
              <w:jc w:val="center"/>
              <w:rPr>
                <w:b/>
                <w:color w:val="000000"/>
                <w:sz w:val="20"/>
                <w:szCs w:val="20"/>
              </w:rPr>
            </w:pPr>
            <w:r w:rsidRPr="00BB04C4">
              <w:rPr>
                <w:b/>
                <w:color w:val="000000"/>
                <w:sz w:val="20"/>
                <w:szCs w:val="20"/>
              </w:rPr>
              <w:t>May 15</w:t>
            </w:r>
          </w:p>
        </w:tc>
        <w:tc>
          <w:tcPr>
            <w:tcW w:w="786" w:type="pct"/>
            <w:tcBorders>
              <w:top w:val="single" w:sz="4" w:space="0" w:color="auto"/>
              <w:bottom w:val="single" w:sz="4" w:space="0" w:color="auto"/>
            </w:tcBorders>
            <w:vAlign w:val="bottom"/>
          </w:tcPr>
          <w:p w14:paraId="1C782A9D" w14:textId="77777777" w:rsidR="00174B63" w:rsidRPr="00BB04C4" w:rsidRDefault="00DD25DB" w:rsidP="00900641">
            <w:pPr>
              <w:rPr>
                <w:b/>
                <w:color w:val="000000"/>
                <w:sz w:val="20"/>
                <w:szCs w:val="20"/>
              </w:rPr>
            </w:pPr>
            <m:oMathPara>
              <m:oMath>
                <m:sSub>
                  <m:sSubPr>
                    <m:ctrlPr>
                      <w:rPr>
                        <w:rFonts w:ascii="Cambria Math" w:hAnsi="Cambria Math"/>
                        <w:b/>
                        <w:i/>
                        <w:color w:val="000000"/>
                        <w:sz w:val="20"/>
                        <w:szCs w:val="20"/>
                      </w:rPr>
                    </m:ctrlPr>
                  </m:sSubPr>
                  <m:e>
                    <m:r>
                      <m:rPr>
                        <m:sty m:val="bi"/>
                      </m:rPr>
                      <w:rPr>
                        <w:rFonts w:ascii="Cambria Math" w:hAnsi="Cambria Math"/>
                        <w:color w:val="000000"/>
                        <w:sz w:val="20"/>
                        <w:szCs w:val="20"/>
                      </w:rPr>
                      <m:t>R</m:t>
                    </m:r>
                  </m:e>
                  <m:sub>
                    <m:r>
                      <m:rPr>
                        <m:sty m:val="bi"/>
                      </m:rPr>
                      <w:rPr>
                        <w:rFonts w:ascii="Cambria Math" w:hAnsi="Cambria Math"/>
                        <w:color w:val="000000"/>
                        <w:sz w:val="20"/>
                        <w:szCs w:val="20"/>
                      </w:rPr>
                      <m:t>0</m:t>
                    </m:r>
                  </m:sub>
                </m:sSub>
              </m:oMath>
            </m:oMathPara>
          </w:p>
        </w:tc>
        <w:tc>
          <w:tcPr>
            <w:tcW w:w="764" w:type="pct"/>
            <w:tcBorders>
              <w:top w:val="single" w:sz="4" w:space="0" w:color="auto"/>
              <w:bottom w:val="single" w:sz="4" w:space="0" w:color="auto"/>
            </w:tcBorders>
            <w:vAlign w:val="bottom"/>
          </w:tcPr>
          <w:p w14:paraId="49079085"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β</m:t>
                </m:r>
              </m:oMath>
            </m:oMathPara>
          </w:p>
        </w:tc>
        <w:tc>
          <w:tcPr>
            <w:tcW w:w="816" w:type="pct"/>
            <w:tcBorders>
              <w:top w:val="single" w:sz="4" w:space="0" w:color="auto"/>
              <w:bottom w:val="single" w:sz="4" w:space="0" w:color="auto"/>
            </w:tcBorders>
            <w:vAlign w:val="bottom"/>
          </w:tcPr>
          <w:p w14:paraId="424013BC"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γ</m:t>
                </m:r>
              </m:oMath>
            </m:oMathPara>
          </w:p>
        </w:tc>
      </w:tr>
      <w:tr w:rsidR="00174B63" w:rsidRPr="00BB04C4" w14:paraId="4C15476E" w14:textId="77777777" w:rsidTr="001637C4">
        <w:trPr>
          <w:trHeight w:val="576"/>
          <w:jc w:val="center"/>
        </w:trPr>
        <w:tc>
          <w:tcPr>
            <w:tcW w:w="1275" w:type="pct"/>
            <w:tcBorders>
              <w:top w:val="single" w:sz="4" w:space="0" w:color="auto"/>
            </w:tcBorders>
            <w:shd w:val="clear" w:color="auto" w:fill="D9D9D9"/>
            <w:vAlign w:val="center"/>
          </w:tcPr>
          <w:p w14:paraId="0F9AA4BC" w14:textId="77777777" w:rsidR="00174B63" w:rsidRPr="00BB04C4" w:rsidRDefault="00174B63" w:rsidP="00900641">
            <w:pPr>
              <w:rPr>
                <w:bCs/>
                <w:color w:val="000000"/>
                <w:sz w:val="20"/>
                <w:szCs w:val="20"/>
              </w:rPr>
            </w:pPr>
            <w:r w:rsidRPr="00BB04C4">
              <w:rPr>
                <w:bCs/>
                <w:color w:val="000000"/>
                <w:sz w:val="20"/>
                <w:szCs w:val="20"/>
              </w:rPr>
              <w:t>Under-reporting*</w:t>
            </w:r>
          </w:p>
        </w:tc>
        <w:tc>
          <w:tcPr>
            <w:tcW w:w="625" w:type="pct"/>
            <w:tcBorders>
              <w:top w:val="single" w:sz="4" w:space="0" w:color="auto"/>
            </w:tcBorders>
            <w:shd w:val="clear" w:color="auto" w:fill="D9D9D9"/>
            <w:vAlign w:val="center"/>
          </w:tcPr>
          <w:p w14:paraId="3AAE786B" w14:textId="77777777" w:rsidR="00174B63" w:rsidRPr="00BB04C4" w:rsidRDefault="00174B63" w:rsidP="00900641">
            <w:pPr>
              <w:jc w:val="center"/>
              <w:rPr>
                <w:bCs/>
                <w:color w:val="000000"/>
                <w:sz w:val="20"/>
                <w:szCs w:val="20"/>
              </w:rPr>
            </w:pPr>
            <w:r w:rsidRPr="00BB04C4">
              <w:rPr>
                <w:bCs/>
                <w:color w:val="000000"/>
                <w:sz w:val="20"/>
                <w:szCs w:val="20"/>
              </w:rPr>
              <w:t>25,248</w:t>
            </w:r>
          </w:p>
          <w:p w14:paraId="524E7C95" w14:textId="77777777" w:rsidR="00174B63" w:rsidRPr="00BB04C4" w:rsidRDefault="00174B63" w:rsidP="00900641">
            <w:pPr>
              <w:jc w:val="center"/>
              <w:rPr>
                <w:bCs/>
                <w:color w:val="000000"/>
                <w:sz w:val="20"/>
                <w:szCs w:val="20"/>
              </w:rPr>
            </w:pPr>
            <w:r w:rsidRPr="00BB04C4">
              <w:rPr>
                <w:bCs/>
                <w:color w:val="000000"/>
                <w:sz w:val="20"/>
                <w:szCs w:val="20"/>
              </w:rPr>
              <w:t>[104,411]</w:t>
            </w:r>
          </w:p>
        </w:tc>
        <w:tc>
          <w:tcPr>
            <w:tcW w:w="735" w:type="pct"/>
            <w:tcBorders>
              <w:top w:val="single" w:sz="4" w:space="0" w:color="auto"/>
            </w:tcBorders>
            <w:shd w:val="clear" w:color="auto" w:fill="D9D9D9"/>
            <w:vAlign w:val="center"/>
          </w:tcPr>
          <w:p w14:paraId="280E468F" w14:textId="77777777" w:rsidR="00174B63" w:rsidRPr="00BB04C4" w:rsidRDefault="00174B63" w:rsidP="00900641">
            <w:pPr>
              <w:jc w:val="center"/>
              <w:rPr>
                <w:bCs/>
                <w:color w:val="000000"/>
                <w:sz w:val="20"/>
                <w:szCs w:val="20"/>
              </w:rPr>
            </w:pPr>
            <w:r w:rsidRPr="00BB04C4">
              <w:rPr>
                <w:bCs/>
                <w:color w:val="000000"/>
                <w:sz w:val="20"/>
                <w:szCs w:val="20"/>
              </w:rPr>
              <w:t>62,797</w:t>
            </w:r>
          </w:p>
          <w:p w14:paraId="46B59B0A" w14:textId="77777777" w:rsidR="00174B63" w:rsidRPr="00BB04C4" w:rsidRDefault="00174B63" w:rsidP="00900641">
            <w:pPr>
              <w:jc w:val="center"/>
              <w:rPr>
                <w:bCs/>
                <w:color w:val="000000"/>
                <w:sz w:val="20"/>
                <w:szCs w:val="20"/>
              </w:rPr>
            </w:pPr>
            <w:r w:rsidRPr="00BB04C4">
              <w:rPr>
                <w:bCs/>
                <w:color w:val="000000"/>
                <w:sz w:val="20"/>
                <w:szCs w:val="20"/>
              </w:rPr>
              <w:t>[343,465]</w:t>
            </w:r>
          </w:p>
        </w:tc>
        <w:tc>
          <w:tcPr>
            <w:tcW w:w="786" w:type="pct"/>
            <w:tcBorders>
              <w:top w:val="single" w:sz="4" w:space="0" w:color="auto"/>
            </w:tcBorders>
            <w:shd w:val="clear" w:color="auto" w:fill="D9D9D9"/>
            <w:vAlign w:val="center"/>
          </w:tcPr>
          <w:p w14:paraId="4009A639" w14:textId="77777777" w:rsidR="00174B63" w:rsidRPr="00BB04C4" w:rsidRDefault="00174B63" w:rsidP="00900641">
            <w:pPr>
              <w:jc w:val="center"/>
              <w:rPr>
                <w:bCs/>
                <w:color w:val="000000"/>
                <w:sz w:val="20"/>
                <w:szCs w:val="20"/>
              </w:rPr>
            </w:pPr>
            <w:r w:rsidRPr="00BB04C4">
              <w:rPr>
                <w:bCs/>
                <w:color w:val="000000"/>
                <w:sz w:val="20"/>
                <w:szCs w:val="20"/>
              </w:rPr>
              <w:t>2.28</w:t>
            </w:r>
          </w:p>
          <w:p w14:paraId="4D3ABF82" w14:textId="77777777" w:rsidR="00174B63" w:rsidRPr="00BB04C4" w:rsidRDefault="00174B63" w:rsidP="00900641">
            <w:pPr>
              <w:jc w:val="center"/>
              <w:rPr>
                <w:bCs/>
                <w:color w:val="000000"/>
                <w:sz w:val="20"/>
                <w:szCs w:val="20"/>
              </w:rPr>
            </w:pPr>
            <w:r w:rsidRPr="00BB04C4">
              <w:rPr>
                <w:bCs/>
                <w:color w:val="000000"/>
                <w:sz w:val="20"/>
                <w:szCs w:val="20"/>
              </w:rPr>
              <w:t>[1.05, 4.20]</w:t>
            </w:r>
          </w:p>
        </w:tc>
        <w:tc>
          <w:tcPr>
            <w:tcW w:w="764" w:type="pct"/>
            <w:tcBorders>
              <w:top w:val="single" w:sz="4" w:space="0" w:color="auto"/>
            </w:tcBorders>
            <w:shd w:val="clear" w:color="auto" w:fill="D9D9D9"/>
            <w:vAlign w:val="center"/>
          </w:tcPr>
          <w:p w14:paraId="61D1C028" w14:textId="77777777" w:rsidR="00174B63" w:rsidRPr="00BB04C4" w:rsidRDefault="00174B63" w:rsidP="00900641">
            <w:pPr>
              <w:jc w:val="center"/>
              <w:rPr>
                <w:bCs/>
                <w:color w:val="000000"/>
                <w:sz w:val="20"/>
                <w:szCs w:val="20"/>
              </w:rPr>
            </w:pPr>
            <w:r w:rsidRPr="00BB04C4">
              <w:rPr>
                <w:bCs/>
                <w:color w:val="000000"/>
                <w:sz w:val="20"/>
                <w:szCs w:val="20"/>
              </w:rPr>
              <w:t>0.20</w:t>
            </w:r>
          </w:p>
          <w:p w14:paraId="46C5A7E1" w14:textId="77777777" w:rsidR="00174B63" w:rsidRPr="00BB04C4" w:rsidRDefault="00174B63" w:rsidP="00900641">
            <w:pPr>
              <w:jc w:val="center"/>
              <w:rPr>
                <w:bCs/>
                <w:color w:val="000000"/>
                <w:sz w:val="20"/>
                <w:szCs w:val="20"/>
              </w:rPr>
            </w:pPr>
            <w:r w:rsidRPr="00BB04C4">
              <w:rPr>
                <w:bCs/>
                <w:color w:val="000000"/>
                <w:sz w:val="20"/>
                <w:szCs w:val="20"/>
              </w:rPr>
              <w:t>[0.05, 0.39]</w:t>
            </w:r>
          </w:p>
        </w:tc>
        <w:tc>
          <w:tcPr>
            <w:tcW w:w="816" w:type="pct"/>
            <w:tcBorders>
              <w:top w:val="single" w:sz="4" w:space="0" w:color="auto"/>
            </w:tcBorders>
            <w:shd w:val="clear" w:color="auto" w:fill="D9D9D9"/>
            <w:vAlign w:val="center"/>
          </w:tcPr>
          <w:p w14:paraId="27C64B6A" w14:textId="77777777" w:rsidR="00174B63" w:rsidRPr="00BB04C4" w:rsidRDefault="00174B63" w:rsidP="00900641">
            <w:pPr>
              <w:jc w:val="center"/>
              <w:rPr>
                <w:bCs/>
                <w:color w:val="000000"/>
                <w:sz w:val="20"/>
                <w:szCs w:val="20"/>
              </w:rPr>
            </w:pPr>
            <w:r w:rsidRPr="00BB04C4">
              <w:rPr>
                <w:bCs/>
                <w:color w:val="000000"/>
                <w:sz w:val="20"/>
                <w:szCs w:val="20"/>
              </w:rPr>
              <w:t>0.09</w:t>
            </w:r>
          </w:p>
          <w:p w14:paraId="7D47F1D4" w14:textId="77777777" w:rsidR="00174B63" w:rsidRPr="00BB04C4" w:rsidRDefault="00174B63" w:rsidP="00900641">
            <w:pPr>
              <w:jc w:val="center"/>
              <w:rPr>
                <w:bCs/>
                <w:color w:val="000000"/>
                <w:sz w:val="20"/>
                <w:szCs w:val="20"/>
              </w:rPr>
            </w:pPr>
            <w:r w:rsidRPr="00BB04C4">
              <w:rPr>
                <w:bCs/>
                <w:color w:val="000000"/>
                <w:sz w:val="20"/>
                <w:szCs w:val="20"/>
              </w:rPr>
              <w:t>[0.03, 0.19]</w:t>
            </w:r>
          </w:p>
        </w:tc>
      </w:tr>
      <w:tr w:rsidR="00174B63" w:rsidRPr="00BB04C4" w14:paraId="1F503CC5" w14:textId="77777777" w:rsidTr="001637C4">
        <w:trPr>
          <w:trHeight w:val="576"/>
          <w:jc w:val="center"/>
        </w:trPr>
        <w:tc>
          <w:tcPr>
            <w:tcW w:w="1275" w:type="pct"/>
            <w:vAlign w:val="center"/>
          </w:tcPr>
          <w:p w14:paraId="676212B6" w14:textId="77777777" w:rsidR="00174B63" w:rsidRPr="00BB04C4" w:rsidRDefault="00174B63" w:rsidP="00900641">
            <w:pPr>
              <w:rPr>
                <w:bCs/>
                <w:color w:val="000000"/>
                <w:sz w:val="20"/>
                <w:szCs w:val="20"/>
              </w:rPr>
            </w:pPr>
            <w:r w:rsidRPr="00BB04C4">
              <w:rPr>
                <w:bCs/>
                <w:color w:val="000000"/>
                <w:sz w:val="20"/>
                <w:szCs w:val="20"/>
              </w:rPr>
              <w:t>Case-clustering**</w:t>
            </w:r>
          </w:p>
        </w:tc>
        <w:tc>
          <w:tcPr>
            <w:tcW w:w="625" w:type="pct"/>
            <w:vAlign w:val="center"/>
          </w:tcPr>
          <w:p w14:paraId="3874C275" w14:textId="77777777" w:rsidR="00174B63" w:rsidRPr="00BB04C4" w:rsidRDefault="00174B63" w:rsidP="00900641">
            <w:pPr>
              <w:jc w:val="center"/>
              <w:rPr>
                <w:bCs/>
                <w:color w:val="000000"/>
                <w:sz w:val="20"/>
                <w:szCs w:val="20"/>
              </w:rPr>
            </w:pPr>
            <w:r w:rsidRPr="00BB04C4">
              <w:rPr>
                <w:bCs/>
                <w:color w:val="000000"/>
                <w:sz w:val="20"/>
                <w:szCs w:val="20"/>
              </w:rPr>
              <w:t>24,818</w:t>
            </w:r>
          </w:p>
          <w:p w14:paraId="7254E362" w14:textId="77777777" w:rsidR="00174B63" w:rsidRPr="00BB04C4" w:rsidRDefault="00174B63" w:rsidP="00900641">
            <w:pPr>
              <w:jc w:val="center"/>
              <w:rPr>
                <w:bCs/>
                <w:color w:val="000000"/>
                <w:sz w:val="20"/>
                <w:szCs w:val="20"/>
              </w:rPr>
            </w:pPr>
            <w:r w:rsidRPr="00BB04C4">
              <w:rPr>
                <w:bCs/>
                <w:color w:val="000000"/>
                <w:sz w:val="20"/>
                <w:szCs w:val="20"/>
              </w:rPr>
              <w:t>[59,525]</w:t>
            </w:r>
          </w:p>
        </w:tc>
        <w:tc>
          <w:tcPr>
            <w:tcW w:w="735" w:type="pct"/>
            <w:vAlign w:val="center"/>
          </w:tcPr>
          <w:p w14:paraId="3DA4217C" w14:textId="77777777" w:rsidR="00174B63" w:rsidRPr="00BB04C4" w:rsidRDefault="00174B63" w:rsidP="00900641">
            <w:pPr>
              <w:jc w:val="center"/>
              <w:rPr>
                <w:bCs/>
                <w:color w:val="000000"/>
                <w:sz w:val="20"/>
                <w:szCs w:val="20"/>
              </w:rPr>
            </w:pPr>
            <w:r w:rsidRPr="00BB04C4">
              <w:rPr>
                <w:bCs/>
                <w:color w:val="000000"/>
                <w:sz w:val="20"/>
                <w:szCs w:val="20"/>
              </w:rPr>
              <w:t>57,499</w:t>
            </w:r>
          </w:p>
          <w:p w14:paraId="5CA567B0" w14:textId="77777777" w:rsidR="00174B63" w:rsidRPr="00BB04C4" w:rsidRDefault="00174B63" w:rsidP="00900641">
            <w:pPr>
              <w:jc w:val="center"/>
              <w:rPr>
                <w:bCs/>
                <w:color w:val="000000"/>
                <w:sz w:val="20"/>
                <w:szCs w:val="20"/>
              </w:rPr>
            </w:pPr>
            <w:r w:rsidRPr="00BB04C4">
              <w:rPr>
                <w:bCs/>
                <w:color w:val="000000"/>
                <w:sz w:val="20"/>
                <w:szCs w:val="20"/>
              </w:rPr>
              <w:t>[189,010]</w:t>
            </w:r>
          </w:p>
        </w:tc>
        <w:tc>
          <w:tcPr>
            <w:tcW w:w="786" w:type="pct"/>
            <w:vAlign w:val="center"/>
          </w:tcPr>
          <w:p w14:paraId="5087BC61" w14:textId="77777777" w:rsidR="00174B63" w:rsidRPr="00BB04C4" w:rsidRDefault="00174B63" w:rsidP="00900641">
            <w:pPr>
              <w:jc w:val="center"/>
              <w:rPr>
                <w:bCs/>
                <w:color w:val="000000"/>
                <w:sz w:val="20"/>
                <w:szCs w:val="20"/>
              </w:rPr>
            </w:pPr>
            <w:r w:rsidRPr="00BB04C4">
              <w:rPr>
                <w:bCs/>
                <w:color w:val="000000"/>
                <w:sz w:val="20"/>
                <w:szCs w:val="20"/>
              </w:rPr>
              <w:t>2.81</w:t>
            </w:r>
          </w:p>
          <w:p w14:paraId="0252AF3B" w14:textId="77777777" w:rsidR="00174B63" w:rsidRPr="00BB04C4" w:rsidRDefault="00174B63" w:rsidP="00900641">
            <w:pPr>
              <w:jc w:val="center"/>
              <w:rPr>
                <w:bCs/>
                <w:color w:val="000000"/>
                <w:sz w:val="20"/>
                <w:szCs w:val="20"/>
              </w:rPr>
            </w:pPr>
            <w:r w:rsidRPr="00BB04C4">
              <w:rPr>
                <w:bCs/>
                <w:color w:val="000000"/>
                <w:sz w:val="20"/>
                <w:szCs w:val="20"/>
              </w:rPr>
              <w:t>[1.47, 4.70]</w:t>
            </w:r>
          </w:p>
        </w:tc>
        <w:tc>
          <w:tcPr>
            <w:tcW w:w="764" w:type="pct"/>
            <w:vAlign w:val="center"/>
          </w:tcPr>
          <w:p w14:paraId="391923AE" w14:textId="77777777" w:rsidR="00174B63" w:rsidRPr="00BB04C4" w:rsidRDefault="00174B63" w:rsidP="00900641">
            <w:pPr>
              <w:jc w:val="center"/>
              <w:rPr>
                <w:bCs/>
                <w:color w:val="000000"/>
                <w:sz w:val="20"/>
                <w:szCs w:val="20"/>
              </w:rPr>
            </w:pPr>
            <w:r w:rsidRPr="00BB04C4">
              <w:rPr>
                <w:bCs/>
                <w:color w:val="000000"/>
                <w:sz w:val="20"/>
                <w:szCs w:val="20"/>
              </w:rPr>
              <w:t>0.16</w:t>
            </w:r>
          </w:p>
          <w:p w14:paraId="147A9B5D" w14:textId="77777777" w:rsidR="00174B63" w:rsidRPr="00BB04C4" w:rsidRDefault="00174B63" w:rsidP="00900641">
            <w:pPr>
              <w:jc w:val="center"/>
              <w:rPr>
                <w:bCs/>
                <w:color w:val="000000"/>
                <w:sz w:val="20"/>
                <w:szCs w:val="20"/>
              </w:rPr>
            </w:pPr>
            <w:r w:rsidRPr="00BB04C4">
              <w:rPr>
                <w:bCs/>
                <w:color w:val="000000"/>
                <w:sz w:val="20"/>
                <w:szCs w:val="20"/>
              </w:rPr>
              <w:t>[0.07, 0.26]</w:t>
            </w:r>
          </w:p>
        </w:tc>
        <w:tc>
          <w:tcPr>
            <w:tcW w:w="816" w:type="pct"/>
            <w:vAlign w:val="center"/>
          </w:tcPr>
          <w:p w14:paraId="3EA6FE66" w14:textId="77777777" w:rsidR="00174B63" w:rsidRPr="00BB04C4" w:rsidRDefault="00174B63" w:rsidP="00900641">
            <w:pPr>
              <w:jc w:val="center"/>
              <w:rPr>
                <w:bCs/>
                <w:color w:val="000000"/>
                <w:sz w:val="20"/>
                <w:szCs w:val="20"/>
              </w:rPr>
            </w:pPr>
            <w:r w:rsidRPr="00BB04C4">
              <w:rPr>
                <w:bCs/>
                <w:color w:val="000000"/>
                <w:sz w:val="20"/>
                <w:szCs w:val="20"/>
              </w:rPr>
              <w:t>0.06</w:t>
            </w:r>
          </w:p>
          <w:p w14:paraId="277A7110" w14:textId="77777777" w:rsidR="00174B63" w:rsidRPr="00BB04C4" w:rsidRDefault="00174B63" w:rsidP="00900641">
            <w:pPr>
              <w:jc w:val="center"/>
              <w:rPr>
                <w:bCs/>
                <w:color w:val="000000"/>
                <w:sz w:val="20"/>
                <w:szCs w:val="20"/>
              </w:rPr>
            </w:pPr>
            <w:r w:rsidRPr="00BB04C4">
              <w:rPr>
                <w:bCs/>
                <w:color w:val="000000"/>
                <w:sz w:val="20"/>
                <w:szCs w:val="20"/>
              </w:rPr>
              <w:t>[0.03, 0.10]</w:t>
            </w:r>
          </w:p>
        </w:tc>
      </w:tr>
      <w:tr w:rsidR="00174B63" w:rsidRPr="00BB04C4" w14:paraId="38C03F79" w14:textId="77777777" w:rsidTr="001637C4">
        <w:trPr>
          <w:trHeight w:val="576"/>
          <w:jc w:val="center"/>
        </w:trPr>
        <w:tc>
          <w:tcPr>
            <w:tcW w:w="1275" w:type="pct"/>
            <w:shd w:val="clear" w:color="auto" w:fill="D9D9D9"/>
            <w:vAlign w:val="center"/>
          </w:tcPr>
          <w:p w14:paraId="64380FC1"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tc>
        <w:tc>
          <w:tcPr>
            <w:tcW w:w="625" w:type="pct"/>
            <w:shd w:val="clear" w:color="auto" w:fill="D9D9D9"/>
            <w:vAlign w:val="center"/>
          </w:tcPr>
          <w:p w14:paraId="55C1562C" w14:textId="77777777" w:rsidR="00174B63" w:rsidRPr="00BB04C4" w:rsidRDefault="00174B63" w:rsidP="00900641">
            <w:pPr>
              <w:jc w:val="center"/>
              <w:rPr>
                <w:bCs/>
                <w:color w:val="000000"/>
                <w:sz w:val="20"/>
                <w:szCs w:val="20"/>
              </w:rPr>
            </w:pPr>
            <w:r w:rsidRPr="00BB04C4">
              <w:rPr>
                <w:bCs/>
                <w:color w:val="000000"/>
                <w:sz w:val="20"/>
                <w:szCs w:val="20"/>
              </w:rPr>
              <w:t>20,251</w:t>
            </w:r>
          </w:p>
          <w:p w14:paraId="7513C7DF" w14:textId="77777777" w:rsidR="00174B63" w:rsidRPr="00BB04C4" w:rsidRDefault="00174B63" w:rsidP="00900641">
            <w:pPr>
              <w:jc w:val="center"/>
              <w:rPr>
                <w:bCs/>
                <w:color w:val="000000"/>
                <w:sz w:val="20"/>
                <w:szCs w:val="20"/>
              </w:rPr>
            </w:pPr>
            <w:r w:rsidRPr="00BB04C4">
              <w:rPr>
                <w:bCs/>
                <w:color w:val="000000"/>
                <w:sz w:val="20"/>
                <w:szCs w:val="20"/>
              </w:rPr>
              <w:t>[135,034]</w:t>
            </w:r>
          </w:p>
        </w:tc>
        <w:tc>
          <w:tcPr>
            <w:tcW w:w="735" w:type="pct"/>
            <w:shd w:val="clear" w:color="auto" w:fill="D9D9D9"/>
            <w:vAlign w:val="center"/>
          </w:tcPr>
          <w:p w14:paraId="12E7B9D0" w14:textId="77777777" w:rsidR="00174B63" w:rsidRPr="00BB04C4" w:rsidRDefault="00174B63" w:rsidP="00900641">
            <w:pPr>
              <w:jc w:val="center"/>
              <w:rPr>
                <w:bCs/>
                <w:color w:val="000000"/>
                <w:sz w:val="20"/>
                <w:szCs w:val="20"/>
              </w:rPr>
            </w:pPr>
            <w:r w:rsidRPr="00BB04C4">
              <w:rPr>
                <w:bCs/>
                <w:color w:val="000000"/>
                <w:sz w:val="20"/>
                <w:szCs w:val="20"/>
              </w:rPr>
              <w:t>42,252</w:t>
            </w:r>
          </w:p>
          <w:p w14:paraId="5ED02785" w14:textId="77777777" w:rsidR="00174B63" w:rsidRPr="00BB04C4" w:rsidRDefault="00174B63" w:rsidP="00900641">
            <w:pPr>
              <w:jc w:val="center"/>
              <w:rPr>
                <w:bCs/>
                <w:color w:val="000000"/>
                <w:sz w:val="20"/>
                <w:szCs w:val="20"/>
              </w:rPr>
            </w:pPr>
            <w:r w:rsidRPr="00BB04C4">
              <w:rPr>
                <w:bCs/>
                <w:color w:val="000000"/>
                <w:sz w:val="20"/>
                <w:szCs w:val="20"/>
              </w:rPr>
              <w:t>[315,348]</w:t>
            </w:r>
          </w:p>
        </w:tc>
        <w:tc>
          <w:tcPr>
            <w:tcW w:w="786" w:type="pct"/>
            <w:shd w:val="clear" w:color="auto" w:fill="D9D9D9"/>
            <w:vAlign w:val="center"/>
          </w:tcPr>
          <w:p w14:paraId="7288F3AD" w14:textId="77777777" w:rsidR="00174B63" w:rsidRPr="00BB04C4" w:rsidRDefault="00174B63" w:rsidP="00900641">
            <w:pPr>
              <w:jc w:val="center"/>
              <w:rPr>
                <w:bCs/>
                <w:color w:val="000000"/>
                <w:sz w:val="20"/>
                <w:szCs w:val="20"/>
              </w:rPr>
            </w:pPr>
            <w:r w:rsidRPr="00BB04C4">
              <w:rPr>
                <w:bCs/>
                <w:color w:val="000000"/>
                <w:sz w:val="20"/>
                <w:szCs w:val="20"/>
              </w:rPr>
              <w:t>1.80</w:t>
            </w:r>
          </w:p>
          <w:p w14:paraId="0AF9364D" w14:textId="77777777" w:rsidR="00174B63" w:rsidRPr="00BB04C4" w:rsidRDefault="00174B63" w:rsidP="00900641">
            <w:pPr>
              <w:jc w:val="center"/>
              <w:rPr>
                <w:bCs/>
                <w:color w:val="000000"/>
                <w:sz w:val="20"/>
                <w:szCs w:val="20"/>
              </w:rPr>
            </w:pPr>
            <w:r w:rsidRPr="00BB04C4">
              <w:rPr>
                <w:bCs/>
                <w:color w:val="000000"/>
                <w:sz w:val="20"/>
                <w:szCs w:val="20"/>
              </w:rPr>
              <w:t>[0.87, 3.26]</w:t>
            </w:r>
          </w:p>
        </w:tc>
        <w:tc>
          <w:tcPr>
            <w:tcW w:w="764" w:type="pct"/>
            <w:shd w:val="clear" w:color="auto" w:fill="D9D9D9"/>
            <w:vAlign w:val="center"/>
          </w:tcPr>
          <w:p w14:paraId="15A4E498" w14:textId="77777777" w:rsidR="00174B63" w:rsidRPr="00BB04C4" w:rsidRDefault="00174B63" w:rsidP="00900641">
            <w:pPr>
              <w:jc w:val="center"/>
              <w:rPr>
                <w:bCs/>
                <w:color w:val="000000"/>
                <w:sz w:val="20"/>
                <w:szCs w:val="20"/>
              </w:rPr>
            </w:pPr>
            <w:r w:rsidRPr="00BB04C4">
              <w:rPr>
                <w:bCs/>
                <w:color w:val="000000"/>
                <w:sz w:val="20"/>
                <w:szCs w:val="20"/>
              </w:rPr>
              <w:t>0.27</w:t>
            </w:r>
          </w:p>
          <w:p w14:paraId="71E24CAB" w14:textId="77777777" w:rsidR="00174B63" w:rsidRPr="00BB04C4" w:rsidRDefault="00174B63" w:rsidP="00900641">
            <w:pPr>
              <w:jc w:val="center"/>
              <w:rPr>
                <w:bCs/>
                <w:color w:val="000000"/>
                <w:sz w:val="20"/>
                <w:szCs w:val="20"/>
              </w:rPr>
            </w:pPr>
            <w:r w:rsidRPr="00BB04C4">
              <w:rPr>
                <w:bCs/>
                <w:color w:val="000000"/>
                <w:sz w:val="20"/>
                <w:szCs w:val="20"/>
              </w:rPr>
              <w:t>[0.06, 0.59]</w:t>
            </w:r>
          </w:p>
        </w:tc>
        <w:tc>
          <w:tcPr>
            <w:tcW w:w="816" w:type="pct"/>
            <w:shd w:val="clear" w:color="auto" w:fill="D9D9D9"/>
            <w:vAlign w:val="center"/>
          </w:tcPr>
          <w:p w14:paraId="11A437D5" w14:textId="77777777" w:rsidR="00174B63" w:rsidRPr="00BB04C4" w:rsidRDefault="00174B63" w:rsidP="00900641">
            <w:pPr>
              <w:jc w:val="center"/>
              <w:rPr>
                <w:bCs/>
                <w:color w:val="000000"/>
                <w:sz w:val="20"/>
                <w:szCs w:val="20"/>
              </w:rPr>
            </w:pPr>
            <w:r w:rsidRPr="00BB04C4">
              <w:rPr>
                <w:bCs/>
                <w:color w:val="000000"/>
                <w:sz w:val="20"/>
                <w:szCs w:val="20"/>
              </w:rPr>
              <w:t>0.16</w:t>
            </w:r>
          </w:p>
          <w:p w14:paraId="63FE95A8" w14:textId="77777777" w:rsidR="00174B63" w:rsidRPr="00BB04C4" w:rsidRDefault="00174B63" w:rsidP="00900641">
            <w:pPr>
              <w:jc w:val="center"/>
              <w:rPr>
                <w:bCs/>
                <w:color w:val="000000"/>
                <w:sz w:val="20"/>
                <w:szCs w:val="20"/>
              </w:rPr>
            </w:pPr>
            <w:r w:rsidRPr="00BB04C4">
              <w:rPr>
                <w:bCs/>
                <w:color w:val="000000"/>
                <w:sz w:val="20"/>
                <w:szCs w:val="20"/>
              </w:rPr>
              <w:t>[0.04, 0.35]</w:t>
            </w:r>
          </w:p>
        </w:tc>
      </w:tr>
      <w:tr w:rsidR="00174B63" w:rsidRPr="00BB04C4" w14:paraId="065AA723" w14:textId="77777777" w:rsidTr="001637C4">
        <w:trPr>
          <w:trHeight w:val="576"/>
          <w:jc w:val="center"/>
        </w:trPr>
        <w:tc>
          <w:tcPr>
            <w:tcW w:w="1275" w:type="pct"/>
            <w:vAlign w:val="center"/>
          </w:tcPr>
          <w:p w14:paraId="424FDEF2"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=3</m:t>
              </m:r>
            </m:oMath>
          </w:p>
        </w:tc>
        <w:tc>
          <w:tcPr>
            <w:tcW w:w="625" w:type="pct"/>
            <w:vAlign w:val="center"/>
          </w:tcPr>
          <w:p w14:paraId="0D28C987" w14:textId="77777777" w:rsidR="00174B63" w:rsidRPr="00BB04C4" w:rsidRDefault="00174B63" w:rsidP="00900641">
            <w:pPr>
              <w:jc w:val="center"/>
              <w:rPr>
                <w:bCs/>
                <w:color w:val="000000"/>
                <w:sz w:val="20"/>
                <w:szCs w:val="20"/>
              </w:rPr>
            </w:pPr>
            <w:r w:rsidRPr="00BB04C4">
              <w:rPr>
                <w:bCs/>
                <w:color w:val="000000"/>
                <w:sz w:val="20"/>
                <w:szCs w:val="20"/>
              </w:rPr>
              <w:t>25,757</w:t>
            </w:r>
          </w:p>
          <w:p w14:paraId="70C7EAD3" w14:textId="77777777" w:rsidR="00174B63" w:rsidRPr="00BB04C4" w:rsidRDefault="00174B63" w:rsidP="00900641">
            <w:pPr>
              <w:jc w:val="center"/>
              <w:rPr>
                <w:bCs/>
                <w:color w:val="000000"/>
                <w:sz w:val="20"/>
                <w:szCs w:val="20"/>
              </w:rPr>
            </w:pPr>
            <w:r w:rsidRPr="00BB04C4">
              <w:rPr>
                <w:bCs/>
                <w:color w:val="000000"/>
                <w:sz w:val="20"/>
                <w:szCs w:val="20"/>
              </w:rPr>
              <w:t>[165,287]</w:t>
            </w:r>
          </w:p>
        </w:tc>
        <w:tc>
          <w:tcPr>
            <w:tcW w:w="735" w:type="pct"/>
            <w:vAlign w:val="center"/>
          </w:tcPr>
          <w:p w14:paraId="408895FE" w14:textId="77777777" w:rsidR="00174B63" w:rsidRPr="00BB04C4" w:rsidRDefault="00174B63" w:rsidP="00900641">
            <w:pPr>
              <w:jc w:val="center"/>
              <w:rPr>
                <w:bCs/>
                <w:color w:val="000000"/>
                <w:sz w:val="20"/>
                <w:szCs w:val="20"/>
              </w:rPr>
            </w:pPr>
            <w:r w:rsidRPr="00BB04C4">
              <w:rPr>
                <w:bCs/>
                <w:color w:val="000000"/>
                <w:sz w:val="20"/>
                <w:szCs w:val="20"/>
              </w:rPr>
              <w:t>86,750</w:t>
            </w:r>
          </w:p>
          <w:p w14:paraId="52EEF622" w14:textId="77777777" w:rsidR="00174B63" w:rsidRPr="00BB04C4" w:rsidRDefault="00174B63" w:rsidP="00900641">
            <w:pPr>
              <w:jc w:val="center"/>
              <w:rPr>
                <w:bCs/>
                <w:color w:val="000000"/>
                <w:sz w:val="20"/>
                <w:szCs w:val="20"/>
              </w:rPr>
            </w:pPr>
            <w:r w:rsidRPr="00BB04C4">
              <w:rPr>
                <w:bCs/>
                <w:color w:val="000000"/>
                <w:sz w:val="20"/>
                <w:szCs w:val="20"/>
              </w:rPr>
              <w:t>[638,770]</w:t>
            </w:r>
          </w:p>
        </w:tc>
        <w:tc>
          <w:tcPr>
            <w:tcW w:w="786" w:type="pct"/>
            <w:vAlign w:val="center"/>
          </w:tcPr>
          <w:p w14:paraId="34654D6B" w14:textId="77777777" w:rsidR="00174B63" w:rsidRPr="00BB04C4" w:rsidRDefault="00174B63" w:rsidP="00900641">
            <w:pPr>
              <w:jc w:val="center"/>
              <w:rPr>
                <w:bCs/>
                <w:color w:val="000000"/>
                <w:sz w:val="20"/>
                <w:szCs w:val="20"/>
              </w:rPr>
            </w:pPr>
            <w:r w:rsidRPr="00BB04C4">
              <w:rPr>
                <w:bCs/>
                <w:color w:val="000000"/>
                <w:sz w:val="20"/>
                <w:szCs w:val="20"/>
              </w:rPr>
              <w:t>2.43</w:t>
            </w:r>
          </w:p>
          <w:p w14:paraId="2D57DE42" w14:textId="77777777" w:rsidR="00174B63" w:rsidRPr="00BB04C4" w:rsidRDefault="00174B63" w:rsidP="00900641">
            <w:pPr>
              <w:jc w:val="center"/>
              <w:rPr>
                <w:bCs/>
                <w:color w:val="000000"/>
                <w:sz w:val="20"/>
                <w:szCs w:val="20"/>
              </w:rPr>
            </w:pPr>
            <w:r w:rsidRPr="00BB04C4">
              <w:rPr>
                <w:bCs/>
                <w:color w:val="000000"/>
                <w:sz w:val="20"/>
                <w:szCs w:val="20"/>
              </w:rPr>
              <w:t>[1.41, 4.07]</w:t>
            </w:r>
          </w:p>
        </w:tc>
        <w:tc>
          <w:tcPr>
            <w:tcW w:w="764" w:type="pct"/>
            <w:vAlign w:val="center"/>
          </w:tcPr>
          <w:p w14:paraId="1EF66265" w14:textId="77777777" w:rsidR="00174B63" w:rsidRPr="00BB04C4" w:rsidRDefault="00174B63" w:rsidP="00900641">
            <w:pPr>
              <w:jc w:val="center"/>
              <w:rPr>
                <w:bCs/>
                <w:color w:val="000000"/>
                <w:sz w:val="20"/>
                <w:szCs w:val="20"/>
              </w:rPr>
            </w:pPr>
            <w:r w:rsidRPr="00BB04C4">
              <w:rPr>
                <w:bCs/>
                <w:color w:val="000000"/>
                <w:sz w:val="20"/>
                <w:szCs w:val="20"/>
              </w:rPr>
              <w:t>0.30</w:t>
            </w:r>
          </w:p>
          <w:p w14:paraId="6D297D0D" w14:textId="77777777" w:rsidR="00174B63" w:rsidRPr="00BB04C4" w:rsidRDefault="00174B63" w:rsidP="00900641">
            <w:pPr>
              <w:jc w:val="center"/>
              <w:rPr>
                <w:bCs/>
                <w:color w:val="000000"/>
                <w:sz w:val="20"/>
                <w:szCs w:val="20"/>
              </w:rPr>
            </w:pPr>
            <w:r w:rsidRPr="00BB04C4">
              <w:rPr>
                <w:bCs/>
                <w:color w:val="000000"/>
                <w:sz w:val="20"/>
                <w:szCs w:val="20"/>
              </w:rPr>
              <w:t>[0.09, 0.60]</w:t>
            </w:r>
          </w:p>
        </w:tc>
        <w:tc>
          <w:tcPr>
            <w:tcW w:w="816" w:type="pct"/>
            <w:vAlign w:val="center"/>
          </w:tcPr>
          <w:p w14:paraId="6BAF5D0C" w14:textId="77777777" w:rsidR="00174B63" w:rsidRPr="00BB04C4" w:rsidRDefault="00174B63" w:rsidP="00900641">
            <w:pPr>
              <w:jc w:val="center"/>
              <w:rPr>
                <w:bCs/>
                <w:color w:val="000000"/>
                <w:sz w:val="20"/>
                <w:szCs w:val="20"/>
              </w:rPr>
            </w:pPr>
            <w:r w:rsidRPr="00BB04C4">
              <w:rPr>
                <w:bCs/>
                <w:color w:val="000000"/>
                <w:sz w:val="20"/>
                <w:szCs w:val="20"/>
              </w:rPr>
              <w:t>0.13</w:t>
            </w:r>
          </w:p>
          <w:p w14:paraId="419182FB" w14:textId="77777777" w:rsidR="00174B63" w:rsidRPr="00BB04C4" w:rsidRDefault="00174B63" w:rsidP="00900641">
            <w:pPr>
              <w:jc w:val="center"/>
              <w:rPr>
                <w:bCs/>
                <w:color w:val="000000"/>
                <w:sz w:val="20"/>
                <w:szCs w:val="20"/>
              </w:rPr>
            </w:pPr>
            <w:r w:rsidRPr="00BB04C4">
              <w:rPr>
                <w:bCs/>
                <w:color w:val="000000"/>
                <w:sz w:val="20"/>
                <w:szCs w:val="20"/>
              </w:rPr>
              <w:t>[0.04, 0.30]</w:t>
            </w:r>
          </w:p>
        </w:tc>
      </w:tr>
      <w:tr w:rsidR="00174B63" w:rsidRPr="00BB04C4" w14:paraId="34B90EA9" w14:textId="77777777" w:rsidTr="001637C4">
        <w:trPr>
          <w:trHeight w:val="576"/>
          <w:jc w:val="center"/>
        </w:trPr>
        <w:tc>
          <w:tcPr>
            <w:tcW w:w="1275" w:type="pct"/>
            <w:tcBorders>
              <w:bottom w:val="single" w:sz="4" w:space="0" w:color="auto"/>
            </w:tcBorders>
            <w:shd w:val="clear" w:color="auto" w:fill="D9D9D9"/>
            <w:vAlign w:val="center"/>
          </w:tcPr>
          <w:p w14:paraId="5ECA95EC"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=4</m:t>
              </m:r>
            </m:oMath>
          </w:p>
        </w:tc>
        <w:tc>
          <w:tcPr>
            <w:tcW w:w="625" w:type="pct"/>
            <w:tcBorders>
              <w:bottom w:val="single" w:sz="4" w:space="0" w:color="auto"/>
            </w:tcBorders>
            <w:shd w:val="clear" w:color="auto" w:fill="D9D9D9"/>
            <w:vAlign w:val="center"/>
          </w:tcPr>
          <w:p w14:paraId="1CE65F05" w14:textId="77777777" w:rsidR="00174B63" w:rsidRPr="00BB04C4" w:rsidRDefault="00174B63" w:rsidP="00900641">
            <w:pPr>
              <w:jc w:val="center"/>
              <w:rPr>
                <w:bCs/>
                <w:color w:val="000000"/>
                <w:sz w:val="20"/>
                <w:szCs w:val="20"/>
              </w:rPr>
            </w:pPr>
            <w:r w:rsidRPr="00BB04C4">
              <w:rPr>
                <w:bCs/>
                <w:color w:val="000000"/>
                <w:sz w:val="20"/>
                <w:szCs w:val="20"/>
              </w:rPr>
              <w:t>34,587</w:t>
            </w:r>
          </w:p>
          <w:p w14:paraId="4CD805F4" w14:textId="77777777" w:rsidR="00174B63" w:rsidRPr="00BB04C4" w:rsidRDefault="00174B63" w:rsidP="00900641">
            <w:pPr>
              <w:jc w:val="center"/>
              <w:rPr>
                <w:bCs/>
                <w:color w:val="000000"/>
                <w:sz w:val="20"/>
                <w:szCs w:val="20"/>
              </w:rPr>
            </w:pPr>
            <w:r w:rsidRPr="00BB04C4">
              <w:rPr>
                <w:bCs/>
                <w:color w:val="000000"/>
                <w:sz w:val="20"/>
                <w:szCs w:val="20"/>
              </w:rPr>
              <w:t>[213,556]</w:t>
            </w:r>
          </w:p>
        </w:tc>
        <w:tc>
          <w:tcPr>
            <w:tcW w:w="735" w:type="pct"/>
            <w:tcBorders>
              <w:bottom w:val="single" w:sz="4" w:space="0" w:color="auto"/>
            </w:tcBorders>
            <w:shd w:val="clear" w:color="auto" w:fill="D9D9D9"/>
            <w:vAlign w:val="center"/>
          </w:tcPr>
          <w:p w14:paraId="166931E4" w14:textId="77777777" w:rsidR="00174B63" w:rsidRPr="00BB04C4" w:rsidRDefault="00174B63" w:rsidP="00900641">
            <w:pPr>
              <w:jc w:val="center"/>
              <w:rPr>
                <w:bCs/>
                <w:color w:val="000000"/>
                <w:sz w:val="20"/>
                <w:szCs w:val="20"/>
              </w:rPr>
            </w:pPr>
            <w:r w:rsidRPr="00BB04C4">
              <w:rPr>
                <w:bCs/>
                <w:color w:val="000000"/>
                <w:sz w:val="20"/>
                <w:szCs w:val="20"/>
              </w:rPr>
              <w:t>253,935</w:t>
            </w:r>
          </w:p>
          <w:p w14:paraId="5CABBFE8" w14:textId="77777777" w:rsidR="00174B63" w:rsidRPr="00BB04C4" w:rsidRDefault="00174B63" w:rsidP="00900641">
            <w:pPr>
              <w:jc w:val="center"/>
              <w:rPr>
                <w:bCs/>
                <w:color w:val="000000"/>
                <w:sz w:val="20"/>
                <w:szCs w:val="20"/>
              </w:rPr>
            </w:pPr>
            <w:r w:rsidRPr="00BB04C4">
              <w:rPr>
                <w:bCs/>
                <w:color w:val="000000"/>
                <w:sz w:val="20"/>
                <w:szCs w:val="20"/>
              </w:rPr>
              <w:t>[1,854,319]</w:t>
            </w:r>
          </w:p>
        </w:tc>
        <w:tc>
          <w:tcPr>
            <w:tcW w:w="786" w:type="pct"/>
            <w:tcBorders>
              <w:bottom w:val="single" w:sz="4" w:space="0" w:color="auto"/>
            </w:tcBorders>
            <w:shd w:val="clear" w:color="auto" w:fill="D9D9D9"/>
            <w:vAlign w:val="center"/>
          </w:tcPr>
          <w:p w14:paraId="43EE1D71" w14:textId="77777777" w:rsidR="00174B63" w:rsidRPr="00BB04C4" w:rsidRDefault="00174B63" w:rsidP="00900641">
            <w:pPr>
              <w:jc w:val="center"/>
              <w:rPr>
                <w:bCs/>
                <w:color w:val="000000"/>
                <w:sz w:val="20"/>
                <w:szCs w:val="20"/>
              </w:rPr>
            </w:pPr>
            <w:r w:rsidRPr="00BB04C4">
              <w:rPr>
                <w:bCs/>
                <w:color w:val="000000"/>
                <w:sz w:val="20"/>
                <w:szCs w:val="20"/>
              </w:rPr>
              <w:t>3.38</w:t>
            </w:r>
          </w:p>
          <w:p w14:paraId="20EC630D" w14:textId="77777777" w:rsidR="00174B63" w:rsidRPr="00BB04C4" w:rsidRDefault="00174B63" w:rsidP="00900641">
            <w:pPr>
              <w:jc w:val="center"/>
              <w:rPr>
                <w:bCs/>
                <w:color w:val="000000"/>
                <w:sz w:val="20"/>
                <w:szCs w:val="20"/>
              </w:rPr>
            </w:pPr>
            <w:r w:rsidRPr="00BB04C4">
              <w:rPr>
                <w:bCs/>
                <w:color w:val="000000"/>
                <w:sz w:val="20"/>
                <w:szCs w:val="20"/>
              </w:rPr>
              <w:t>[2.09, 5.27]</w:t>
            </w:r>
          </w:p>
        </w:tc>
        <w:tc>
          <w:tcPr>
            <w:tcW w:w="764" w:type="pct"/>
            <w:tcBorders>
              <w:bottom w:val="single" w:sz="4" w:space="0" w:color="auto"/>
            </w:tcBorders>
            <w:shd w:val="clear" w:color="auto" w:fill="D9D9D9"/>
            <w:vAlign w:val="center"/>
          </w:tcPr>
          <w:p w14:paraId="27A0ABE3" w14:textId="77777777" w:rsidR="00174B63" w:rsidRPr="00BB04C4" w:rsidRDefault="00174B63" w:rsidP="00900641">
            <w:pPr>
              <w:jc w:val="center"/>
              <w:rPr>
                <w:bCs/>
                <w:color w:val="000000"/>
                <w:sz w:val="20"/>
                <w:szCs w:val="20"/>
              </w:rPr>
            </w:pPr>
            <w:r w:rsidRPr="00BB04C4">
              <w:rPr>
                <w:bCs/>
                <w:color w:val="000000"/>
                <w:sz w:val="20"/>
                <w:szCs w:val="20"/>
              </w:rPr>
              <w:t>0.32</w:t>
            </w:r>
          </w:p>
          <w:p w14:paraId="59EEE5DA" w14:textId="77777777" w:rsidR="00174B63" w:rsidRPr="00BB04C4" w:rsidRDefault="00174B63" w:rsidP="00900641">
            <w:pPr>
              <w:jc w:val="center"/>
              <w:rPr>
                <w:bCs/>
                <w:color w:val="000000"/>
                <w:sz w:val="20"/>
                <w:szCs w:val="20"/>
              </w:rPr>
            </w:pPr>
            <w:r w:rsidRPr="00BB04C4">
              <w:rPr>
                <w:bCs/>
                <w:color w:val="000000"/>
                <w:sz w:val="20"/>
                <w:szCs w:val="20"/>
              </w:rPr>
              <w:t>[0.10, 0.63]</w:t>
            </w:r>
          </w:p>
        </w:tc>
        <w:tc>
          <w:tcPr>
            <w:tcW w:w="816" w:type="pct"/>
            <w:tcBorders>
              <w:bottom w:val="single" w:sz="4" w:space="0" w:color="auto"/>
            </w:tcBorders>
            <w:shd w:val="clear" w:color="auto" w:fill="D9D9D9"/>
            <w:vAlign w:val="center"/>
          </w:tcPr>
          <w:p w14:paraId="3CF4B37D" w14:textId="77777777" w:rsidR="00174B63" w:rsidRPr="00BB04C4" w:rsidRDefault="00174B63" w:rsidP="00900641">
            <w:pPr>
              <w:jc w:val="center"/>
              <w:rPr>
                <w:bCs/>
                <w:color w:val="000000"/>
                <w:sz w:val="20"/>
                <w:szCs w:val="20"/>
              </w:rPr>
            </w:pPr>
            <w:r w:rsidRPr="00BB04C4">
              <w:rPr>
                <w:bCs/>
                <w:color w:val="000000"/>
                <w:sz w:val="20"/>
                <w:szCs w:val="20"/>
              </w:rPr>
              <w:t>0.10</w:t>
            </w:r>
          </w:p>
          <w:p w14:paraId="12968D57" w14:textId="77777777" w:rsidR="00174B63" w:rsidRPr="00BB04C4" w:rsidRDefault="00174B63" w:rsidP="00900641">
            <w:pPr>
              <w:jc w:val="center"/>
              <w:rPr>
                <w:bCs/>
                <w:color w:val="000000"/>
                <w:sz w:val="20"/>
                <w:szCs w:val="20"/>
              </w:rPr>
            </w:pPr>
            <w:r w:rsidRPr="00BB04C4">
              <w:rPr>
                <w:bCs/>
                <w:color w:val="000000"/>
                <w:sz w:val="20"/>
                <w:szCs w:val="20"/>
              </w:rPr>
              <w:t>[0.03, 0.23]</w:t>
            </w:r>
          </w:p>
        </w:tc>
      </w:tr>
      <w:tr w:rsidR="00174B63" w:rsidRPr="00BB04C4" w14:paraId="598B99DF" w14:textId="77777777" w:rsidTr="001637C4">
        <w:trPr>
          <w:trHeight w:val="422"/>
          <w:jc w:val="center"/>
        </w:trPr>
        <w:tc>
          <w:tcPr>
            <w:tcW w:w="5000" w:type="pct"/>
            <w:gridSpan w:val="6"/>
            <w:tcBorders>
              <w:top w:val="single" w:sz="4" w:space="0" w:color="auto"/>
            </w:tcBorders>
          </w:tcPr>
          <w:p w14:paraId="3A742AE2" w14:textId="77777777" w:rsidR="00174B63" w:rsidRPr="00BB04C4" w:rsidRDefault="00174B63" w:rsidP="00900641">
            <w:pPr>
              <w:rPr>
                <w:color w:val="000000"/>
                <w:sz w:val="20"/>
                <w:szCs w:val="20"/>
              </w:rPr>
            </w:pPr>
            <w:r w:rsidRPr="00BB04C4">
              <w:rPr>
                <w:bCs/>
                <w:color w:val="000000"/>
                <w:sz w:val="20"/>
                <w:szCs w:val="20"/>
              </w:rPr>
              <w:t xml:space="preserve">* Observed case-counts are multiplied by 10,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159DF081" w14:textId="77777777" w:rsidR="00174B63" w:rsidRPr="00BB04C4" w:rsidRDefault="00174B63" w:rsidP="00900641">
            <w:pPr>
              <w:rPr>
                <w:color w:val="000000"/>
                <w:sz w:val="20"/>
                <w:szCs w:val="20"/>
              </w:rPr>
            </w:pPr>
            <w:r w:rsidRPr="00BB04C4">
              <w:rPr>
                <w:color w:val="000000"/>
                <w:sz w:val="20"/>
                <w:szCs w:val="20"/>
              </w:rPr>
              <w:t>**</w:t>
            </w:r>
            <w:r w:rsidRPr="00BB04C4">
              <w:rPr>
                <w:bCs/>
                <w:color w:val="000000"/>
                <w:sz w:val="20"/>
                <w:szCs w:val="20"/>
              </w:rPr>
              <w:t xml:space="preserve"> Assume that the cases happen in metro hotspots, use population size </w:t>
            </w:r>
            <w:r w:rsidRPr="00BB04C4">
              <w:rPr>
                <w:bCs/>
                <w:i/>
                <w:iCs/>
                <w:color w:val="000000"/>
                <w:sz w:val="20"/>
                <w:szCs w:val="20"/>
              </w:rPr>
              <w:t>N</w:t>
            </w:r>
            <w:r w:rsidRPr="00BB04C4">
              <w:rPr>
                <w:bCs/>
                <w:color w:val="000000"/>
                <w:sz w:val="20"/>
                <w:szCs w:val="20"/>
              </w:rPr>
              <w:t xml:space="preserve">=32 million instead of national population 1.34 billion,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67203484" w14:textId="77777777" w:rsidR="00174B63" w:rsidRPr="00BB04C4" w:rsidRDefault="00174B63" w:rsidP="00900641">
            <w:pPr>
              <w:rPr>
                <w:bCs/>
                <w:color w:val="000000"/>
                <w:sz w:val="20"/>
                <w:szCs w:val="20"/>
              </w:rPr>
            </w:pPr>
          </w:p>
        </w:tc>
      </w:tr>
    </w:tbl>
    <w:p w14:paraId="0034C1E8" w14:textId="77777777" w:rsidR="001637C4" w:rsidRDefault="001637C4" w:rsidP="001637C4">
      <w:pPr>
        <w:pStyle w:val="Caption"/>
        <w:tabs>
          <w:tab w:val="left" w:pos="11953"/>
        </w:tabs>
        <w:rPr>
          <w:sz w:val="20"/>
          <w:szCs w:val="20"/>
        </w:rPr>
      </w:pPr>
    </w:p>
    <w:p w14:paraId="535CAAA3" w14:textId="22430573" w:rsidR="00174B63" w:rsidRDefault="001637C4" w:rsidP="001637C4">
      <w:pPr>
        <w:pStyle w:val="Caption"/>
        <w:tabs>
          <w:tab w:val="left" w:pos="11953"/>
        </w:tabs>
        <w:rPr>
          <w:sz w:val="20"/>
          <w:szCs w:val="20"/>
        </w:rPr>
      </w:pPr>
      <w:r>
        <w:rPr>
          <w:sz w:val="20"/>
          <w:szCs w:val="20"/>
        </w:rPr>
        <w:tab/>
      </w:r>
    </w:p>
    <w:p w14:paraId="37539976" w14:textId="20BB9682" w:rsidR="001637C4" w:rsidRPr="001637C4" w:rsidRDefault="001637C4" w:rsidP="001637C4">
      <w:pPr>
        <w:pStyle w:val="ListParagraph"/>
        <w:spacing w:after="0" w:line="240" w:lineRule="auto"/>
        <w:jc w:val="center"/>
        <w:rPr>
          <w:i/>
          <w:iCs/>
          <w:sz w:val="16"/>
          <w:szCs w:val="16"/>
        </w:rPr>
      </w:pPr>
      <w:r w:rsidRPr="001637C4">
        <w:rPr>
          <w:i/>
          <w:iCs/>
        </w:rPr>
        <w:lastRenderedPageBreak/>
        <w:t>Supplementary Table S4: National and state-levels lockdown measures implemented over the course of COVID-19 pandemic in India. Reproduced from</w:t>
      </w:r>
      <w:r>
        <w:rPr>
          <w:i/>
          <w:iCs/>
        </w:rPr>
        <w:t xml:space="preserve"> Salvatore et al., 2021</w:t>
      </w:r>
      <w:r w:rsidRPr="001637C4">
        <w:rPr>
          <w:i/>
          <w:iCs/>
        </w:rPr>
        <w:t xml:space="preserve"> </w:t>
      </w:r>
      <w:r w:rsidRPr="001637C4">
        <w:rPr>
          <w:i/>
          <w:iCs/>
        </w:rPr>
        <w:fldChar w:fldCharType="begin"/>
      </w:r>
      <w:r w:rsidRPr="001637C4">
        <w:rPr>
          <w:i/>
          <w:iCs/>
        </w:rPr>
        <w:instrText xml:space="preserve"> ADDIN ZOTERO_ITEM CSL_CITATION {"citationID":"PvLeFbyu","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Pr="001637C4">
        <w:rPr>
          <w:i/>
          <w:iCs/>
        </w:rPr>
        <w:fldChar w:fldCharType="separate"/>
      </w:r>
      <w:r w:rsidRPr="001637C4">
        <w:rPr>
          <w:i/>
          <w:iCs/>
          <w:noProof/>
        </w:rPr>
        <w:t>(66)</w:t>
      </w:r>
      <w:r w:rsidRPr="001637C4">
        <w:rPr>
          <w:i/>
          <w:iCs/>
        </w:rPr>
        <w:fldChar w:fldCharType="end"/>
      </w:r>
      <w:r>
        <w:rPr>
          <w:i/>
          <w:iCs/>
        </w:rPr>
        <w:t>.</w:t>
      </w:r>
    </w:p>
    <w:p w14:paraId="4E1E4DE1" w14:textId="77777777" w:rsidR="001637C4" w:rsidRDefault="001637C4" w:rsidP="001637C4">
      <w:pPr>
        <w:pStyle w:val="ListParagraph"/>
        <w:spacing w:after="0" w:line="240" w:lineRule="auto"/>
        <w:jc w:val="both"/>
        <w:rPr>
          <w:sz w:val="16"/>
          <w:szCs w:val="16"/>
        </w:rPr>
      </w:pPr>
    </w:p>
    <w:tbl>
      <w:tblPr>
        <w:tblStyle w:val="PlainTable1"/>
        <w:tblpPr w:leftFromText="180" w:rightFromText="180" w:vertAnchor="page" w:horzAnchor="margin" w:tblpXSpec="center" w:tblpY="1902"/>
        <w:tblW w:w="5000" w:type="pct"/>
        <w:tblLook w:val="04A0" w:firstRow="1" w:lastRow="0" w:firstColumn="1" w:lastColumn="0" w:noHBand="0" w:noVBand="1"/>
      </w:tblPr>
      <w:tblGrid>
        <w:gridCol w:w="2065"/>
        <w:gridCol w:w="5469"/>
        <w:gridCol w:w="5469"/>
      </w:tblGrid>
      <w:tr w:rsidR="001637C4" w:rsidRPr="00223459" w14:paraId="4305D5B4" w14:textId="77777777" w:rsidTr="001637C4">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6E32EBB" w14:textId="77777777" w:rsidR="001637C4" w:rsidRPr="00223459" w:rsidRDefault="001637C4" w:rsidP="001637C4">
            <w:pPr>
              <w:spacing w:line="240" w:lineRule="auto"/>
              <w:contextualSpacing/>
              <w:jc w:val="center"/>
              <w:rPr>
                <w:b w:val="0"/>
                <w:bCs w:val="0"/>
                <w:sz w:val="20"/>
                <w:szCs w:val="20"/>
              </w:rPr>
            </w:pPr>
            <w:r w:rsidRPr="00223459">
              <w:rPr>
                <w:sz w:val="20"/>
                <w:szCs w:val="20"/>
              </w:rPr>
              <w:t>Lockdown phase</w:t>
            </w:r>
          </w:p>
        </w:tc>
        <w:tc>
          <w:tcPr>
            <w:tcW w:w="2103" w:type="pct"/>
            <w:vAlign w:val="center"/>
          </w:tcPr>
          <w:p w14:paraId="4484892F"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Nation-wide measures implemented</w:t>
            </w:r>
          </w:p>
        </w:tc>
        <w:tc>
          <w:tcPr>
            <w:tcW w:w="2103" w:type="pct"/>
            <w:vAlign w:val="center"/>
          </w:tcPr>
          <w:p w14:paraId="2B8FB454"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State-level variation in measures implemented</w:t>
            </w:r>
          </w:p>
        </w:tc>
      </w:tr>
      <w:tr w:rsidR="001637C4" w:rsidRPr="00223459" w14:paraId="39BF1591"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51E43667"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one</w:t>
            </w:r>
          </w:p>
          <w:p w14:paraId="3B07E95B" w14:textId="77777777" w:rsidR="001637C4" w:rsidRPr="00223459" w:rsidRDefault="001637C4" w:rsidP="001637C4">
            <w:pPr>
              <w:spacing w:line="240" w:lineRule="auto"/>
              <w:contextualSpacing/>
              <w:jc w:val="center"/>
              <w:rPr>
                <w:i/>
                <w:iCs/>
                <w:sz w:val="20"/>
                <w:szCs w:val="20"/>
              </w:rPr>
            </w:pPr>
            <w:r w:rsidRPr="00223459">
              <w:rPr>
                <w:i/>
                <w:iCs/>
                <w:sz w:val="20"/>
                <w:szCs w:val="20"/>
              </w:rPr>
              <w:t>(25 March – 14 April)</w:t>
            </w:r>
          </w:p>
        </w:tc>
        <w:tc>
          <w:tcPr>
            <w:tcW w:w="2103" w:type="pct"/>
            <w:vAlign w:val="center"/>
          </w:tcPr>
          <w:p w14:paraId="39901D07" w14:textId="77777777"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All transport services – road, air and rail – were suspended, with exceptions for transportation of essential goods, fire, police and emergency services</w:t>
            </w:r>
            <w:r>
              <w:rPr>
                <w:sz w:val="20"/>
                <w:szCs w:val="20"/>
              </w:rPr>
              <w:t>.</w:t>
            </w:r>
            <w:r w:rsidRPr="00223459">
              <w:rPr>
                <w:sz w:val="20"/>
                <w:szCs w:val="20"/>
              </w:rPr>
              <w:t xml:space="preserve"> Educational institutions, industrial establishments and hospitality services were also </w:t>
            </w:r>
            <w:proofErr w:type="spellStart"/>
            <w:proofErr w:type="gramStart"/>
            <w:r w:rsidRPr="00223459">
              <w:rPr>
                <w:sz w:val="20"/>
                <w:szCs w:val="20"/>
              </w:rPr>
              <w:t>suspended</w:t>
            </w:r>
            <w:r>
              <w:rPr>
                <w:sz w:val="20"/>
                <w:szCs w:val="20"/>
              </w:rPr>
              <w:t>.</w:t>
            </w:r>
            <w:r w:rsidRPr="00223459">
              <w:rPr>
                <w:sz w:val="20"/>
                <w:szCs w:val="20"/>
                <w:vertAlign w:val="superscript"/>
              </w:rPr>
              <w:t>a</w:t>
            </w:r>
            <w:proofErr w:type="spellEnd"/>
            <w:proofErr w:type="gramEnd"/>
            <w:r w:rsidRPr="00223459">
              <w:rPr>
                <w:sz w:val="20"/>
                <w:szCs w:val="20"/>
              </w:rPr>
              <w:t xml:space="preserve"> Services such as food shops, banks and ATMs, petrol pumps, other essentials and their manufacturing </w:t>
            </w:r>
            <w:r>
              <w:rPr>
                <w:sz w:val="20"/>
                <w:szCs w:val="20"/>
              </w:rPr>
              <w:t>were</w:t>
            </w:r>
            <w:r w:rsidRPr="00223459">
              <w:rPr>
                <w:sz w:val="20"/>
                <w:szCs w:val="20"/>
              </w:rPr>
              <w:t xml:space="preserve"> </w:t>
            </w:r>
            <w:proofErr w:type="spellStart"/>
            <w:r w:rsidRPr="00223459">
              <w:rPr>
                <w:sz w:val="20"/>
                <w:szCs w:val="20"/>
              </w:rPr>
              <w:t>exempted</w:t>
            </w:r>
            <w:r>
              <w:rPr>
                <w:sz w:val="20"/>
                <w:szCs w:val="20"/>
              </w:rPr>
              <w:t>.</w:t>
            </w:r>
            <w:r w:rsidRPr="00223459">
              <w:rPr>
                <w:sz w:val="20"/>
                <w:szCs w:val="20"/>
                <w:vertAlign w:val="superscript"/>
              </w:rPr>
              <w:t>b</w:t>
            </w:r>
            <w:proofErr w:type="spellEnd"/>
          </w:p>
        </w:tc>
        <w:tc>
          <w:tcPr>
            <w:tcW w:w="2103" w:type="pct"/>
            <w:vAlign w:val="center"/>
          </w:tcPr>
          <w:p w14:paraId="68B66EA1" w14:textId="1294022A"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 xml:space="preserve">Gujarat, Himachal Pradesh, Karnataka, Maharashtra, Tamil Nadu, Sikkim and </w:t>
            </w:r>
            <w:proofErr w:type="spellStart"/>
            <w:r w:rsidRPr="00223459">
              <w:rPr>
                <w:sz w:val="20"/>
                <w:szCs w:val="20"/>
              </w:rPr>
              <w:t>Telengana</w:t>
            </w:r>
            <w:proofErr w:type="spellEnd"/>
            <w:r w:rsidRPr="00223459">
              <w:rPr>
                <w:sz w:val="20"/>
                <w:szCs w:val="20"/>
              </w:rPr>
              <w:t xml:space="preserve"> sealed state borders</w:t>
            </w:r>
            <w:r>
              <w:rPr>
                <w:sz w:val="20"/>
                <w:szCs w:val="20"/>
              </w:rPr>
              <w:t>.</w:t>
            </w:r>
            <w:r w:rsidRPr="00223459">
              <w:rPr>
                <w:sz w:val="20"/>
                <w:szCs w:val="20"/>
              </w:rPr>
              <w:t xml:space="preserve"> Additionally, Maharashtra, </w:t>
            </w:r>
            <w:proofErr w:type="spellStart"/>
            <w:r w:rsidRPr="00223459">
              <w:rPr>
                <w:sz w:val="20"/>
                <w:szCs w:val="20"/>
              </w:rPr>
              <w:t>Telengana</w:t>
            </w:r>
            <w:proofErr w:type="spellEnd"/>
            <w:r w:rsidRPr="00223459">
              <w:rPr>
                <w:sz w:val="20"/>
                <w:szCs w:val="20"/>
              </w:rPr>
              <w:t xml:space="preserve"> and Tamil Nadu imposed Section 144, outlawing large gatherings of </w:t>
            </w:r>
            <w:proofErr w:type="spellStart"/>
            <w:r w:rsidRPr="00223459">
              <w:rPr>
                <w:sz w:val="20"/>
                <w:szCs w:val="20"/>
              </w:rPr>
              <w:t>people</w:t>
            </w:r>
            <w:r>
              <w:rPr>
                <w:sz w:val="20"/>
                <w:szCs w:val="20"/>
              </w:rPr>
              <w:t>.</w:t>
            </w:r>
            <w:r w:rsidRPr="00223459">
              <w:rPr>
                <w:sz w:val="20"/>
                <w:szCs w:val="20"/>
                <w:vertAlign w:val="superscript"/>
              </w:rPr>
              <w:t>c</w:t>
            </w:r>
            <w:proofErr w:type="spellEnd"/>
          </w:p>
        </w:tc>
      </w:tr>
      <w:tr w:rsidR="001637C4" w:rsidRPr="00223459" w14:paraId="23CADB0E"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72AB37E9"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two</w:t>
            </w:r>
          </w:p>
          <w:p w14:paraId="2D8CD67D" w14:textId="77777777" w:rsidR="001637C4" w:rsidRPr="00223459" w:rsidRDefault="001637C4" w:rsidP="001637C4">
            <w:pPr>
              <w:spacing w:line="240" w:lineRule="auto"/>
              <w:contextualSpacing/>
              <w:jc w:val="center"/>
              <w:rPr>
                <w:i/>
                <w:iCs/>
                <w:sz w:val="20"/>
                <w:szCs w:val="20"/>
              </w:rPr>
            </w:pPr>
            <w:r w:rsidRPr="00223459">
              <w:rPr>
                <w:i/>
                <w:iCs/>
                <w:sz w:val="20"/>
                <w:szCs w:val="20"/>
              </w:rPr>
              <w:t>(15 April – 3 May)</w:t>
            </w:r>
          </w:p>
        </w:tc>
        <w:tc>
          <w:tcPr>
            <w:tcW w:w="2103" w:type="pct"/>
            <w:vAlign w:val="center"/>
          </w:tcPr>
          <w:p w14:paraId="0F0D422B" w14:textId="5323B2D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Conditional relaxation promised after 20 April, subject to containment of spread</w:t>
            </w:r>
            <w:r>
              <w:rPr>
                <w:sz w:val="20"/>
                <w:szCs w:val="20"/>
              </w:rPr>
              <w:t>.</w:t>
            </w:r>
            <w:r w:rsidRPr="00223459">
              <w:rPr>
                <w:sz w:val="20"/>
                <w:szCs w:val="20"/>
              </w:rPr>
              <w:t xml:space="preserve"> Lockdown areas classified into red, orange and green zones based on extent of spread of disease</w:t>
            </w:r>
            <w:r>
              <w:rPr>
                <w:sz w:val="20"/>
                <w:szCs w:val="20"/>
              </w:rPr>
              <w:t>.</w:t>
            </w:r>
            <w:r w:rsidRPr="00223459">
              <w:rPr>
                <w:sz w:val="20"/>
                <w:szCs w:val="20"/>
              </w:rPr>
              <w:t xml:space="preserve"> Certain relaxations from 20 April: agricultural businesses, including dairy, aquaculture and plantations allowed to open</w:t>
            </w:r>
            <w:r>
              <w:rPr>
                <w:sz w:val="20"/>
                <w:szCs w:val="20"/>
              </w:rPr>
              <w:t>.</w:t>
            </w:r>
            <w:r w:rsidRPr="00223459">
              <w:rPr>
                <w:sz w:val="20"/>
                <w:szCs w:val="20"/>
              </w:rPr>
              <w:t xml:space="preserve"> Cargo transportation vehicles allowed to operate</w:t>
            </w:r>
            <w:r>
              <w:rPr>
                <w:sz w:val="20"/>
                <w:szCs w:val="20"/>
              </w:rPr>
              <w:t>.</w:t>
            </w:r>
            <w:r w:rsidRPr="00223459">
              <w:rPr>
                <w:sz w:val="20"/>
                <w:szCs w:val="20"/>
              </w:rPr>
              <w:t xml:space="preserve"> Banks and government centers distributing benefits </w:t>
            </w:r>
            <w:r>
              <w:rPr>
                <w:sz w:val="20"/>
                <w:szCs w:val="20"/>
              </w:rPr>
              <w:t>allowed to</w:t>
            </w:r>
            <w:r w:rsidRPr="00223459">
              <w:rPr>
                <w:sz w:val="20"/>
                <w:szCs w:val="20"/>
              </w:rPr>
              <w:t xml:space="preserve"> open as </w:t>
            </w:r>
            <w:proofErr w:type="spellStart"/>
            <w:proofErr w:type="gramStart"/>
            <w:r w:rsidRPr="00223459">
              <w:rPr>
                <w:sz w:val="20"/>
                <w:szCs w:val="20"/>
              </w:rPr>
              <w:t>well</w:t>
            </w:r>
            <w:r>
              <w:rPr>
                <w:sz w:val="20"/>
                <w:szCs w:val="20"/>
              </w:rPr>
              <w:t>.</w:t>
            </w:r>
            <w:r w:rsidRPr="00223459">
              <w:rPr>
                <w:sz w:val="20"/>
                <w:szCs w:val="20"/>
                <w:vertAlign w:val="superscript"/>
              </w:rPr>
              <w:t>d</w:t>
            </w:r>
            <w:proofErr w:type="spellEnd"/>
            <w:proofErr w:type="gramEnd"/>
          </w:p>
        </w:tc>
        <w:tc>
          <w:tcPr>
            <w:tcW w:w="2103" w:type="pct"/>
            <w:vAlign w:val="center"/>
          </w:tcPr>
          <w:p w14:paraId="0AB02D69" w14:textId="1B8FC03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In interest of economic recovery, certain states like Maharashtra chose to allow specific business activities to resume, in addition to national easing of restrictions</w:t>
            </w:r>
            <w:r>
              <w:rPr>
                <w:sz w:val="20"/>
                <w:szCs w:val="20"/>
              </w:rPr>
              <w:t>.</w:t>
            </w:r>
            <w:r w:rsidRPr="00223459">
              <w:rPr>
                <w:sz w:val="20"/>
                <w:szCs w:val="20"/>
              </w:rPr>
              <w:t xml:space="preserve"> Karnataka chose to ease the lockdown in certain areas, while Delhi, Punjab and </w:t>
            </w:r>
            <w:proofErr w:type="spellStart"/>
            <w:r w:rsidRPr="00223459">
              <w:rPr>
                <w:sz w:val="20"/>
                <w:szCs w:val="20"/>
              </w:rPr>
              <w:t>Telengana</w:t>
            </w:r>
            <w:proofErr w:type="spellEnd"/>
            <w:r w:rsidRPr="00223459">
              <w:rPr>
                <w:sz w:val="20"/>
                <w:szCs w:val="20"/>
              </w:rPr>
              <w:t xml:space="preserve"> chose to enforce strict lockdown </w:t>
            </w:r>
            <w:proofErr w:type="spellStart"/>
            <w:proofErr w:type="gramStart"/>
            <w:r w:rsidRPr="00223459">
              <w:rPr>
                <w:sz w:val="20"/>
                <w:szCs w:val="20"/>
              </w:rPr>
              <w:t>measures</w:t>
            </w:r>
            <w:r>
              <w:rPr>
                <w:sz w:val="20"/>
                <w:szCs w:val="20"/>
              </w:rPr>
              <w:t>.</w:t>
            </w:r>
            <w:r w:rsidRPr="00223459">
              <w:rPr>
                <w:sz w:val="20"/>
                <w:szCs w:val="20"/>
                <w:vertAlign w:val="superscript"/>
              </w:rPr>
              <w:t>e</w:t>
            </w:r>
            <w:proofErr w:type="spellEnd"/>
            <w:proofErr w:type="gramEnd"/>
          </w:p>
        </w:tc>
      </w:tr>
      <w:tr w:rsidR="001637C4" w:rsidRPr="00223459" w14:paraId="38C2BF44"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8426D9F"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three</w:t>
            </w:r>
          </w:p>
          <w:p w14:paraId="677435D1" w14:textId="77777777" w:rsidR="001637C4" w:rsidRPr="00223459" w:rsidRDefault="001637C4" w:rsidP="001637C4">
            <w:pPr>
              <w:spacing w:line="240" w:lineRule="auto"/>
              <w:contextualSpacing/>
              <w:jc w:val="center"/>
              <w:rPr>
                <w:i/>
                <w:iCs/>
                <w:sz w:val="20"/>
                <w:szCs w:val="20"/>
              </w:rPr>
            </w:pPr>
            <w:r w:rsidRPr="00223459">
              <w:rPr>
                <w:i/>
                <w:iCs/>
                <w:sz w:val="20"/>
                <w:szCs w:val="20"/>
              </w:rPr>
              <w:t>(4 May – 17 May)</w:t>
            </w:r>
          </w:p>
        </w:tc>
        <w:tc>
          <w:tcPr>
            <w:tcW w:w="2103" w:type="pct"/>
            <w:vAlign w:val="center"/>
          </w:tcPr>
          <w:p w14:paraId="70417095" w14:textId="74CCB71E"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Zonal classification of regions into red, orange and green zones continued, with normal movement allowed in green zones</w:t>
            </w:r>
            <w:r>
              <w:rPr>
                <w:sz w:val="20"/>
                <w:szCs w:val="20"/>
              </w:rPr>
              <w:t>.</w:t>
            </w:r>
            <w:r w:rsidRPr="00223459">
              <w:rPr>
                <w:sz w:val="20"/>
                <w:szCs w:val="20"/>
              </w:rPr>
              <w:t xml:space="preserve"> Movement of private and hired vehicles allowed in orange zones and red zones remain</w:t>
            </w:r>
            <w:r>
              <w:rPr>
                <w:sz w:val="20"/>
                <w:szCs w:val="20"/>
              </w:rPr>
              <w:t>ed</w:t>
            </w:r>
            <w:r w:rsidRPr="00223459">
              <w:rPr>
                <w:sz w:val="20"/>
                <w:szCs w:val="20"/>
              </w:rPr>
              <w:t xml:space="preserve"> in lockdown</w:t>
            </w:r>
            <w:r>
              <w:rPr>
                <w:sz w:val="20"/>
                <w:szCs w:val="20"/>
              </w:rPr>
              <w:t>.</w:t>
            </w:r>
            <w:r w:rsidRPr="00223459">
              <w:rPr>
                <w:sz w:val="20"/>
                <w:szCs w:val="20"/>
              </w:rPr>
              <w:t xml:space="preserve"> Zonal classifications revised on a weekly </w:t>
            </w:r>
            <w:proofErr w:type="spellStart"/>
            <w:proofErr w:type="gramStart"/>
            <w:r w:rsidRPr="00223459">
              <w:rPr>
                <w:sz w:val="20"/>
                <w:szCs w:val="20"/>
              </w:rPr>
              <w:t>basis</w:t>
            </w:r>
            <w:r>
              <w:rPr>
                <w:sz w:val="20"/>
                <w:szCs w:val="20"/>
              </w:rPr>
              <w:t>.</w:t>
            </w:r>
            <w:r w:rsidRPr="00223459">
              <w:rPr>
                <w:sz w:val="20"/>
                <w:szCs w:val="20"/>
                <w:vertAlign w:val="superscript"/>
              </w:rPr>
              <w:t>f</w:t>
            </w:r>
            <w:proofErr w:type="spellEnd"/>
            <w:proofErr w:type="gramEnd"/>
          </w:p>
        </w:tc>
        <w:tc>
          <w:tcPr>
            <w:tcW w:w="2103" w:type="pct"/>
            <w:vAlign w:val="center"/>
          </w:tcPr>
          <w:p w14:paraId="19890648" w14:textId="6C99F740"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Delhi allowed public- and private-sector offices to reopen, with social distancing measures in place</w:t>
            </w:r>
            <w:r>
              <w:rPr>
                <w:sz w:val="20"/>
                <w:szCs w:val="20"/>
              </w:rPr>
              <w:t>.</w:t>
            </w:r>
            <w:r w:rsidRPr="00223459">
              <w:rPr>
                <w:sz w:val="20"/>
                <w:szCs w:val="20"/>
              </w:rPr>
              <w:t xml:space="preserve"> Maharashtra eased most industrial and commercial activities</w:t>
            </w:r>
            <w:r>
              <w:rPr>
                <w:sz w:val="20"/>
                <w:szCs w:val="20"/>
              </w:rPr>
              <w:t>.</w:t>
            </w:r>
            <w:r w:rsidRPr="00223459">
              <w:rPr>
                <w:sz w:val="20"/>
                <w:szCs w:val="20"/>
              </w:rPr>
              <w:t xml:space="preserve"> Gujarat, and</w:t>
            </w:r>
            <w:r>
              <w:rPr>
                <w:sz w:val="20"/>
                <w:szCs w:val="20"/>
              </w:rPr>
              <w:t>.</w:t>
            </w:r>
            <w:r w:rsidRPr="00223459">
              <w:rPr>
                <w:sz w:val="20"/>
                <w:szCs w:val="20"/>
              </w:rPr>
              <w:t xml:space="preserve"> Jharkhand allowed no relaxation, while Bihar, Uttar Pradesh, Rajasthan and Madhya Pradesh chose to mostly adhere to guidelines issue</w:t>
            </w:r>
            <w:r>
              <w:rPr>
                <w:sz w:val="20"/>
                <w:szCs w:val="20"/>
              </w:rPr>
              <w:t>d</w:t>
            </w:r>
            <w:r w:rsidRPr="00223459">
              <w:rPr>
                <w:sz w:val="20"/>
                <w:szCs w:val="20"/>
              </w:rPr>
              <w:t xml:space="preserve"> by the Union Home </w:t>
            </w:r>
            <w:proofErr w:type="spellStart"/>
            <w:r w:rsidRPr="00223459">
              <w:rPr>
                <w:sz w:val="20"/>
                <w:szCs w:val="20"/>
              </w:rPr>
              <w:t>Ministry</w:t>
            </w:r>
            <w:r>
              <w:rPr>
                <w:sz w:val="20"/>
                <w:szCs w:val="20"/>
              </w:rPr>
              <w:t>.</w:t>
            </w:r>
            <w:r w:rsidRPr="00223459">
              <w:rPr>
                <w:sz w:val="20"/>
                <w:szCs w:val="20"/>
                <w:vertAlign w:val="superscript"/>
              </w:rPr>
              <w:t>g</w:t>
            </w:r>
            <w:proofErr w:type="spellEnd"/>
          </w:p>
        </w:tc>
      </w:tr>
      <w:tr w:rsidR="001637C4" w:rsidRPr="00223459" w14:paraId="42644B8B"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223055A4"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four</w:t>
            </w:r>
          </w:p>
          <w:p w14:paraId="3352486D" w14:textId="77777777" w:rsidR="001637C4" w:rsidRPr="00223459" w:rsidRDefault="001637C4" w:rsidP="001637C4">
            <w:pPr>
              <w:spacing w:line="240" w:lineRule="auto"/>
              <w:contextualSpacing/>
              <w:jc w:val="center"/>
              <w:rPr>
                <w:i/>
                <w:iCs/>
                <w:sz w:val="20"/>
                <w:szCs w:val="20"/>
              </w:rPr>
            </w:pPr>
            <w:r w:rsidRPr="00223459">
              <w:rPr>
                <w:i/>
                <w:iCs/>
                <w:sz w:val="20"/>
                <w:szCs w:val="20"/>
              </w:rPr>
              <w:t>(18 May – 31 May)</w:t>
            </w:r>
          </w:p>
        </w:tc>
        <w:tc>
          <w:tcPr>
            <w:tcW w:w="2103" w:type="pct"/>
            <w:vAlign w:val="center"/>
          </w:tcPr>
          <w:p w14:paraId="76B13AE3" w14:textId="69AF4E1B"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Unlike the previous phases, states were given a larger say in the demarcation of green, orange and red zones and the implementation roadmap</w:t>
            </w:r>
            <w:r>
              <w:rPr>
                <w:sz w:val="20"/>
                <w:szCs w:val="20"/>
              </w:rPr>
              <w:t>.</w:t>
            </w:r>
            <w:r w:rsidRPr="00223459">
              <w:rPr>
                <w:sz w:val="20"/>
                <w:szCs w:val="20"/>
              </w:rPr>
              <w:t xml:space="preserve"> Red zones were further divided into containment and buffer zones</w:t>
            </w:r>
            <w:r>
              <w:rPr>
                <w:sz w:val="20"/>
                <w:szCs w:val="20"/>
              </w:rPr>
              <w:t>.</w:t>
            </w:r>
            <w:r w:rsidRPr="00223459">
              <w:rPr>
                <w:sz w:val="20"/>
                <w:szCs w:val="20"/>
              </w:rPr>
              <w:t xml:space="preserve"> Local administrative bodies were given the authority to demarcate containment and buffer </w:t>
            </w:r>
            <w:proofErr w:type="spellStart"/>
            <w:r w:rsidRPr="00223459">
              <w:rPr>
                <w:sz w:val="20"/>
                <w:szCs w:val="20"/>
              </w:rPr>
              <w:t>zones</w:t>
            </w:r>
            <w:r>
              <w:rPr>
                <w:sz w:val="20"/>
                <w:szCs w:val="20"/>
              </w:rPr>
              <w:t>.</w:t>
            </w:r>
            <w:r w:rsidRPr="00223459">
              <w:rPr>
                <w:sz w:val="20"/>
                <w:szCs w:val="20"/>
                <w:vertAlign w:val="superscript"/>
              </w:rPr>
              <w:t>h</w:t>
            </w:r>
            <w:proofErr w:type="spellEnd"/>
          </w:p>
        </w:tc>
        <w:tc>
          <w:tcPr>
            <w:tcW w:w="2103" w:type="pct"/>
            <w:vAlign w:val="center"/>
          </w:tcPr>
          <w:p w14:paraId="082D06A3" w14:textId="05544564"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Restricted individual movement allowed in Delhi, while Maharashtra, Tamil Nadu and </w:t>
            </w:r>
            <w:proofErr w:type="spellStart"/>
            <w:r>
              <w:rPr>
                <w:sz w:val="20"/>
                <w:szCs w:val="20"/>
              </w:rPr>
              <w:t>Telengana</w:t>
            </w:r>
            <w:proofErr w:type="spellEnd"/>
            <w:r>
              <w:rPr>
                <w:sz w:val="20"/>
                <w:szCs w:val="20"/>
              </w:rPr>
              <w:t xml:space="preserve"> extended the lockdown further. Karnataka allowed public transport with social distancing measures, while West Bengal began easing workplace restrictions. Standalone shops were allowed to open for short </w:t>
            </w:r>
            <w:proofErr w:type="spellStart"/>
            <w:proofErr w:type="gramStart"/>
            <w:r>
              <w:rPr>
                <w:sz w:val="20"/>
                <w:szCs w:val="20"/>
              </w:rPr>
              <w:t>durations.</w:t>
            </w:r>
            <w:r w:rsidRPr="000F5149">
              <w:rPr>
                <w:sz w:val="20"/>
                <w:szCs w:val="20"/>
                <w:vertAlign w:val="superscript"/>
              </w:rPr>
              <w:t>i</w:t>
            </w:r>
            <w:proofErr w:type="spellEnd"/>
            <w:proofErr w:type="gramEnd"/>
          </w:p>
        </w:tc>
      </w:tr>
    </w:tbl>
    <w:p w14:paraId="6848E242" w14:textId="1CB2F368"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 Guidelines on measures to be undertaken by ministries/departments of Government of India, State/Union Territory Governments and State/Union Territory Authorities for containment of COVID-19 epidemic in the Country (https://www</w:t>
      </w:r>
      <w:r>
        <w:rPr>
          <w:sz w:val="16"/>
          <w:szCs w:val="16"/>
        </w:rPr>
        <w:t>.</w:t>
      </w:r>
      <w:r w:rsidRPr="00223459">
        <w:rPr>
          <w:sz w:val="16"/>
          <w:szCs w:val="16"/>
        </w:rPr>
        <w:t>mha</w:t>
      </w:r>
      <w:r>
        <w:rPr>
          <w:sz w:val="16"/>
          <w:szCs w:val="16"/>
        </w:rPr>
        <w:t>.</w:t>
      </w:r>
      <w:r w:rsidRPr="00223459">
        <w:rPr>
          <w:sz w:val="16"/>
          <w:szCs w:val="16"/>
        </w:rPr>
        <w:t>gov</w:t>
      </w:r>
      <w:r>
        <w:rPr>
          <w:sz w:val="16"/>
          <w:szCs w:val="16"/>
        </w:rPr>
        <w:t>.</w:t>
      </w:r>
      <w:r w:rsidRPr="00223459">
        <w:rPr>
          <w:sz w:val="16"/>
          <w:szCs w:val="16"/>
        </w:rPr>
        <w:t>in/sites/default/files/Guidelines</w:t>
      </w:r>
      <w:r>
        <w:rPr>
          <w:sz w:val="16"/>
          <w:szCs w:val="16"/>
        </w:rPr>
        <w:t>.</w:t>
      </w:r>
      <w:r w:rsidRPr="00223459">
        <w:rPr>
          <w:sz w:val="16"/>
          <w:szCs w:val="16"/>
        </w:rPr>
        <w:t>pdf)</w:t>
      </w:r>
    </w:p>
    <w:p w14:paraId="4F1CFEC7"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The Economic Times: India's 21-day lockdown to counter coronavirus: What's exempt, what's not, </w:t>
      </w:r>
      <w:r w:rsidRPr="00223459">
        <w:rPr>
          <w:i/>
          <w:iCs/>
          <w:sz w:val="16"/>
          <w:szCs w:val="16"/>
        </w:rPr>
        <w:t>25 March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com/news/politics-and-nation/india-21-day-lockdown-what-is-exempted-what-is-not/articleshow/74798725</w:t>
      </w:r>
      <w:r>
        <w:rPr>
          <w:sz w:val="16"/>
          <w:szCs w:val="16"/>
        </w:rPr>
        <w:t>.</w:t>
      </w:r>
      <w:r w:rsidRPr="00223459">
        <w:rPr>
          <w:sz w:val="16"/>
          <w:szCs w:val="16"/>
        </w:rPr>
        <w:t>cms)</w:t>
      </w:r>
    </w:p>
    <w:p w14:paraId="2666FB5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Wikipedia   </w:t>
      </w:r>
      <w:hyperlink r:id="rId28" w:history="1">
        <w:r w:rsidRPr="00223459">
          <w:rPr>
            <w:rStyle w:val="Hyperlink"/>
            <w:sz w:val="16"/>
            <w:szCs w:val="16"/>
          </w:rPr>
          <w:t>https://en</w:t>
        </w:r>
        <w:r>
          <w:rPr>
            <w:rStyle w:val="Hyperlink"/>
            <w:sz w:val="16"/>
            <w:szCs w:val="16"/>
          </w:rPr>
          <w:t>.</w:t>
        </w:r>
        <w:r w:rsidRPr="00223459">
          <w:rPr>
            <w:rStyle w:val="Hyperlink"/>
            <w:sz w:val="16"/>
            <w:szCs w:val="16"/>
          </w:rPr>
          <w:t>wikipedia</w:t>
        </w:r>
        <w:r>
          <w:rPr>
            <w:rStyle w:val="Hyperlink"/>
            <w:sz w:val="16"/>
            <w:szCs w:val="16"/>
          </w:rPr>
          <w:t>.</w:t>
        </w:r>
        <w:r w:rsidRPr="00223459">
          <w:rPr>
            <w:rStyle w:val="Hyperlink"/>
            <w:sz w:val="16"/>
            <w:szCs w:val="16"/>
          </w:rPr>
          <w:t>org/wiki/Indian_state_government_responses_to_the_COVID-19_pandemic</w:t>
        </w:r>
      </w:hyperlink>
    </w:p>
    <w:p w14:paraId="57C5641D"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BBC: Coronavirus lockdown guidelines: What has India changed under new rules? </w:t>
      </w:r>
      <w:r w:rsidRPr="00223459">
        <w:rPr>
          <w:i/>
          <w:sz w:val="16"/>
          <w:szCs w:val="16"/>
        </w:rPr>
        <w:t>April 15, 2020 (</w:t>
      </w:r>
      <w:hyperlink r:id="rId29" w:history="1">
        <w:r w:rsidRPr="00223459">
          <w:rPr>
            <w:rStyle w:val="Hyperlink"/>
            <w:i/>
            <w:sz w:val="16"/>
            <w:szCs w:val="16"/>
          </w:rPr>
          <w:t>https://www</w:t>
        </w:r>
        <w:r>
          <w:rPr>
            <w:rStyle w:val="Hyperlink"/>
            <w:i/>
            <w:sz w:val="16"/>
            <w:szCs w:val="16"/>
          </w:rPr>
          <w:t>.</w:t>
        </w:r>
        <w:r w:rsidRPr="00223459">
          <w:rPr>
            <w:rStyle w:val="Hyperlink"/>
            <w:i/>
            <w:sz w:val="16"/>
            <w:szCs w:val="16"/>
          </w:rPr>
          <w:t>bbc</w:t>
        </w:r>
        <w:r>
          <w:rPr>
            <w:rStyle w:val="Hyperlink"/>
            <w:i/>
            <w:sz w:val="16"/>
            <w:szCs w:val="16"/>
          </w:rPr>
          <w:t>.</w:t>
        </w:r>
        <w:r w:rsidRPr="00223459">
          <w:rPr>
            <w:rStyle w:val="Hyperlink"/>
            <w:i/>
            <w:sz w:val="16"/>
            <w:szCs w:val="16"/>
          </w:rPr>
          <w:t>com/news/world-asia-india-52290761</w:t>
        </w:r>
      </w:hyperlink>
      <w:r w:rsidRPr="00223459">
        <w:rPr>
          <w:i/>
          <w:sz w:val="16"/>
          <w:szCs w:val="16"/>
        </w:rPr>
        <w:t>)</w:t>
      </w:r>
    </w:p>
    <w:p w14:paraId="4A9EA41F"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Complete list of states with no relaxation in lockdown 2</w:t>
      </w:r>
      <w:r>
        <w:rPr>
          <w:sz w:val="16"/>
          <w:szCs w:val="16"/>
        </w:rPr>
        <w:t>.</w:t>
      </w:r>
      <w:r w:rsidRPr="00223459">
        <w:rPr>
          <w:sz w:val="16"/>
          <w:szCs w:val="16"/>
        </w:rPr>
        <w:t xml:space="preserve">0 restrictions </w:t>
      </w:r>
      <w:r w:rsidRPr="00223459">
        <w:rPr>
          <w:i/>
          <w:iCs/>
          <w:sz w:val="16"/>
          <w:szCs w:val="16"/>
        </w:rPr>
        <w:t>20 April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com/india-news/complete-list-of-states-with-no-covid-19-lockdown-2-0-relaxation/story-pfE5K3Pn5LSZrgFEvC84hO</w:t>
      </w:r>
      <w:r>
        <w:rPr>
          <w:sz w:val="16"/>
          <w:szCs w:val="16"/>
        </w:rPr>
        <w:t>.</w:t>
      </w:r>
      <w:r w:rsidRPr="00223459">
        <w:rPr>
          <w:sz w:val="16"/>
          <w:szCs w:val="16"/>
        </w:rPr>
        <w:t>html)</w:t>
      </w:r>
    </w:p>
    <w:p w14:paraId="430B0F34"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lastRenderedPageBreak/>
        <w:t>India Today: Full list of Red, Yellow, Green Zone districts for Lockdown 3</w:t>
      </w:r>
      <w:r>
        <w:rPr>
          <w:sz w:val="16"/>
          <w:szCs w:val="16"/>
        </w:rPr>
        <w:t>.</w:t>
      </w:r>
      <w:r w:rsidRPr="00223459">
        <w:rPr>
          <w:sz w:val="16"/>
          <w:szCs w:val="16"/>
        </w:rPr>
        <w:t xml:space="preserve">0, </w:t>
      </w:r>
      <w:r w:rsidRPr="00223459">
        <w:rPr>
          <w:i/>
          <w:iCs/>
          <w:sz w:val="16"/>
          <w:szCs w:val="16"/>
        </w:rPr>
        <w:t>1 May 2020</w:t>
      </w:r>
      <w:r w:rsidRPr="00223459">
        <w:rPr>
          <w:sz w:val="16"/>
          <w:szCs w:val="16"/>
        </w:rPr>
        <w:t xml:space="preserve"> (https://www</w:t>
      </w:r>
      <w:r>
        <w:rPr>
          <w:sz w:val="16"/>
          <w:szCs w:val="16"/>
        </w:rPr>
        <w:t>.</w:t>
      </w:r>
      <w:r w:rsidRPr="00223459">
        <w:rPr>
          <w:sz w:val="16"/>
          <w:szCs w:val="16"/>
        </w:rPr>
        <w:t>indiatoday</w:t>
      </w:r>
      <w:r>
        <w:rPr>
          <w:sz w:val="16"/>
          <w:szCs w:val="16"/>
        </w:rPr>
        <w:t>.</w:t>
      </w:r>
      <w:r w:rsidRPr="00223459">
        <w:rPr>
          <w:sz w:val="16"/>
          <w:szCs w:val="16"/>
        </w:rPr>
        <w:t>in/india/story/red-orange-green-zones-full-current-update-list-districts-states-india-coronavirus-1673358-2020-05-01)</w:t>
      </w:r>
    </w:p>
    <w:p w14:paraId="1A5324D8"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Covid-19 lockdown 3</w:t>
      </w:r>
      <w:r>
        <w:rPr>
          <w:sz w:val="16"/>
          <w:szCs w:val="16"/>
        </w:rPr>
        <w:t>.</w:t>
      </w:r>
      <w:r w:rsidRPr="00223459">
        <w:rPr>
          <w:sz w:val="16"/>
          <w:szCs w:val="16"/>
        </w:rPr>
        <w:t xml:space="preserve">0: A look at relaxations, restrictions across major states in India, </w:t>
      </w:r>
      <w:r w:rsidRPr="00223459">
        <w:rPr>
          <w:i/>
          <w:iCs/>
          <w:sz w:val="16"/>
          <w:szCs w:val="16"/>
        </w:rPr>
        <w:t>4 May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com/india-news/coronavirus-update-covid-19-lockdown-3-0-a-look-at-relaxations-restrictions-across-major-states-in-india/story-J5Z2IypwiagUTFf1wYW0jN</w:t>
      </w:r>
      <w:r>
        <w:rPr>
          <w:sz w:val="16"/>
          <w:szCs w:val="16"/>
        </w:rPr>
        <w:t>.</w:t>
      </w:r>
      <w:r w:rsidRPr="00223459">
        <w:rPr>
          <w:sz w:val="16"/>
          <w:szCs w:val="16"/>
        </w:rPr>
        <w:t>html)</w:t>
      </w:r>
    </w:p>
    <w:p w14:paraId="02B93BF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The Economic Times: Lockdown 4</w:t>
      </w:r>
      <w:r>
        <w:rPr>
          <w:sz w:val="16"/>
          <w:szCs w:val="16"/>
        </w:rPr>
        <w:t>.</w:t>
      </w:r>
      <w:r w:rsidRPr="00223459">
        <w:rPr>
          <w:sz w:val="16"/>
          <w:szCs w:val="16"/>
        </w:rPr>
        <w:t xml:space="preserve">0 guidelines: Nationwide lockdown extended till May 31, with considerable relaxations, </w:t>
      </w:r>
      <w:r w:rsidRPr="00223459">
        <w:rPr>
          <w:i/>
          <w:iCs/>
          <w:sz w:val="16"/>
          <w:szCs w:val="16"/>
        </w:rPr>
        <w:t>21 May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com/news/politics-and-nation/centre-extends-nationwide-lockdown-till-may-31-with-considerable-relaxations/articleshow/75790821</w:t>
      </w:r>
      <w:r>
        <w:rPr>
          <w:sz w:val="16"/>
          <w:szCs w:val="16"/>
        </w:rPr>
        <w:t>.</w:t>
      </w:r>
      <w:r w:rsidRPr="00223459">
        <w:rPr>
          <w:sz w:val="16"/>
          <w:szCs w:val="16"/>
        </w:rPr>
        <w:t>cms)</w:t>
      </w:r>
    </w:p>
    <w:p w14:paraId="173EA091" w14:textId="77777777" w:rsidR="001637C4" w:rsidRPr="00223459" w:rsidRDefault="001637C4" w:rsidP="001637C4">
      <w:pPr>
        <w:pStyle w:val="ListParagraph"/>
        <w:numPr>
          <w:ilvl w:val="0"/>
          <w:numId w:val="16"/>
        </w:numPr>
        <w:spacing w:after="0" w:line="240" w:lineRule="auto"/>
        <w:jc w:val="both"/>
        <w:rPr>
          <w:sz w:val="16"/>
          <w:szCs w:val="16"/>
        </w:rPr>
        <w:sectPr w:rsidR="001637C4" w:rsidRPr="00223459" w:rsidSect="001637C4">
          <w:type w:val="continuous"/>
          <w:pgSz w:w="15840" w:h="12240" w:orient="landscape"/>
          <w:pgMar w:top="1134" w:right="1693" w:bottom="1134" w:left="1134" w:header="0" w:footer="1134" w:gutter="0"/>
          <w:cols w:space="720"/>
          <w:formProt w:val="0"/>
          <w:docGrid w:linePitch="326"/>
        </w:sectPr>
      </w:pPr>
      <w:r w:rsidRPr="00223459">
        <w:rPr>
          <w:sz w:val="16"/>
          <w:szCs w:val="16"/>
        </w:rPr>
        <w:t>BBC: India lockdown 4</w:t>
      </w:r>
      <w:r>
        <w:rPr>
          <w:sz w:val="16"/>
          <w:szCs w:val="16"/>
        </w:rPr>
        <w:t>.</w:t>
      </w:r>
      <w:r w:rsidRPr="00223459">
        <w:rPr>
          <w:sz w:val="16"/>
          <w:szCs w:val="16"/>
        </w:rPr>
        <w:t xml:space="preserve">0: What is allowed in your city? </w:t>
      </w:r>
      <w:r w:rsidRPr="00223459">
        <w:rPr>
          <w:i/>
          <w:iCs/>
          <w:sz w:val="16"/>
          <w:szCs w:val="16"/>
        </w:rPr>
        <w:t>19 May 2020</w:t>
      </w:r>
      <w:r w:rsidRPr="00223459">
        <w:rPr>
          <w:sz w:val="16"/>
          <w:szCs w:val="16"/>
        </w:rPr>
        <w:t xml:space="preserve"> (https://www</w:t>
      </w:r>
      <w:r>
        <w:rPr>
          <w:sz w:val="16"/>
          <w:szCs w:val="16"/>
        </w:rPr>
        <w:t>.</w:t>
      </w:r>
      <w:r w:rsidRPr="00223459">
        <w:rPr>
          <w:sz w:val="16"/>
          <w:szCs w:val="16"/>
        </w:rPr>
        <w:t>bbc</w:t>
      </w:r>
      <w:r>
        <w:rPr>
          <w:sz w:val="16"/>
          <w:szCs w:val="16"/>
        </w:rPr>
        <w:t>.</w:t>
      </w:r>
      <w:r w:rsidRPr="00223459">
        <w:rPr>
          <w:sz w:val="16"/>
          <w:szCs w:val="16"/>
        </w:rPr>
        <w:t>com/news/world-asia-india-52707371</w:t>
      </w:r>
      <w:r>
        <w:rPr>
          <w:sz w:val="16"/>
          <w:szCs w:val="16"/>
        </w:rPr>
        <w:t>)</w:t>
      </w:r>
    </w:p>
    <w:p w14:paraId="3272173A" w14:textId="77777777" w:rsidR="001637C4" w:rsidRPr="004C371A" w:rsidRDefault="001637C4" w:rsidP="001637C4">
      <w:pPr>
        <w:pStyle w:val="Caption"/>
        <w:tabs>
          <w:tab w:val="left" w:pos="11953"/>
        </w:tabs>
        <w:rPr>
          <w:sz w:val="20"/>
          <w:szCs w:val="20"/>
        </w:rPr>
      </w:pPr>
    </w:p>
    <w:sectPr w:rsidR="001637C4"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467CA" w14:textId="77777777" w:rsidR="00FB2359" w:rsidRDefault="00FB2359">
      <w:r>
        <w:separator/>
      </w:r>
    </w:p>
  </w:endnote>
  <w:endnote w:type="continuationSeparator" w:id="0">
    <w:p w14:paraId="19FFFCB7" w14:textId="77777777" w:rsidR="00FB2359" w:rsidRDefault="00FB2359">
      <w:r>
        <w:continuationSeparator/>
      </w:r>
    </w:p>
  </w:endnote>
  <w:endnote w:type="continuationNotice" w:id="1">
    <w:p w14:paraId="5CCE74FB" w14:textId="77777777" w:rsidR="00FB2359" w:rsidRDefault="00FB23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Times New Roman"/>
    <w:panose1 w:val="020B0604020202020204"/>
    <w:charset w:val="00"/>
    <w:family w:val="roman"/>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altName w:val="﷽﷽﷽﷽﷽﷽﷽﷽Å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DD25DB" w:rsidRDefault="00DD25DB">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DD25DB" w:rsidRDefault="00DD25DB">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DD25DB" w:rsidRDefault="00DD25DB">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1</w:t>
    </w:r>
    <w:r>
      <w:rPr>
        <w:rFonts w:ascii="Liberation Serif" w:eastAsia="Liberation Serif" w:hAnsi="Liberation Serif" w:cs="Liberation Serif"/>
        <w:color w:val="000000"/>
      </w:rPr>
      <w:fldChar w:fldCharType="end"/>
    </w:r>
  </w:p>
  <w:p w14:paraId="000000AC" w14:textId="77777777" w:rsidR="00DD25DB" w:rsidRDefault="00DD25DB">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41687A" w14:textId="77777777" w:rsidR="00FB2359" w:rsidRDefault="00FB2359">
      <w:r>
        <w:separator/>
      </w:r>
    </w:p>
  </w:footnote>
  <w:footnote w:type="continuationSeparator" w:id="0">
    <w:p w14:paraId="66632625" w14:textId="77777777" w:rsidR="00FB2359" w:rsidRDefault="00FB2359">
      <w:r>
        <w:continuationSeparator/>
      </w:r>
    </w:p>
  </w:footnote>
  <w:footnote w:type="continuationNotice" w:id="1">
    <w:p w14:paraId="1E34F11D" w14:textId="77777777" w:rsidR="00FB2359" w:rsidRDefault="00FB23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DD25DB" w:rsidRDefault="00DD25DB">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FF3E29"/>
    <w:multiLevelType w:val="hybridMultilevel"/>
    <w:tmpl w:val="084E04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2"/>
  </w:num>
  <w:num w:numId="4">
    <w:abstractNumId w:val="0"/>
  </w:num>
  <w:num w:numId="5">
    <w:abstractNumId w:val="15"/>
  </w:num>
  <w:num w:numId="6">
    <w:abstractNumId w:val="1"/>
  </w:num>
  <w:num w:numId="7">
    <w:abstractNumId w:val="8"/>
  </w:num>
  <w:num w:numId="8">
    <w:abstractNumId w:val="14"/>
  </w:num>
  <w:num w:numId="9">
    <w:abstractNumId w:val="13"/>
  </w:num>
  <w:num w:numId="10">
    <w:abstractNumId w:val="5"/>
  </w:num>
  <w:num w:numId="11">
    <w:abstractNumId w:val="7"/>
  </w:num>
  <w:num w:numId="12">
    <w:abstractNumId w:val="3"/>
  </w:num>
  <w:num w:numId="13">
    <w:abstractNumId w:val="6"/>
  </w:num>
  <w:num w:numId="14">
    <w:abstractNumId w:val="11"/>
  </w:num>
  <w:num w:numId="15">
    <w:abstractNumId w:val="4"/>
  </w:num>
  <w:num w:numId="1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bashree Ray">
    <w15:presenceInfo w15:providerId="AD" w15:userId="S::dray11@jh.edu::4844404a-da4e-48ec-853c-11e7f1809a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0895"/>
    <w:rsid w:val="000014AE"/>
    <w:rsid w:val="000014BA"/>
    <w:rsid w:val="000046EA"/>
    <w:rsid w:val="00004FFA"/>
    <w:rsid w:val="00005190"/>
    <w:rsid w:val="00010B97"/>
    <w:rsid w:val="00012FD8"/>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69F"/>
    <w:rsid w:val="00056B6F"/>
    <w:rsid w:val="000578E9"/>
    <w:rsid w:val="000604D6"/>
    <w:rsid w:val="0006226D"/>
    <w:rsid w:val="000641C4"/>
    <w:rsid w:val="0006431A"/>
    <w:rsid w:val="00064444"/>
    <w:rsid w:val="0006452D"/>
    <w:rsid w:val="00066A55"/>
    <w:rsid w:val="00067FC7"/>
    <w:rsid w:val="00070D52"/>
    <w:rsid w:val="000712CB"/>
    <w:rsid w:val="00073DB9"/>
    <w:rsid w:val="00074E3E"/>
    <w:rsid w:val="00075643"/>
    <w:rsid w:val="00076EEA"/>
    <w:rsid w:val="00077D57"/>
    <w:rsid w:val="00077EAB"/>
    <w:rsid w:val="0008192D"/>
    <w:rsid w:val="00081A7A"/>
    <w:rsid w:val="00082E2E"/>
    <w:rsid w:val="00083C17"/>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063D"/>
    <w:rsid w:val="000B2858"/>
    <w:rsid w:val="000B3FB1"/>
    <w:rsid w:val="000B408E"/>
    <w:rsid w:val="000B4E95"/>
    <w:rsid w:val="000B6EAA"/>
    <w:rsid w:val="000C0574"/>
    <w:rsid w:val="000C1277"/>
    <w:rsid w:val="000C4277"/>
    <w:rsid w:val="000C4D14"/>
    <w:rsid w:val="000C55C9"/>
    <w:rsid w:val="000C7217"/>
    <w:rsid w:val="000D082F"/>
    <w:rsid w:val="000D1477"/>
    <w:rsid w:val="000D17CD"/>
    <w:rsid w:val="000D2143"/>
    <w:rsid w:val="000D2B7F"/>
    <w:rsid w:val="000E19F3"/>
    <w:rsid w:val="000E1D1C"/>
    <w:rsid w:val="000E2993"/>
    <w:rsid w:val="000E3CF8"/>
    <w:rsid w:val="000E4C91"/>
    <w:rsid w:val="000E4EF6"/>
    <w:rsid w:val="000E6C97"/>
    <w:rsid w:val="000E7BD6"/>
    <w:rsid w:val="000F0288"/>
    <w:rsid w:val="000F1570"/>
    <w:rsid w:val="000F1781"/>
    <w:rsid w:val="000F232F"/>
    <w:rsid w:val="000F32C4"/>
    <w:rsid w:val="000F3A71"/>
    <w:rsid w:val="000F6521"/>
    <w:rsid w:val="000F773E"/>
    <w:rsid w:val="00100C37"/>
    <w:rsid w:val="00101465"/>
    <w:rsid w:val="00103FC9"/>
    <w:rsid w:val="001046CC"/>
    <w:rsid w:val="00104848"/>
    <w:rsid w:val="001128D4"/>
    <w:rsid w:val="0011362C"/>
    <w:rsid w:val="0011668A"/>
    <w:rsid w:val="001170EB"/>
    <w:rsid w:val="001200F1"/>
    <w:rsid w:val="00120CF7"/>
    <w:rsid w:val="00122F22"/>
    <w:rsid w:val="00123B3A"/>
    <w:rsid w:val="0012428E"/>
    <w:rsid w:val="001248B1"/>
    <w:rsid w:val="00125857"/>
    <w:rsid w:val="00125997"/>
    <w:rsid w:val="00126DC1"/>
    <w:rsid w:val="00132347"/>
    <w:rsid w:val="001331BE"/>
    <w:rsid w:val="00133216"/>
    <w:rsid w:val="00133245"/>
    <w:rsid w:val="00133CDD"/>
    <w:rsid w:val="001340EA"/>
    <w:rsid w:val="001343C5"/>
    <w:rsid w:val="0013453E"/>
    <w:rsid w:val="00134B55"/>
    <w:rsid w:val="00136A7F"/>
    <w:rsid w:val="001374BD"/>
    <w:rsid w:val="001374CC"/>
    <w:rsid w:val="001409AA"/>
    <w:rsid w:val="00140BAE"/>
    <w:rsid w:val="00141212"/>
    <w:rsid w:val="0014176F"/>
    <w:rsid w:val="001417F6"/>
    <w:rsid w:val="00142200"/>
    <w:rsid w:val="00143AD6"/>
    <w:rsid w:val="00144348"/>
    <w:rsid w:val="00144DA3"/>
    <w:rsid w:val="00152224"/>
    <w:rsid w:val="00152802"/>
    <w:rsid w:val="00153F6A"/>
    <w:rsid w:val="0015459C"/>
    <w:rsid w:val="00154948"/>
    <w:rsid w:val="001553B8"/>
    <w:rsid w:val="0015702B"/>
    <w:rsid w:val="0015713A"/>
    <w:rsid w:val="00157E42"/>
    <w:rsid w:val="0016022A"/>
    <w:rsid w:val="0016120C"/>
    <w:rsid w:val="00163535"/>
    <w:rsid w:val="001637C4"/>
    <w:rsid w:val="00165EB7"/>
    <w:rsid w:val="00171D51"/>
    <w:rsid w:val="00172594"/>
    <w:rsid w:val="0017304A"/>
    <w:rsid w:val="001743C2"/>
    <w:rsid w:val="00174B63"/>
    <w:rsid w:val="00177A40"/>
    <w:rsid w:val="00177A77"/>
    <w:rsid w:val="00180FE0"/>
    <w:rsid w:val="001832E1"/>
    <w:rsid w:val="00186DB1"/>
    <w:rsid w:val="00190BE7"/>
    <w:rsid w:val="00192B6A"/>
    <w:rsid w:val="001931A6"/>
    <w:rsid w:val="00194494"/>
    <w:rsid w:val="0019751A"/>
    <w:rsid w:val="0019777F"/>
    <w:rsid w:val="00197E70"/>
    <w:rsid w:val="001A0B39"/>
    <w:rsid w:val="001A2153"/>
    <w:rsid w:val="001A5A4B"/>
    <w:rsid w:val="001B10A5"/>
    <w:rsid w:val="001B30B9"/>
    <w:rsid w:val="001B3157"/>
    <w:rsid w:val="001B39D0"/>
    <w:rsid w:val="001B44F8"/>
    <w:rsid w:val="001B4983"/>
    <w:rsid w:val="001B5B7F"/>
    <w:rsid w:val="001C2101"/>
    <w:rsid w:val="001C5429"/>
    <w:rsid w:val="001C7FEC"/>
    <w:rsid w:val="001D0900"/>
    <w:rsid w:val="001D0A5A"/>
    <w:rsid w:val="001D1091"/>
    <w:rsid w:val="001D20C3"/>
    <w:rsid w:val="001D2732"/>
    <w:rsid w:val="001D567F"/>
    <w:rsid w:val="001D6536"/>
    <w:rsid w:val="001E0246"/>
    <w:rsid w:val="001E18E9"/>
    <w:rsid w:val="001E2F7A"/>
    <w:rsid w:val="001E4D58"/>
    <w:rsid w:val="001E7572"/>
    <w:rsid w:val="001F0E87"/>
    <w:rsid w:val="001F16B3"/>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06B98"/>
    <w:rsid w:val="00210BF5"/>
    <w:rsid w:val="00212820"/>
    <w:rsid w:val="0021512D"/>
    <w:rsid w:val="0021590F"/>
    <w:rsid w:val="002174B5"/>
    <w:rsid w:val="00217C6E"/>
    <w:rsid w:val="002200E3"/>
    <w:rsid w:val="00222B08"/>
    <w:rsid w:val="002241D8"/>
    <w:rsid w:val="0022526C"/>
    <w:rsid w:val="0022783F"/>
    <w:rsid w:val="0022784D"/>
    <w:rsid w:val="00227CB3"/>
    <w:rsid w:val="00240F24"/>
    <w:rsid w:val="00241324"/>
    <w:rsid w:val="002418A4"/>
    <w:rsid w:val="00244576"/>
    <w:rsid w:val="0024680C"/>
    <w:rsid w:val="00246857"/>
    <w:rsid w:val="00256302"/>
    <w:rsid w:val="002564A2"/>
    <w:rsid w:val="00260019"/>
    <w:rsid w:val="00260A89"/>
    <w:rsid w:val="00261779"/>
    <w:rsid w:val="00261C25"/>
    <w:rsid w:val="00261DD1"/>
    <w:rsid w:val="00265096"/>
    <w:rsid w:val="00267C21"/>
    <w:rsid w:val="0027050F"/>
    <w:rsid w:val="00271EA0"/>
    <w:rsid w:val="002724EC"/>
    <w:rsid w:val="002734B7"/>
    <w:rsid w:val="0027549E"/>
    <w:rsid w:val="002768C1"/>
    <w:rsid w:val="00277BF2"/>
    <w:rsid w:val="002808B7"/>
    <w:rsid w:val="00285D46"/>
    <w:rsid w:val="00290606"/>
    <w:rsid w:val="0029146A"/>
    <w:rsid w:val="00292DE4"/>
    <w:rsid w:val="00293140"/>
    <w:rsid w:val="0029574F"/>
    <w:rsid w:val="002A487B"/>
    <w:rsid w:val="002A5183"/>
    <w:rsid w:val="002A63CE"/>
    <w:rsid w:val="002B1725"/>
    <w:rsid w:val="002B176F"/>
    <w:rsid w:val="002B22EC"/>
    <w:rsid w:val="002B2F9D"/>
    <w:rsid w:val="002B3022"/>
    <w:rsid w:val="002B3B6F"/>
    <w:rsid w:val="002B498F"/>
    <w:rsid w:val="002B4B92"/>
    <w:rsid w:val="002B4F37"/>
    <w:rsid w:val="002B6152"/>
    <w:rsid w:val="002B6461"/>
    <w:rsid w:val="002B6740"/>
    <w:rsid w:val="002B725A"/>
    <w:rsid w:val="002C1E66"/>
    <w:rsid w:val="002C4856"/>
    <w:rsid w:val="002C542E"/>
    <w:rsid w:val="002C7199"/>
    <w:rsid w:val="002D18A1"/>
    <w:rsid w:val="002D373E"/>
    <w:rsid w:val="002D37AC"/>
    <w:rsid w:val="002D49A2"/>
    <w:rsid w:val="002D4CF4"/>
    <w:rsid w:val="002D6DC6"/>
    <w:rsid w:val="002D6FDF"/>
    <w:rsid w:val="002D7A8C"/>
    <w:rsid w:val="002E064E"/>
    <w:rsid w:val="002E09BF"/>
    <w:rsid w:val="002E1E48"/>
    <w:rsid w:val="002E3C49"/>
    <w:rsid w:val="002E4079"/>
    <w:rsid w:val="002E47D9"/>
    <w:rsid w:val="002E4A38"/>
    <w:rsid w:val="002E600E"/>
    <w:rsid w:val="002E7783"/>
    <w:rsid w:val="002F02C4"/>
    <w:rsid w:val="002F09C0"/>
    <w:rsid w:val="002F356D"/>
    <w:rsid w:val="002F4B63"/>
    <w:rsid w:val="002F4C40"/>
    <w:rsid w:val="00300087"/>
    <w:rsid w:val="00302477"/>
    <w:rsid w:val="00303297"/>
    <w:rsid w:val="003036C6"/>
    <w:rsid w:val="0030392B"/>
    <w:rsid w:val="003048B9"/>
    <w:rsid w:val="00307F9D"/>
    <w:rsid w:val="0031214D"/>
    <w:rsid w:val="003122AD"/>
    <w:rsid w:val="00312535"/>
    <w:rsid w:val="00313864"/>
    <w:rsid w:val="0032772A"/>
    <w:rsid w:val="00331806"/>
    <w:rsid w:val="00332F56"/>
    <w:rsid w:val="0033333A"/>
    <w:rsid w:val="00333915"/>
    <w:rsid w:val="00335299"/>
    <w:rsid w:val="003374FB"/>
    <w:rsid w:val="00337F59"/>
    <w:rsid w:val="00340DEC"/>
    <w:rsid w:val="003445C7"/>
    <w:rsid w:val="00345C15"/>
    <w:rsid w:val="00347B86"/>
    <w:rsid w:val="00351E6A"/>
    <w:rsid w:val="00356548"/>
    <w:rsid w:val="00356CCB"/>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1028"/>
    <w:rsid w:val="00383237"/>
    <w:rsid w:val="003833AA"/>
    <w:rsid w:val="00383468"/>
    <w:rsid w:val="003848E9"/>
    <w:rsid w:val="00385B23"/>
    <w:rsid w:val="00387850"/>
    <w:rsid w:val="003905A1"/>
    <w:rsid w:val="0039147E"/>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4FDD"/>
    <w:rsid w:val="003B5906"/>
    <w:rsid w:val="003B6492"/>
    <w:rsid w:val="003C1EE6"/>
    <w:rsid w:val="003C2207"/>
    <w:rsid w:val="003C2803"/>
    <w:rsid w:val="003C293B"/>
    <w:rsid w:val="003C53EC"/>
    <w:rsid w:val="003D08A8"/>
    <w:rsid w:val="003D1F44"/>
    <w:rsid w:val="003D2FBD"/>
    <w:rsid w:val="003D3C05"/>
    <w:rsid w:val="003D3F66"/>
    <w:rsid w:val="003D4BCC"/>
    <w:rsid w:val="003D77DB"/>
    <w:rsid w:val="003D7FB4"/>
    <w:rsid w:val="003E0EFD"/>
    <w:rsid w:val="003E1F30"/>
    <w:rsid w:val="003E32CE"/>
    <w:rsid w:val="003E482F"/>
    <w:rsid w:val="003E6B77"/>
    <w:rsid w:val="003E7524"/>
    <w:rsid w:val="003F0FA2"/>
    <w:rsid w:val="003F4515"/>
    <w:rsid w:val="004017C0"/>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636E"/>
    <w:rsid w:val="00437449"/>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47"/>
    <w:rsid w:val="004737FE"/>
    <w:rsid w:val="0047385C"/>
    <w:rsid w:val="00474DE8"/>
    <w:rsid w:val="004807D9"/>
    <w:rsid w:val="00480B92"/>
    <w:rsid w:val="00480ED3"/>
    <w:rsid w:val="00481D0D"/>
    <w:rsid w:val="00482823"/>
    <w:rsid w:val="004843F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5C85"/>
    <w:rsid w:val="0049733F"/>
    <w:rsid w:val="00497496"/>
    <w:rsid w:val="004977EB"/>
    <w:rsid w:val="00497DB3"/>
    <w:rsid w:val="004A0862"/>
    <w:rsid w:val="004A0C02"/>
    <w:rsid w:val="004A25FF"/>
    <w:rsid w:val="004A51CC"/>
    <w:rsid w:val="004A60A2"/>
    <w:rsid w:val="004B1749"/>
    <w:rsid w:val="004B1F18"/>
    <w:rsid w:val="004B1F52"/>
    <w:rsid w:val="004B3588"/>
    <w:rsid w:val="004B5370"/>
    <w:rsid w:val="004B6061"/>
    <w:rsid w:val="004B7204"/>
    <w:rsid w:val="004B76CF"/>
    <w:rsid w:val="004B76DD"/>
    <w:rsid w:val="004B7DBC"/>
    <w:rsid w:val="004B7F28"/>
    <w:rsid w:val="004B7F65"/>
    <w:rsid w:val="004C089F"/>
    <w:rsid w:val="004C371A"/>
    <w:rsid w:val="004C40E4"/>
    <w:rsid w:val="004C427D"/>
    <w:rsid w:val="004C71BC"/>
    <w:rsid w:val="004D11BD"/>
    <w:rsid w:val="004D3BEC"/>
    <w:rsid w:val="004D634E"/>
    <w:rsid w:val="004D771F"/>
    <w:rsid w:val="004E1C9D"/>
    <w:rsid w:val="004E30CE"/>
    <w:rsid w:val="004E3726"/>
    <w:rsid w:val="004E3B04"/>
    <w:rsid w:val="004E48C0"/>
    <w:rsid w:val="004E558C"/>
    <w:rsid w:val="004E62DD"/>
    <w:rsid w:val="004E6DA5"/>
    <w:rsid w:val="004E78F8"/>
    <w:rsid w:val="004F0EB3"/>
    <w:rsid w:val="004F4138"/>
    <w:rsid w:val="004F4480"/>
    <w:rsid w:val="0050081C"/>
    <w:rsid w:val="00500AC9"/>
    <w:rsid w:val="005010EA"/>
    <w:rsid w:val="00501653"/>
    <w:rsid w:val="00503065"/>
    <w:rsid w:val="0050394C"/>
    <w:rsid w:val="00503C95"/>
    <w:rsid w:val="00504D65"/>
    <w:rsid w:val="00510927"/>
    <w:rsid w:val="00512530"/>
    <w:rsid w:val="00512E66"/>
    <w:rsid w:val="0051329D"/>
    <w:rsid w:val="005205D3"/>
    <w:rsid w:val="00523B89"/>
    <w:rsid w:val="005242AD"/>
    <w:rsid w:val="00525989"/>
    <w:rsid w:val="00526F8F"/>
    <w:rsid w:val="0052719E"/>
    <w:rsid w:val="00530F3C"/>
    <w:rsid w:val="005330DD"/>
    <w:rsid w:val="0053418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5D83"/>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8C5"/>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8EB"/>
    <w:rsid w:val="005B1AFE"/>
    <w:rsid w:val="005B2928"/>
    <w:rsid w:val="005B32A8"/>
    <w:rsid w:val="005B4336"/>
    <w:rsid w:val="005B513F"/>
    <w:rsid w:val="005B6D8C"/>
    <w:rsid w:val="005C26E8"/>
    <w:rsid w:val="005C3A77"/>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6647"/>
    <w:rsid w:val="005E7565"/>
    <w:rsid w:val="005E784F"/>
    <w:rsid w:val="005F16B5"/>
    <w:rsid w:val="005F242E"/>
    <w:rsid w:val="005F2FF4"/>
    <w:rsid w:val="005F3F2F"/>
    <w:rsid w:val="005F44A3"/>
    <w:rsid w:val="005F4903"/>
    <w:rsid w:val="005F4E8B"/>
    <w:rsid w:val="005F776F"/>
    <w:rsid w:val="005F796C"/>
    <w:rsid w:val="00601C65"/>
    <w:rsid w:val="006028E9"/>
    <w:rsid w:val="0060314E"/>
    <w:rsid w:val="006037A4"/>
    <w:rsid w:val="0060463C"/>
    <w:rsid w:val="0060705A"/>
    <w:rsid w:val="00607AEF"/>
    <w:rsid w:val="00610D47"/>
    <w:rsid w:val="00611EDA"/>
    <w:rsid w:val="00613858"/>
    <w:rsid w:val="006138E2"/>
    <w:rsid w:val="0061522B"/>
    <w:rsid w:val="00620779"/>
    <w:rsid w:val="00621BB0"/>
    <w:rsid w:val="00621F4D"/>
    <w:rsid w:val="00627045"/>
    <w:rsid w:val="006312DE"/>
    <w:rsid w:val="00633FE5"/>
    <w:rsid w:val="00635A28"/>
    <w:rsid w:val="00636F77"/>
    <w:rsid w:val="00637FFC"/>
    <w:rsid w:val="00642B82"/>
    <w:rsid w:val="0064425F"/>
    <w:rsid w:val="00645845"/>
    <w:rsid w:val="006512BE"/>
    <w:rsid w:val="006516A7"/>
    <w:rsid w:val="0065222A"/>
    <w:rsid w:val="00652AEA"/>
    <w:rsid w:val="00654064"/>
    <w:rsid w:val="006547D0"/>
    <w:rsid w:val="006549EF"/>
    <w:rsid w:val="00657234"/>
    <w:rsid w:val="0065791F"/>
    <w:rsid w:val="0066081A"/>
    <w:rsid w:val="00660C9C"/>
    <w:rsid w:val="0066219A"/>
    <w:rsid w:val="00662B6C"/>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2D"/>
    <w:rsid w:val="00692A70"/>
    <w:rsid w:val="00692C7B"/>
    <w:rsid w:val="00692D4C"/>
    <w:rsid w:val="00693C2A"/>
    <w:rsid w:val="006957CE"/>
    <w:rsid w:val="00695D56"/>
    <w:rsid w:val="00696292"/>
    <w:rsid w:val="00697978"/>
    <w:rsid w:val="006A7601"/>
    <w:rsid w:val="006B1B21"/>
    <w:rsid w:val="006B2582"/>
    <w:rsid w:val="006B63D9"/>
    <w:rsid w:val="006B67EF"/>
    <w:rsid w:val="006C08F7"/>
    <w:rsid w:val="006C2A04"/>
    <w:rsid w:val="006C2B3F"/>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459"/>
    <w:rsid w:val="00703B1D"/>
    <w:rsid w:val="007048B1"/>
    <w:rsid w:val="007050DB"/>
    <w:rsid w:val="00705DC9"/>
    <w:rsid w:val="00707DAB"/>
    <w:rsid w:val="00707DD7"/>
    <w:rsid w:val="0071117E"/>
    <w:rsid w:val="007117ED"/>
    <w:rsid w:val="007204B3"/>
    <w:rsid w:val="00721B04"/>
    <w:rsid w:val="00721C9B"/>
    <w:rsid w:val="007222FB"/>
    <w:rsid w:val="00722585"/>
    <w:rsid w:val="00722B95"/>
    <w:rsid w:val="007242B5"/>
    <w:rsid w:val="007259B8"/>
    <w:rsid w:val="00726AEF"/>
    <w:rsid w:val="00730B76"/>
    <w:rsid w:val="00731481"/>
    <w:rsid w:val="00732976"/>
    <w:rsid w:val="00732B87"/>
    <w:rsid w:val="007338FC"/>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5D34"/>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6C34"/>
    <w:rsid w:val="007971BD"/>
    <w:rsid w:val="00797406"/>
    <w:rsid w:val="007A0305"/>
    <w:rsid w:val="007A1724"/>
    <w:rsid w:val="007A1D6D"/>
    <w:rsid w:val="007A2FCB"/>
    <w:rsid w:val="007A39E8"/>
    <w:rsid w:val="007A3BF4"/>
    <w:rsid w:val="007A48DA"/>
    <w:rsid w:val="007A4F79"/>
    <w:rsid w:val="007A504D"/>
    <w:rsid w:val="007A6EE5"/>
    <w:rsid w:val="007B01B0"/>
    <w:rsid w:val="007B0734"/>
    <w:rsid w:val="007B0CD0"/>
    <w:rsid w:val="007B2D92"/>
    <w:rsid w:val="007B3581"/>
    <w:rsid w:val="007B466F"/>
    <w:rsid w:val="007B521A"/>
    <w:rsid w:val="007B5AEF"/>
    <w:rsid w:val="007B5E79"/>
    <w:rsid w:val="007B621F"/>
    <w:rsid w:val="007B6AFF"/>
    <w:rsid w:val="007C02A8"/>
    <w:rsid w:val="007C0B52"/>
    <w:rsid w:val="007C18BA"/>
    <w:rsid w:val="007C232E"/>
    <w:rsid w:val="007C2482"/>
    <w:rsid w:val="007C29DE"/>
    <w:rsid w:val="007C4E62"/>
    <w:rsid w:val="007C718E"/>
    <w:rsid w:val="007C7FCF"/>
    <w:rsid w:val="007D065F"/>
    <w:rsid w:val="007D17C5"/>
    <w:rsid w:val="007D236C"/>
    <w:rsid w:val="007D3808"/>
    <w:rsid w:val="007D3D4A"/>
    <w:rsid w:val="007D43EC"/>
    <w:rsid w:val="007D4886"/>
    <w:rsid w:val="007D4A1E"/>
    <w:rsid w:val="007D760B"/>
    <w:rsid w:val="007E0358"/>
    <w:rsid w:val="007E076E"/>
    <w:rsid w:val="007E3531"/>
    <w:rsid w:val="007E4099"/>
    <w:rsid w:val="007E68F9"/>
    <w:rsid w:val="007E6B20"/>
    <w:rsid w:val="007E6F38"/>
    <w:rsid w:val="007E7899"/>
    <w:rsid w:val="007F39BB"/>
    <w:rsid w:val="007F3FF4"/>
    <w:rsid w:val="007F46BA"/>
    <w:rsid w:val="007F5680"/>
    <w:rsid w:val="007F618F"/>
    <w:rsid w:val="00800CB0"/>
    <w:rsid w:val="00802897"/>
    <w:rsid w:val="00803402"/>
    <w:rsid w:val="008039FD"/>
    <w:rsid w:val="0080418C"/>
    <w:rsid w:val="00807AB7"/>
    <w:rsid w:val="00810E12"/>
    <w:rsid w:val="00811553"/>
    <w:rsid w:val="0081155B"/>
    <w:rsid w:val="0081279D"/>
    <w:rsid w:val="00812CC1"/>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41BB"/>
    <w:rsid w:val="00844384"/>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77E83"/>
    <w:rsid w:val="00880E9B"/>
    <w:rsid w:val="008810C9"/>
    <w:rsid w:val="00881603"/>
    <w:rsid w:val="0088166A"/>
    <w:rsid w:val="00882532"/>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67AA"/>
    <w:rsid w:val="008B7C84"/>
    <w:rsid w:val="008B7D78"/>
    <w:rsid w:val="008C009B"/>
    <w:rsid w:val="008C1B42"/>
    <w:rsid w:val="008C35AC"/>
    <w:rsid w:val="008C3A18"/>
    <w:rsid w:val="008C6941"/>
    <w:rsid w:val="008C6A58"/>
    <w:rsid w:val="008C72D5"/>
    <w:rsid w:val="008C7852"/>
    <w:rsid w:val="008D0D35"/>
    <w:rsid w:val="008D274F"/>
    <w:rsid w:val="008D4155"/>
    <w:rsid w:val="008D4950"/>
    <w:rsid w:val="008D705A"/>
    <w:rsid w:val="008D74E5"/>
    <w:rsid w:val="008D7A5C"/>
    <w:rsid w:val="008D7F34"/>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605"/>
    <w:rsid w:val="008F48D9"/>
    <w:rsid w:val="008F65FC"/>
    <w:rsid w:val="008F69C4"/>
    <w:rsid w:val="00900641"/>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4C21"/>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842"/>
    <w:rsid w:val="009569C3"/>
    <w:rsid w:val="00956E34"/>
    <w:rsid w:val="00957149"/>
    <w:rsid w:val="00962560"/>
    <w:rsid w:val="00962DD3"/>
    <w:rsid w:val="00962F61"/>
    <w:rsid w:val="0096392C"/>
    <w:rsid w:val="00963B65"/>
    <w:rsid w:val="00965DF6"/>
    <w:rsid w:val="00967889"/>
    <w:rsid w:val="00970153"/>
    <w:rsid w:val="00971E7C"/>
    <w:rsid w:val="00972BED"/>
    <w:rsid w:val="00973622"/>
    <w:rsid w:val="00973BE6"/>
    <w:rsid w:val="009757CE"/>
    <w:rsid w:val="00975C84"/>
    <w:rsid w:val="009766EA"/>
    <w:rsid w:val="009767F7"/>
    <w:rsid w:val="00977499"/>
    <w:rsid w:val="00977F5C"/>
    <w:rsid w:val="009800CE"/>
    <w:rsid w:val="009803D7"/>
    <w:rsid w:val="00980BAC"/>
    <w:rsid w:val="00983710"/>
    <w:rsid w:val="00984516"/>
    <w:rsid w:val="00986D37"/>
    <w:rsid w:val="0098754A"/>
    <w:rsid w:val="00990896"/>
    <w:rsid w:val="00991907"/>
    <w:rsid w:val="00995C7D"/>
    <w:rsid w:val="00997C55"/>
    <w:rsid w:val="009A02CD"/>
    <w:rsid w:val="009A0898"/>
    <w:rsid w:val="009A0B97"/>
    <w:rsid w:val="009A132E"/>
    <w:rsid w:val="009A1B1F"/>
    <w:rsid w:val="009A23E2"/>
    <w:rsid w:val="009A37BE"/>
    <w:rsid w:val="009A528F"/>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2CF9"/>
    <w:rsid w:val="009E32BC"/>
    <w:rsid w:val="009E40C7"/>
    <w:rsid w:val="009E42AF"/>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19E4"/>
    <w:rsid w:val="00A02374"/>
    <w:rsid w:val="00A028F1"/>
    <w:rsid w:val="00A03CA1"/>
    <w:rsid w:val="00A054B1"/>
    <w:rsid w:val="00A105E8"/>
    <w:rsid w:val="00A11188"/>
    <w:rsid w:val="00A1210C"/>
    <w:rsid w:val="00A12388"/>
    <w:rsid w:val="00A148BD"/>
    <w:rsid w:val="00A15152"/>
    <w:rsid w:val="00A1528E"/>
    <w:rsid w:val="00A15D47"/>
    <w:rsid w:val="00A1685F"/>
    <w:rsid w:val="00A2157E"/>
    <w:rsid w:val="00A21763"/>
    <w:rsid w:val="00A21CFB"/>
    <w:rsid w:val="00A24C7C"/>
    <w:rsid w:val="00A27CF6"/>
    <w:rsid w:val="00A27EE4"/>
    <w:rsid w:val="00A30B8C"/>
    <w:rsid w:val="00A315F3"/>
    <w:rsid w:val="00A3283F"/>
    <w:rsid w:val="00A32AD3"/>
    <w:rsid w:val="00A330BD"/>
    <w:rsid w:val="00A33DD6"/>
    <w:rsid w:val="00A340F9"/>
    <w:rsid w:val="00A364F4"/>
    <w:rsid w:val="00A42781"/>
    <w:rsid w:val="00A43FC1"/>
    <w:rsid w:val="00A45E3A"/>
    <w:rsid w:val="00A45ED0"/>
    <w:rsid w:val="00A46942"/>
    <w:rsid w:val="00A47777"/>
    <w:rsid w:val="00A5094F"/>
    <w:rsid w:val="00A50962"/>
    <w:rsid w:val="00A52D28"/>
    <w:rsid w:val="00A53454"/>
    <w:rsid w:val="00A541EF"/>
    <w:rsid w:val="00A542BB"/>
    <w:rsid w:val="00A5621D"/>
    <w:rsid w:val="00A56D8F"/>
    <w:rsid w:val="00A57DDD"/>
    <w:rsid w:val="00A60C86"/>
    <w:rsid w:val="00A64086"/>
    <w:rsid w:val="00A64626"/>
    <w:rsid w:val="00A66BDD"/>
    <w:rsid w:val="00A67438"/>
    <w:rsid w:val="00A678B3"/>
    <w:rsid w:val="00A679FB"/>
    <w:rsid w:val="00A70681"/>
    <w:rsid w:val="00A72165"/>
    <w:rsid w:val="00A72E40"/>
    <w:rsid w:val="00A74651"/>
    <w:rsid w:val="00A75367"/>
    <w:rsid w:val="00A75A6E"/>
    <w:rsid w:val="00A813E3"/>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A7B0B"/>
    <w:rsid w:val="00AB0C46"/>
    <w:rsid w:val="00AB1986"/>
    <w:rsid w:val="00AB1FD3"/>
    <w:rsid w:val="00AB2DAE"/>
    <w:rsid w:val="00AB3E4F"/>
    <w:rsid w:val="00AB5D72"/>
    <w:rsid w:val="00AB7EEE"/>
    <w:rsid w:val="00AB7F24"/>
    <w:rsid w:val="00AC56D4"/>
    <w:rsid w:val="00AC6627"/>
    <w:rsid w:val="00AC6665"/>
    <w:rsid w:val="00AC6BC5"/>
    <w:rsid w:val="00AC6C0D"/>
    <w:rsid w:val="00AC764E"/>
    <w:rsid w:val="00AD0984"/>
    <w:rsid w:val="00AD17D2"/>
    <w:rsid w:val="00AD25BD"/>
    <w:rsid w:val="00AD51F5"/>
    <w:rsid w:val="00AD70E4"/>
    <w:rsid w:val="00AD79E3"/>
    <w:rsid w:val="00AE085B"/>
    <w:rsid w:val="00AE0931"/>
    <w:rsid w:val="00AE149F"/>
    <w:rsid w:val="00AE193E"/>
    <w:rsid w:val="00AE2BE7"/>
    <w:rsid w:val="00AE3F93"/>
    <w:rsid w:val="00AE4A72"/>
    <w:rsid w:val="00AE56BA"/>
    <w:rsid w:val="00AE67ED"/>
    <w:rsid w:val="00AE6E85"/>
    <w:rsid w:val="00AE77EE"/>
    <w:rsid w:val="00AE7C50"/>
    <w:rsid w:val="00AF294C"/>
    <w:rsid w:val="00AF2967"/>
    <w:rsid w:val="00AF36C2"/>
    <w:rsid w:val="00AF69EA"/>
    <w:rsid w:val="00B007F7"/>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319"/>
    <w:rsid w:val="00B2097D"/>
    <w:rsid w:val="00B2117B"/>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1FD5"/>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1FC9"/>
    <w:rsid w:val="00B74D8A"/>
    <w:rsid w:val="00B74E69"/>
    <w:rsid w:val="00B7512B"/>
    <w:rsid w:val="00B75653"/>
    <w:rsid w:val="00B76B29"/>
    <w:rsid w:val="00B77815"/>
    <w:rsid w:val="00B820DA"/>
    <w:rsid w:val="00B84B02"/>
    <w:rsid w:val="00B84D64"/>
    <w:rsid w:val="00B87259"/>
    <w:rsid w:val="00B87311"/>
    <w:rsid w:val="00B937C9"/>
    <w:rsid w:val="00B938BB"/>
    <w:rsid w:val="00B947FE"/>
    <w:rsid w:val="00B95608"/>
    <w:rsid w:val="00B958AE"/>
    <w:rsid w:val="00B95B6C"/>
    <w:rsid w:val="00B95B82"/>
    <w:rsid w:val="00BA1D92"/>
    <w:rsid w:val="00BA1F41"/>
    <w:rsid w:val="00BA60FC"/>
    <w:rsid w:val="00BA719F"/>
    <w:rsid w:val="00BA793A"/>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5D11"/>
    <w:rsid w:val="00BD5FCE"/>
    <w:rsid w:val="00BD6527"/>
    <w:rsid w:val="00BD6AEE"/>
    <w:rsid w:val="00BD7161"/>
    <w:rsid w:val="00BE0450"/>
    <w:rsid w:val="00BE2162"/>
    <w:rsid w:val="00BE2553"/>
    <w:rsid w:val="00BE3302"/>
    <w:rsid w:val="00BE33F4"/>
    <w:rsid w:val="00BE3B1D"/>
    <w:rsid w:val="00BE544A"/>
    <w:rsid w:val="00BE585C"/>
    <w:rsid w:val="00BE5E3E"/>
    <w:rsid w:val="00BE625D"/>
    <w:rsid w:val="00BE6D16"/>
    <w:rsid w:val="00BE7B32"/>
    <w:rsid w:val="00BF094D"/>
    <w:rsid w:val="00BF21BE"/>
    <w:rsid w:val="00BF3FD2"/>
    <w:rsid w:val="00BF51A7"/>
    <w:rsid w:val="00C008D5"/>
    <w:rsid w:val="00C02EAE"/>
    <w:rsid w:val="00C0586F"/>
    <w:rsid w:val="00C06BB1"/>
    <w:rsid w:val="00C12C09"/>
    <w:rsid w:val="00C13232"/>
    <w:rsid w:val="00C145F0"/>
    <w:rsid w:val="00C16F95"/>
    <w:rsid w:val="00C21973"/>
    <w:rsid w:val="00C226CF"/>
    <w:rsid w:val="00C23B43"/>
    <w:rsid w:val="00C269AF"/>
    <w:rsid w:val="00C26BD9"/>
    <w:rsid w:val="00C27217"/>
    <w:rsid w:val="00C2727C"/>
    <w:rsid w:val="00C31726"/>
    <w:rsid w:val="00C32BA5"/>
    <w:rsid w:val="00C33E0A"/>
    <w:rsid w:val="00C34FEC"/>
    <w:rsid w:val="00C35AD3"/>
    <w:rsid w:val="00C377EE"/>
    <w:rsid w:val="00C4043A"/>
    <w:rsid w:val="00C44C7E"/>
    <w:rsid w:val="00C505B4"/>
    <w:rsid w:val="00C519B6"/>
    <w:rsid w:val="00C52881"/>
    <w:rsid w:val="00C57978"/>
    <w:rsid w:val="00C61BD0"/>
    <w:rsid w:val="00C623D2"/>
    <w:rsid w:val="00C629DD"/>
    <w:rsid w:val="00C6324F"/>
    <w:rsid w:val="00C63821"/>
    <w:rsid w:val="00C63A18"/>
    <w:rsid w:val="00C64A74"/>
    <w:rsid w:val="00C64B15"/>
    <w:rsid w:val="00C668F4"/>
    <w:rsid w:val="00C66912"/>
    <w:rsid w:val="00C71797"/>
    <w:rsid w:val="00C71CC3"/>
    <w:rsid w:val="00C71FB0"/>
    <w:rsid w:val="00C723D6"/>
    <w:rsid w:val="00C72B34"/>
    <w:rsid w:val="00C73D48"/>
    <w:rsid w:val="00C75CFE"/>
    <w:rsid w:val="00C76B1F"/>
    <w:rsid w:val="00C776F4"/>
    <w:rsid w:val="00C8291E"/>
    <w:rsid w:val="00C83498"/>
    <w:rsid w:val="00C851A7"/>
    <w:rsid w:val="00C857D0"/>
    <w:rsid w:val="00C879DD"/>
    <w:rsid w:val="00C947AA"/>
    <w:rsid w:val="00C951D7"/>
    <w:rsid w:val="00C972AC"/>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598"/>
    <w:rsid w:val="00CD0687"/>
    <w:rsid w:val="00CD0D33"/>
    <w:rsid w:val="00CD2338"/>
    <w:rsid w:val="00CD2798"/>
    <w:rsid w:val="00CD4A15"/>
    <w:rsid w:val="00CD61DF"/>
    <w:rsid w:val="00CE146C"/>
    <w:rsid w:val="00CE1712"/>
    <w:rsid w:val="00CE2FE5"/>
    <w:rsid w:val="00CE3EEF"/>
    <w:rsid w:val="00CE4C7C"/>
    <w:rsid w:val="00CE585F"/>
    <w:rsid w:val="00CE70C5"/>
    <w:rsid w:val="00CE7321"/>
    <w:rsid w:val="00CE74F3"/>
    <w:rsid w:val="00CF1BF2"/>
    <w:rsid w:val="00CF25FB"/>
    <w:rsid w:val="00CF323E"/>
    <w:rsid w:val="00CF3606"/>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29F1"/>
    <w:rsid w:val="00D435B4"/>
    <w:rsid w:val="00D44E47"/>
    <w:rsid w:val="00D457AA"/>
    <w:rsid w:val="00D45A7B"/>
    <w:rsid w:val="00D46169"/>
    <w:rsid w:val="00D469A4"/>
    <w:rsid w:val="00D46F15"/>
    <w:rsid w:val="00D50BAB"/>
    <w:rsid w:val="00D50FCC"/>
    <w:rsid w:val="00D5125D"/>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01DB"/>
    <w:rsid w:val="00D8282C"/>
    <w:rsid w:val="00D830A1"/>
    <w:rsid w:val="00D83D4F"/>
    <w:rsid w:val="00D84C7C"/>
    <w:rsid w:val="00D85803"/>
    <w:rsid w:val="00D858E4"/>
    <w:rsid w:val="00D87B0C"/>
    <w:rsid w:val="00D9020D"/>
    <w:rsid w:val="00D90E23"/>
    <w:rsid w:val="00D929D4"/>
    <w:rsid w:val="00D92CEA"/>
    <w:rsid w:val="00D937A8"/>
    <w:rsid w:val="00D93847"/>
    <w:rsid w:val="00D93DC3"/>
    <w:rsid w:val="00D965BB"/>
    <w:rsid w:val="00D97104"/>
    <w:rsid w:val="00DA1533"/>
    <w:rsid w:val="00DA15F3"/>
    <w:rsid w:val="00DA2E94"/>
    <w:rsid w:val="00DA3BA3"/>
    <w:rsid w:val="00DB2192"/>
    <w:rsid w:val="00DB241E"/>
    <w:rsid w:val="00DB43AC"/>
    <w:rsid w:val="00DB5622"/>
    <w:rsid w:val="00DB586B"/>
    <w:rsid w:val="00DB603B"/>
    <w:rsid w:val="00DB64F7"/>
    <w:rsid w:val="00DB6B88"/>
    <w:rsid w:val="00DB6D85"/>
    <w:rsid w:val="00DC20FE"/>
    <w:rsid w:val="00DC223C"/>
    <w:rsid w:val="00DC40ED"/>
    <w:rsid w:val="00DC5A24"/>
    <w:rsid w:val="00DC70A9"/>
    <w:rsid w:val="00DC7941"/>
    <w:rsid w:val="00DD0704"/>
    <w:rsid w:val="00DD0B0B"/>
    <w:rsid w:val="00DD0BB1"/>
    <w:rsid w:val="00DD2272"/>
    <w:rsid w:val="00DD25DB"/>
    <w:rsid w:val="00DD28FC"/>
    <w:rsid w:val="00DD491B"/>
    <w:rsid w:val="00DD5784"/>
    <w:rsid w:val="00DD61A4"/>
    <w:rsid w:val="00DD65F3"/>
    <w:rsid w:val="00DD6C92"/>
    <w:rsid w:val="00DD70C7"/>
    <w:rsid w:val="00DD747F"/>
    <w:rsid w:val="00DD7F2A"/>
    <w:rsid w:val="00DE064E"/>
    <w:rsid w:val="00DE231E"/>
    <w:rsid w:val="00DE3633"/>
    <w:rsid w:val="00DE3E7E"/>
    <w:rsid w:val="00DE405E"/>
    <w:rsid w:val="00DE483F"/>
    <w:rsid w:val="00DE49CD"/>
    <w:rsid w:val="00DE5288"/>
    <w:rsid w:val="00DE584A"/>
    <w:rsid w:val="00DE6076"/>
    <w:rsid w:val="00DE75C8"/>
    <w:rsid w:val="00DE7A8F"/>
    <w:rsid w:val="00DE7CFF"/>
    <w:rsid w:val="00DF1647"/>
    <w:rsid w:val="00DF2140"/>
    <w:rsid w:val="00DF2C4F"/>
    <w:rsid w:val="00DF584F"/>
    <w:rsid w:val="00DF651E"/>
    <w:rsid w:val="00E0015B"/>
    <w:rsid w:val="00E026AA"/>
    <w:rsid w:val="00E116BA"/>
    <w:rsid w:val="00E133EA"/>
    <w:rsid w:val="00E139F0"/>
    <w:rsid w:val="00E13DC6"/>
    <w:rsid w:val="00E1448B"/>
    <w:rsid w:val="00E14C4A"/>
    <w:rsid w:val="00E1528F"/>
    <w:rsid w:val="00E16BED"/>
    <w:rsid w:val="00E20722"/>
    <w:rsid w:val="00E2107B"/>
    <w:rsid w:val="00E2253A"/>
    <w:rsid w:val="00E2291E"/>
    <w:rsid w:val="00E23041"/>
    <w:rsid w:val="00E24591"/>
    <w:rsid w:val="00E24752"/>
    <w:rsid w:val="00E26B73"/>
    <w:rsid w:val="00E27C86"/>
    <w:rsid w:val="00E30DA8"/>
    <w:rsid w:val="00E30DD2"/>
    <w:rsid w:val="00E3186E"/>
    <w:rsid w:val="00E42035"/>
    <w:rsid w:val="00E42876"/>
    <w:rsid w:val="00E42A02"/>
    <w:rsid w:val="00E42C08"/>
    <w:rsid w:val="00E4618E"/>
    <w:rsid w:val="00E466C5"/>
    <w:rsid w:val="00E47E0D"/>
    <w:rsid w:val="00E501F3"/>
    <w:rsid w:val="00E50949"/>
    <w:rsid w:val="00E51328"/>
    <w:rsid w:val="00E5139E"/>
    <w:rsid w:val="00E532D1"/>
    <w:rsid w:val="00E541B5"/>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232A"/>
    <w:rsid w:val="00E8318A"/>
    <w:rsid w:val="00E83759"/>
    <w:rsid w:val="00E83B57"/>
    <w:rsid w:val="00E83E17"/>
    <w:rsid w:val="00E84607"/>
    <w:rsid w:val="00E847C9"/>
    <w:rsid w:val="00E908BE"/>
    <w:rsid w:val="00E9344A"/>
    <w:rsid w:val="00E959F4"/>
    <w:rsid w:val="00E9650A"/>
    <w:rsid w:val="00E96571"/>
    <w:rsid w:val="00E96C37"/>
    <w:rsid w:val="00E96ECB"/>
    <w:rsid w:val="00E97269"/>
    <w:rsid w:val="00EA0519"/>
    <w:rsid w:val="00EA0C70"/>
    <w:rsid w:val="00EA13ED"/>
    <w:rsid w:val="00EA1877"/>
    <w:rsid w:val="00EA23D9"/>
    <w:rsid w:val="00EA2632"/>
    <w:rsid w:val="00EA757A"/>
    <w:rsid w:val="00EB0CBC"/>
    <w:rsid w:val="00EB168C"/>
    <w:rsid w:val="00EB4E00"/>
    <w:rsid w:val="00EB637F"/>
    <w:rsid w:val="00EB709B"/>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13F1"/>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022C"/>
    <w:rsid w:val="00F31ED2"/>
    <w:rsid w:val="00F3357B"/>
    <w:rsid w:val="00F33854"/>
    <w:rsid w:val="00F34214"/>
    <w:rsid w:val="00F3431B"/>
    <w:rsid w:val="00F34371"/>
    <w:rsid w:val="00F34C26"/>
    <w:rsid w:val="00F400A8"/>
    <w:rsid w:val="00F4103C"/>
    <w:rsid w:val="00F438EE"/>
    <w:rsid w:val="00F47E32"/>
    <w:rsid w:val="00F512B2"/>
    <w:rsid w:val="00F55BC2"/>
    <w:rsid w:val="00F5611D"/>
    <w:rsid w:val="00F56B79"/>
    <w:rsid w:val="00F60B4F"/>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2359"/>
    <w:rsid w:val="00FB3038"/>
    <w:rsid w:val="00FB7327"/>
    <w:rsid w:val="00FC081E"/>
    <w:rsid w:val="00FC14DE"/>
    <w:rsid w:val="00FC273D"/>
    <w:rsid w:val="00FC363C"/>
    <w:rsid w:val="00FC540E"/>
    <w:rsid w:val="00FC5624"/>
    <w:rsid w:val="00FC66DD"/>
    <w:rsid w:val="00FC6C65"/>
    <w:rsid w:val="00FD15FD"/>
    <w:rsid w:val="00FD27C2"/>
    <w:rsid w:val="00FD2952"/>
    <w:rsid w:val="00FD2ED4"/>
    <w:rsid w:val="00FD627C"/>
    <w:rsid w:val="00FD6439"/>
    <w:rsid w:val="00FD7975"/>
    <w:rsid w:val="00FD7A2E"/>
    <w:rsid w:val="00FE2365"/>
    <w:rsid w:val="00FE65F4"/>
    <w:rsid w:val="00FE67B4"/>
    <w:rsid w:val="00FE6A63"/>
    <w:rsid w:val="00FE6E85"/>
    <w:rsid w:val="00FF09AC"/>
    <w:rsid w:val="00FF1A9D"/>
    <w:rsid w:val="00FF3EC2"/>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styleId="UnresolvedMention">
    <w:name w:val="Unresolved Mention"/>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517548135">
      <w:bodyDiv w:val="1"/>
      <w:marLeft w:val="0"/>
      <w:marRight w:val="0"/>
      <w:marTop w:val="0"/>
      <w:marBottom w:val="0"/>
      <w:divBdr>
        <w:top w:val="none" w:sz="0" w:space="0" w:color="auto"/>
        <w:left w:val="none" w:sz="0" w:space="0" w:color="auto"/>
        <w:bottom w:val="none" w:sz="0" w:space="0" w:color="auto"/>
        <w:right w:val="none" w:sz="0" w:space="0" w:color="auto"/>
      </w:divBdr>
    </w:div>
    <w:div w:id="573708326">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65012881">
      <w:bodyDiv w:val="1"/>
      <w:marLeft w:val="0"/>
      <w:marRight w:val="0"/>
      <w:marTop w:val="0"/>
      <w:marBottom w:val="0"/>
      <w:divBdr>
        <w:top w:val="none" w:sz="0" w:space="0" w:color="auto"/>
        <w:left w:val="none" w:sz="0" w:space="0" w:color="auto"/>
        <w:bottom w:val="none" w:sz="0" w:space="0" w:color="auto"/>
        <w:right w:val="none" w:sz="0" w:space="0" w:color="auto"/>
      </w:divBdr>
      <w:divsChild>
        <w:div w:id="1201091952">
          <w:marLeft w:val="0"/>
          <w:marRight w:val="0"/>
          <w:marTop w:val="0"/>
          <w:marBottom w:val="0"/>
          <w:divBdr>
            <w:top w:val="none" w:sz="0" w:space="0" w:color="auto"/>
            <w:left w:val="none" w:sz="0" w:space="0" w:color="auto"/>
            <w:bottom w:val="none" w:sz="0" w:space="0" w:color="auto"/>
            <w:right w:val="none" w:sz="0" w:space="0" w:color="auto"/>
          </w:divBdr>
          <w:divsChild>
            <w:div w:id="573702179">
              <w:marLeft w:val="0"/>
              <w:marRight w:val="0"/>
              <w:marTop w:val="0"/>
              <w:marBottom w:val="0"/>
              <w:divBdr>
                <w:top w:val="none" w:sz="0" w:space="0" w:color="auto"/>
                <w:left w:val="none" w:sz="0" w:space="0" w:color="auto"/>
                <w:bottom w:val="none" w:sz="0" w:space="0" w:color="auto"/>
                <w:right w:val="none" w:sz="0" w:space="0" w:color="auto"/>
              </w:divBdr>
              <w:divsChild>
                <w:div w:id="2026983030">
                  <w:marLeft w:val="0"/>
                  <w:marRight w:val="0"/>
                  <w:marTop w:val="0"/>
                  <w:marBottom w:val="0"/>
                  <w:divBdr>
                    <w:top w:val="none" w:sz="0" w:space="0" w:color="auto"/>
                    <w:left w:val="none" w:sz="0" w:space="0" w:color="auto"/>
                    <w:bottom w:val="none" w:sz="0" w:space="0" w:color="auto"/>
                    <w:right w:val="none" w:sz="0" w:space="0" w:color="auto"/>
                  </w:divBdr>
                  <w:divsChild>
                    <w:div w:id="12878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37555472">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04919544">
      <w:bodyDiv w:val="1"/>
      <w:marLeft w:val="0"/>
      <w:marRight w:val="0"/>
      <w:marTop w:val="0"/>
      <w:marBottom w:val="0"/>
      <w:divBdr>
        <w:top w:val="none" w:sz="0" w:space="0" w:color="auto"/>
        <w:left w:val="none" w:sz="0" w:space="0" w:color="auto"/>
        <w:bottom w:val="none" w:sz="0" w:space="0" w:color="auto"/>
        <w:right w:val="none" w:sz="0" w:space="0" w:color="auto"/>
      </w:divBdr>
    </w:div>
    <w:div w:id="1339773089">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429547780">
      <w:bodyDiv w:val="1"/>
      <w:marLeft w:val="0"/>
      <w:marRight w:val="0"/>
      <w:marTop w:val="0"/>
      <w:marBottom w:val="0"/>
      <w:divBdr>
        <w:top w:val="none" w:sz="0" w:space="0" w:color="auto"/>
        <w:left w:val="none" w:sz="0" w:space="0" w:color="auto"/>
        <w:bottom w:val="none" w:sz="0" w:space="0" w:color="auto"/>
        <w:right w:val="none" w:sz="0" w:space="0" w:color="auto"/>
      </w:divBdr>
    </w:div>
    <w:div w:id="1432315608">
      <w:bodyDiv w:val="1"/>
      <w:marLeft w:val="0"/>
      <w:marRight w:val="0"/>
      <w:marTop w:val="0"/>
      <w:marBottom w:val="0"/>
      <w:divBdr>
        <w:top w:val="none" w:sz="0" w:space="0" w:color="auto"/>
        <w:left w:val="none" w:sz="0" w:space="0" w:color="auto"/>
        <w:bottom w:val="none" w:sz="0" w:space="0" w:color="auto"/>
        <w:right w:val="none" w:sz="0" w:space="0" w:color="auto"/>
      </w:divBdr>
    </w:div>
    <w:div w:id="1531529209">
      <w:bodyDiv w:val="1"/>
      <w:marLeft w:val="0"/>
      <w:marRight w:val="0"/>
      <w:marTop w:val="0"/>
      <w:marBottom w:val="0"/>
      <w:divBdr>
        <w:top w:val="none" w:sz="0" w:space="0" w:color="auto"/>
        <w:left w:val="none" w:sz="0" w:space="0" w:color="auto"/>
        <w:bottom w:val="none" w:sz="0" w:space="0" w:color="auto"/>
        <w:right w:val="none" w:sz="0" w:space="0" w:color="auto"/>
      </w:divBdr>
    </w:div>
    <w:div w:id="1567839228">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5695694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735153224">
      <w:bodyDiv w:val="1"/>
      <w:marLeft w:val="0"/>
      <w:marRight w:val="0"/>
      <w:marTop w:val="0"/>
      <w:marBottom w:val="0"/>
      <w:divBdr>
        <w:top w:val="none" w:sz="0" w:space="0" w:color="auto"/>
        <w:left w:val="none" w:sz="0" w:space="0" w:color="auto"/>
        <w:bottom w:val="none" w:sz="0" w:space="0" w:color="auto"/>
        <w:right w:val="none" w:sz="0" w:space="0" w:color="auto"/>
      </w:divBdr>
    </w:div>
    <w:div w:id="1777207969">
      <w:bodyDiv w:val="1"/>
      <w:marLeft w:val="0"/>
      <w:marRight w:val="0"/>
      <w:marTop w:val="0"/>
      <w:marBottom w:val="0"/>
      <w:divBdr>
        <w:top w:val="none" w:sz="0" w:space="0" w:color="auto"/>
        <w:left w:val="none" w:sz="0" w:space="0" w:color="auto"/>
        <w:bottom w:val="none" w:sz="0" w:space="0" w:color="auto"/>
        <w:right w:val="none" w:sz="0" w:space="0" w:color="auto"/>
      </w:divBdr>
      <w:divsChild>
        <w:div w:id="1175925006">
          <w:marLeft w:val="0"/>
          <w:marRight w:val="0"/>
          <w:marTop w:val="0"/>
          <w:marBottom w:val="0"/>
          <w:divBdr>
            <w:top w:val="none" w:sz="0" w:space="0" w:color="auto"/>
            <w:left w:val="none" w:sz="0" w:space="0" w:color="auto"/>
            <w:bottom w:val="none" w:sz="0" w:space="0" w:color="auto"/>
            <w:right w:val="none" w:sz="0" w:space="0" w:color="auto"/>
          </w:divBdr>
          <w:divsChild>
            <w:div w:id="663556152">
              <w:marLeft w:val="0"/>
              <w:marRight w:val="0"/>
              <w:marTop w:val="0"/>
              <w:marBottom w:val="0"/>
              <w:divBdr>
                <w:top w:val="none" w:sz="0" w:space="0" w:color="auto"/>
                <w:left w:val="none" w:sz="0" w:space="0" w:color="auto"/>
                <w:bottom w:val="none" w:sz="0" w:space="0" w:color="auto"/>
                <w:right w:val="none" w:sz="0" w:space="0" w:color="auto"/>
              </w:divBdr>
              <w:divsChild>
                <w:div w:id="372845645">
                  <w:marLeft w:val="0"/>
                  <w:marRight w:val="0"/>
                  <w:marTop w:val="0"/>
                  <w:marBottom w:val="0"/>
                  <w:divBdr>
                    <w:top w:val="none" w:sz="0" w:space="0" w:color="auto"/>
                    <w:left w:val="none" w:sz="0" w:space="0" w:color="auto"/>
                    <w:bottom w:val="none" w:sz="0" w:space="0" w:color="auto"/>
                    <w:right w:val="none" w:sz="0" w:space="0" w:color="auto"/>
                  </w:divBdr>
                  <w:divsChild>
                    <w:div w:id="7267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3938">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1909608941">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lilywang1988/eSIR" TargetMode="External"/><Relationship Id="rId18" Type="http://schemas.openxmlformats.org/officeDocument/2006/relationships/header" Target="header1.xml"/><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tiff"/><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hyperlink" Target="https://www.bbc.com/news/world-asia-india-5229076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hyperlink" Target="https://en.wikipedia.org/wiki/Indian_state_government_responses_to_the_COVID-19_pandemic" TargetMode="External"/><Relationship Id="rId10" Type="http://schemas.openxmlformats.org/officeDocument/2006/relationships/hyperlink" Target="https://github.com/umich-cphds/cov-ind-19" TargetMode="External"/><Relationship Id="rId19" Type="http://schemas.openxmlformats.org/officeDocument/2006/relationships/footer" Target="footer1.xml"/><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hyperlink" Target="https://github.com/lilywang1988/eSIR"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DD346A-32F1-1648-80C0-1CDEC920A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62</Pages>
  <Words>44070</Words>
  <Characters>251199</Characters>
  <Application>Microsoft Office Word</Application>
  <DocSecurity>0</DocSecurity>
  <Lines>2093</Lines>
  <Paragraphs>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136</cp:revision>
  <cp:lastPrinted>2021-03-22T11:11:00Z</cp:lastPrinted>
  <dcterms:created xsi:type="dcterms:W3CDTF">2020-09-22T01:04:00Z</dcterms:created>
  <dcterms:modified xsi:type="dcterms:W3CDTF">2021-03-24T12:26:00Z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id="T0Fa4z4R"/&gt;&lt;style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