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3" w14:textId="09FA9BE0" w:rsidR="00443353" w:rsidRPr="00331806" w:rsidRDefault="00AB0C46" w:rsidP="00487208">
      <w:pPr>
        <w:spacing w:line="480" w:lineRule="auto"/>
        <w:jc w:val="center"/>
        <w:rPr>
          <w:bCs/>
          <w:i/>
          <w:iCs/>
        </w:rPr>
      </w:pPr>
      <w:r w:rsidRPr="00331806">
        <w:rPr>
          <w:bCs/>
          <w:i/>
          <w:iCs/>
        </w:rPr>
        <w:t xml:space="preserve">A comparison of </w:t>
      </w:r>
      <w:r w:rsidR="005460DC" w:rsidRPr="00331806">
        <w:rPr>
          <w:bCs/>
          <w:i/>
          <w:iCs/>
        </w:rPr>
        <w:t xml:space="preserve">five </w:t>
      </w:r>
      <w:r w:rsidRPr="00331806">
        <w:rPr>
          <w:bCs/>
          <w:i/>
          <w:iCs/>
        </w:rPr>
        <w:t>epidemiological models for transmission of SARS-CoV-2 in India</w:t>
      </w:r>
    </w:p>
    <w:p w14:paraId="666EED6D" w14:textId="48975C5E" w:rsidR="00A813E3" w:rsidRDefault="00A813E3" w:rsidP="00487208">
      <w:pPr>
        <w:spacing w:line="480" w:lineRule="auto"/>
        <w:jc w:val="both"/>
      </w:pPr>
    </w:p>
    <w:p w14:paraId="70439E12" w14:textId="184B0B71" w:rsidR="00A813E3" w:rsidRDefault="00A43FC1" w:rsidP="00487208">
      <w:pPr>
        <w:spacing w:line="480" w:lineRule="auto"/>
        <w:jc w:val="both"/>
        <w:rPr>
          <w:vertAlign w:val="superscript"/>
        </w:rPr>
      </w:pPr>
      <w:r>
        <w:t>Soumik Purkayastha</w:t>
      </w:r>
      <w:r w:rsidR="005460DC">
        <w:rPr>
          <w:vertAlign w:val="superscript"/>
        </w:rPr>
        <w:t>1</w:t>
      </w:r>
      <w:r>
        <w:t xml:space="preserve">, </w:t>
      </w:r>
      <w:proofErr w:type="spellStart"/>
      <w:r>
        <w:t>Rupam</w:t>
      </w:r>
      <w:proofErr w:type="spellEnd"/>
      <w:r>
        <w:t xml:space="preserve"> Bhattacharyya</w:t>
      </w:r>
      <w:r w:rsidR="005460DC">
        <w:rPr>
          <w:vertAlign w:val="superscript"/>
        </w:rPr>
        <w:t>1</w:t>
      </w:r>
      <w:r>
        <w:t xml:space="preserve">, </w:t>
      </w:r>
      <w:proofErr w:type="spellStart"/>
      <w:r w:rsidR="00A813E3">
        <w:t>Ritwik</w:t>
      </w:r>
      <w:proofErr w:type="spellEnd"/>
      <w:r w:rsidR="00621F4D">
        <w:t xml:space="preserve"> Bhaduri</w:t>
      </w:r>
      <w:r w:rsidR="005460DC">
        <w:rPr>
          <w:vertAlign w:val="superscript"/>
        </w:rPr>
        <w:t>2</w:t>
      </w:r>
      <w:r>
        <w:t xml:space="preserve">, </w:t>
      </w:r>
      <w:proofErr w:type="spellStart"/>
      <w:r w:rsidR="00A813E3">
        <w:t>Ritoban</w:t>
      </w:r>
      <w:proofErr w:type="spellEnd"/>
      <w:r w:rsidR="00621F4D">
        <w:t xml:space="preserve"> Kundu</w:t>
      </w:r>
      <w:r w:rsidR="005460DC">
        <w:rPr>
          <w:vertAlign w:val="superscript"/>
        </w:rPr>
        <w:t>2</w:t>
      </w:r>
      <w:r>
        <w:t xml:space="preserve">, </w:t>
      </w:r>
      <w:proofErr w:type="spellStart"/>
      <w:r w:rsidR="00A813E3">
        <w:t>Xuelin</w:t>
      </w:r>
      <w:proofErr w:type="spellEnd"/>
      <w:r w:rsidR="00621F4D">
        <w:t xml:space="preserve"> Gu</w:t>
      </w:r>
      <w:r w:rsidR="005460DC">
        <w:rPr>
          <w:vertAlign w:val="superscript"/>
        </w:rPr>
        <w:t>1,3</w:t>
      </w:r>
      <w:r>
        <w:t xml:space="preserve">, </w:t>
      </w:r>
      <w:r w:rsidR="00A813E3">
        <w:t>Maxwell Salvatore</w:t>
      </w:r>
      <w:r w:rsidR="005460DC">
        <w:rPr>
          <w:vertAlign w:val="superscript"/>
        </w:rPr>
        <w:t>1,3,4</w:t>
      </w:r>
      <w:r>
        <w:t>, Swapnil Mishra</w:t>
      </w:r>
      <w:r w:rsidR="005460DC">
        <w:rPr>
          <w:vertAlign w:val="superscript"/>
        </w:rPr>
        <w:t>5</w:t>
      </w:r>
      <w:r>
        <w:t xml:space="preserve">, </w:t>
      </w:r>
      <w:r w:rsidR="00A813E3">
        <w:t>Bhramar Mukherjee</w:t>
      </w:r>
      <w:r w:rsidR="005460DC">
        <w:rPr>
          <w:vertAlign w:val="superscript"/>
        </w:rPr>
        <w:t>1,3,4</w:t>
      </w:r>
      <w:r w:rsidR="007A2FCB">
        <w:rPr>
          <w:vertAlign w:val="superscript"/>
        </w:rPr>
        <w:t xml:space="preserve"> *</w:t>
      </w:r>
    </w:p>
    <w:p w14:paraId="07C5F367" w14:textId="50176E64" w:rsidR="005460DC" w:rsidRDefault="005460DC" w:rsidP="00487208">
      <w:pPr>
        <w:spacing w:line="480" w:lineRule="auto"/>
        <w:jc w:val="both"/>
        <w:rPr>
          <w:vertAlign w:val="superscript"/>
        </w:rPr>
      </w:pPr>
    </w:p>
    <w:p w14:paraId="2DF2C01B" w14:textId="2CF54D06" w:rsidR="005460DC" w:rsidRDefault="005460DC" w:rsidP="00487208">
      <w:pPr>
        <w:spacing w:line="480" w:lineRule="auto"/>
        <w:jc w:val="both"/>
      </w:pPr>
      <w:r>
        <w:rPr>
          <w:vertAlign w:val="superscript"/>
        </w:rPr>
        <w:t>1</w:t>
      </w:r>
      <w:r>
        <w:t>Department of Biostatistics, University of Michigan, Ann Arbor, MI 48109, USA</w:t>
      </w:r>
    </w:p>
    <w:p w14:paraId="7DA3E000" w14:textId="02E210DC" w:rsidR="005460DC" w:rsidRDefault="005460DC" w:rsidP="00487208">
      <w:pPr>
        <w:spacing w:line="480" w:lineRule="auto"/>
        <w:jc w:val="both"/>
      </w:pPr>
      <w:r>
        <w:rPr>
          <w:vertAlign w:val="superscript"/>
        </w:rPr>
        <w:t>2</w:t>
      </w:r>
      <w:r>
        <w:t>Indian Statistical Institute, Kolkata, West Bengal, India</w:t>
      </w:r>
    </w:p>
    <w:p w14:paraId="43F5008A" w14:textId="35AD73D5" w:rsidR="005460DC" w:rsidRDefault="005460DC" w:rsidP="00487208">
      <w:pPr>
        <w:spacing w:line="480" w:lineRule="auto"/>
        <w:jc w:val="both"/>
      </w:pPr>
      <w:r>
        <w:rPr>
          <w:vertAlign w:val="superscript"/>
        </w:rPr>
        <w:t>3</w:t>
      </w:r>
      <w:r>
        <w:t>Center for Precision Health Data Science, University of Michigan, Ann Arbor, MI 48109, USA</w:t>
      </w:r>
    </w:p>
    <w:p w14:paraId="477A62D3" w14:textId="563DF6FE" w:rsidR="005460DC" w:rsidRDefault="005460DC" w:rsidP="00487208">
      <w:pPr>
        <w:spacing w:line="480" w:lineRule="auto"/>
        <w:jc w:val="both"/>
      </w:pPr>
      <w:r>
        <w:rPr>
          <w:vertAlign w:val="superscript"/>
        </w:rPr>
        <w:t>4</w:t>
      </w:r>
      <w:r>
        <w:t>Department of Epidemiology, University</w:t>
      </w:r>
      <w:r w:rsidRPr="005460DC">
        <w:t xml:space="preserve"> </w:t>
      </w:r>
      <w:r>
        <w:t>of Michigan, Ann Arbor, MI 48109, USA</w:t>
      </w:r>
    </w:p>
    <w:p w14:paraId="2239608B" w14:textId="561130F9" w:rsidR="005B6D8C" w:rsidRPr="005B6D8C" w:rsidRDefault="005B6D8C" w:rsidP="00487208">
      <w:pPr>
        <w:spacing w:line="480" w:lineRule="auto"/>
        <w:jc w:val="both"/>
      </w:pPr>
      <w:r w:rsidRPr="005B6D8C">
        <w:rPr>
          <w:vertAlign w:val="superscript"/>
        </w:rPr>
        <w:t>5</w:t>
      </w:r>
      <w:r>
        <w:t>School of Public Health, Imperial College London, London, W2 1PG, UK</w:t>
      </w:r>
    </w:p>
    <w:p w14:paraId="4FA1263E" w14:textId="11245C3B" w:rsidR="009767F7" w:rsidRDefault="009767F7" w:rsidP="00487208">
      <w:pPr>
        <w:spacing w:line="480" w:lineRule="auto"/>
        <w:jc w:val="both"/>
      </w:pPr>
    </w:p>
    <w:p w14:paraId="55742230" w14:textId="661F1163" w:rsidR="004B1749" w:rsidRDefault="007A2FCB" w:rsidP="00487208">
      <w:pPr>
        <w:spacing w:line="480" w:lineRule="auto"/>
        <w:jc w:val="both"/>
        <w:rPr>
          <w:b/>
        </w:rPr>
      </w:pPr>
      <w:r>
        <w:t xml:space="preserve">*corresponding author. Email: </w:t>
      </w:r>
      <w:hyperlink r:id="rId9" w:history="1">
        <w:r w:rsidR="00AF2967" w:rsidRPr="00121F2F">
          <w:rPr>
            <w:rStyle w:val="Hyperlink"/>
          </w:rPr>
          <w:t>bhramar@umich.edu</w:t>
        </w:r>
      </w:hyperlink>
    </w:p>
    <w:p w14:paraId="092ABB0E" w14:textId="77777777" w:rsidR="00BD6AEE" w:rsidRDefault="00BD6AEE" w:rsidP="00487208">
      <w:pPr>
        <w:spacing w:line="480" w:lineRule="auto"/>
        <w:jc w:val="both"/>
        <w:rPr>
          <w:b/>
        </w:rPr>
        <w:sectPr w:rsidR="00BD6AEE" w:rsidSect="007B621F">
          <w:headerReference w:type="default" r:id="rId10"/>
          <w:footerReference w:type="even" r:id="rId11"/>
          <w:footerReference w:type="default" r:id="rId12"/>
          <w:type w:val="continuous"/>
          <w:pgSz w:w="12240" w:h="15840"/>
          <w:pgMar w:top="1134" w:right="1134" w:bottom="1693" w:left="1134" w:header="0" w:footer="1134" w:gutter="0"/>
          <w:lnNumType w:countBy="1" w:restart="continuous"/>
          <w:cols w:space="720"/>
          <w:docGrid w:linePitch="326"/>
        </w:sectPr>
      </w:pPr>
    </w:p>
    <w:p w14:paraId="22DEB54C" w14:textId="77777777" w:rsidR="007B621F" w:rsidRDefault="007B621F" w:rsidP="00487208">
      <w:pPr>
        <w:spacing w:line="480" w:lineRule="auto"/>
        <w:jc w:val="both"/>
        <w:rPr>
          <w:b/>
          <w:i/>
          <w:iCs/>
        </w:rPr>
      </w:pPr>
    </w:p>
    <w:p w14:paraId="08B3E919" w14:textId="77777777" w:rsidR="007B621F" w:rsidRDefault="007B621F" w:rsidP="00487208">
      <w:pPr>
        <w:spacing w:line="480" w:lineRule="auto"/>
        <w:jc w:val="both"/>
        <w:rPr>
          <w:b/>
          <w:i/>
          <w:iCs/>
        </w:rPr>
      </w:pPr>
    </w:p>
    <w:p w14:paraId="4CD4C1A1" w14:textId="77777777" w:rsidR="007B621F" w:rsidRDefault="007B621F" w:rsidP="00487208">
      <w:pPr>
        <w:spacing w:line="480" w:lineRule="auto"/>
        <w:jc w:val="both"/>
        <w:rPr>
          <w:b/>
          <w:i/>
          <w:iCs/>
        </w:rPr>
      </w:pPr>
    </w:p>
    <w:p w14:paraId="604F7724" w14:textId="77777777" w:rsidR="007B621F" w:rsidRDefault="007B621F" w:rsidP="00487208">
      <w:pPr>
        <w:spacing w:line="480" w:lineRule="auto"/>
        <w:jc w:val="both"/>
        <w:rPr>
          <w:b/>
          <w:i/>
          <w:iCs/>
        </w:rPr>
      </w:pPr>
    </w:p>
    <w:p w14:paraId="46FAC328" w14:textId="77777777" w:rsidR="007B621F" w:rsidRDefault="007B621F" w:rsidP="00487208">
      <w:pPr>
        <w:spacing w:line="480" w:lineRule="auto"/>
        <w:jc w:val="both"/>
        <w:rPr>
          <w:b/>
          <w:i/>
          <w:iCs/>
        </w:rPr>
      </w:pPr>
    </w:p>
    <w:p w14:paraId="68DE6C41" w14:textId="56E5BFC5" w:rsidR="00BD6AEE" w:rsidRPr="0049733F" w:rsidRDefault="00AC6627" w:rsidP="00487208">
      <w:pPr>
        <w:spacing w:line="480" w:lineRule="auto"/>
        <w:jc w:val="both"/>
        <w:rPr>
          <w:b/>
          <w:i/>
          <w:iCs/>
        </w:rPr>
      </w:pPr>
      <w:r w:rsidRPr="0049733F">
        <w:rPr>
          <w:b/>
          <w:i/>
          <w:iCs/>
        </w:rPr>
        <w:lastRenderedPageBreak/>
        <w:t>ABSTRACT</w:t>
      </w:r>
    </w:p>
    <w:p w14:paraId="7F7E244B" w14:textId="55605903" w:rsidR="0049733F" w:rsidRPr="0049733F" w:rsidRDefault="00E026AA" w:rsidP="00487208">
      <w:pPr>
        <w:spacing w:line="480" w:lineRule="auto"/>
        <w:jc w:val="both"/>
        <w:rPr>
          <w:bCs/>
          <w:i/>
          <w:iCs/>
        </w:rPr>
      </w:pPr>
      <w:r w:rsidRPr="0049733F">
        <w:rPr>
          <w:bCs/>
          <w:i/>
          <w:iCs/>
        </w:rPr>
        <w:t>Background</w:t>
      </w:r>
    </w:p>
    <w:p w14:paraId="4D78F938" w14:textId="77777777" w:rsidR="0049733F" w:rsidRDefault="00BD6AEE" w:rsidP="00487208">
      <w:pPr>
        <w:spacing w:line="480" w:lineRule="auto"/>
        <w:jc w:val="both"/>
        <w:rPr>
          <w:bCs/>
        </w:rPr>
      </w:pPr>
      <w:r w:rsidRPr="007A7868">
        <w:rPr>
          <w:bCs/>
        </w:rPr>
        <w:t>Many popular disease transmission models have helped nations respond to the COVID-19 pandemic by informing decisions about pandemic planning, resource allocation, implementation of social distancing measures and other non-pharmaceutical interventions. We study how five epidemiological models forecast and assess the course of the pandemic in India: a baseline model, an extended SIR (</w:t>
      </w:r>
      <w:proofErr w:type="spellStart"/>
      <w:r w:rsidRPr="007A7868">
        <w:rPr>
          <w:bCs/>
        </w:rPr>
        <w:t>eSIR</w:t>
      </w:r>
      <w:proofErr w:type="spellEnd"/>
      <w:r w:rsidRPr="007A7868">
        <w:rPr>
          <w:bCs/>
        </w:rPr>
        <w:t>) model, two extended SEIR (SAPHIRE and SEIR-</w:t>
      </w:r>
      <w:proofErr w:type="spellStart"/>
      <w:r w:rsidRPr="007A7868">
        <w:rPr>
          <w:bCs/>
          <w:i/>
          <w:iCs/>
        </w:rPr>
        <w:t>fansy</w:t>
      </w:r>
      <w:proofErr w:type="spellEnd"/>
      <w:r w:rsidRPr="007A7868">
        <w:rPr>
          <w:bCs/>
        </w:rPr>
        <w:t xml:space="preserve">) models, and a semi-mechanistic Bayesian hierarchical model (ICM). </w:t>
      </w:r>
    </w:p>
    <w:p w14:paraId="77A96591" w14:textId="79A51942" w:rsidR="0049733F" w:rsidRPr="0049733F" w:rsidRDefault="00E026AA" w:rsidP="00487208">
      <w:pPr>
        <w:spacing w:line="480" w:lineRule="auto"/>
        <w:jc w:val="both"/>
        <w:rPr>
          <w:bCs/>
          <w:i/>
          <w:iCs/>
        </w:rPr>
      </w:pPr>
      <w:r w:rsidRPr="0049733F">
        <w:rPr>
          <w:bCs/>
          <w:i/>
          <w:iCs/>
        </w:rPr>
        <w:t>Methods</w:t>
      </w:r>
    </w:p>
    <w:p w14:paraId="7916D53B" w14:textId="7A1A0C40" w:rsidR="0049733F" w:rsidRDefault="00BD6AEE" w:rsidP="00487208">
      <w:pPr>
        <w:spacing w:line="480" w:lineRule="auto"/>
        <w:jc w:val="both"/>
        <w:rPr>
          <w:bCs/>
        </w:rPr>
      </w:pPr>
      <w:r w:rsidRPr="007A7868">
        <w:rPr>
          <w:bCs/>
        </w:rPr>
        <w:t xml:space="preserve">Using COVID-19 data for India from March 15 to </w:t>
      </w:r>
      <w:del w:id="0" w:author="Soumik Purkayastha" w:date="2021-03-18T15:15:00Z">
        <w:r w:rsidRPr="007A7868" w:rsidDel="00B65663">
          <w:rPr>
            <w:bCs/>
          </w:rPr>
          <w:delText>June 18</w:delText>
        </w:r>
      </w:del>
      <w:ins w:id="1" w:author="Soumik Purkayastha" w:date="2021-03-18T15:15:00Z">
        <w:r w:rsidR="00B65663">
          <w:rPr>
            <w:bCs/>
          </w:rPr>
          <w:t>October 15</w:t>
        </w:r>
      </w:ins>
      <w:r w:rsidRPr="007A7868">
        <w:rPr>
          <w:bCs/>
        </w:rPr>
        <w:t xml:space="preserve"> to train the models, we generate predictions from each of the five models from </w:t>
      </w:r>
      <w:del w:id="2" w:author="Soumik Purkayastha" w:date="2021-03-18T15:15:00Z">
        <w:r w:rsidRPr="007A7868" w:rsidDel="00B65663">
          <w:rPr>
            <w:bCs/>
          </w:rPr>
          <w:delText>June 19</w:delText>
        </w:r>
      </w:del>
      <w:ins w:id="3" w:author="Soumik Purkayastha" w:date="2021-03-18T15:15:00Z">
        <w:r w:rsidR="00B65663">
          <w:rPr>
            <w:bCs/>
          </w:rPr>
          <w:t>October 16</w:t>
        </w:r>
      </w:ins>
      <w:r w:rsidRPr="007A7868">
        <w:rPr>
          <w:bCs/>
        </w:rPr>
        <w:t xml:space="preserve"> to </w:t>
      </w:r>
      <w:del w:id="4" w:author="Soumik Purkayastha" w:date="2021-03-18T15:15:00Z">
        <w:r w:rsidRPr="007A7868" w:rsidDel="00B65663">
          <w:rPr>
            <w:bCs/>
          </w:rPr>
          <w:delText>July 18</w:delText>
        </w:r>
      </w:del>
      <w:ins w:id="5" w:author="Soumik Purkayastha" w:date="2021-03-18T15:15:00Z">
        <w:r w:rsidR="00B65663">
          <w:rPr>
            <w:bCs/>
          </w:rPr>
          <w:t>December 31</w:t>
        </w:r>
      </w:ins>
      <w:r w:rsidRPr="007A7868">
        <w:rPr>
          <w:bCs/>
        </w:rPr>
        <w:t xml:space="preserve">. To compare prediction accuracy with respect to </w:t>
      </w:r>
      <w:r w:rsidRPr="007A7868">
        <w:rPr>
          <w:bCs/>
          <w:iCs/>
        </w:rPr>
        <w:t>reported</w:t>
      </w:r>
      <w:r w:rsidRPr="007A7868">
        <w:rPr>
          <w:bCs/>
        </w:rPr>
        <w:t xml:space="preserve"> cumulative and active case counts and cumulative death counts, we compute the symmetric mean absolute prediction error (SMAPE) for each of the five models. </w:t>
      </w:r>
    </w:p>
    <w:p w14:paraId="51F38385" w14:textId="69D41D86" w:rsidR="0049733F" w:rsidRPr="0049733F" w:rsidRDefault="00E026AA" w:rsidP="00487208">
      <w:pPr>
        <w:spacing w:line="480" w:lineRule="auto"/>
        <w:jc w:val="both"/>
        <w:rPr>
          <w:bCs/>
          <w:i/>
          <w:iCs/>
        </w:rPr>
      </w:pPr>
      <w:r w:rsidRPr="0049733F">
        <w:rPr>
          <w:bCs/>
          <w:i/>
          <w:iCs/>
        </w:rPr>
        <w:t>Results</w:t>
      </w:r>
    </w:p>
    <w:p w14:paraId="07E7A01E" w14:textId="005FC291" w:rsidR="00AD70E4" w:rsidRDefault="00BD6AEE" w:rsidP="00487208">
      <w:pPr>
        <w:spacing w:line="480" w:lineRule="auto"/>
        <w:jc w:val="both"/>
        <w:rPr>
          <w:bCs/>
        </w:rPr>
      </w:pPr>
      <w:r w:rsidRPr="00B65663">
        <w:rPr>
          <w:bCs/>
          <w:highlight w:val="yellow"/>
          <w:rPrChange w:id="6" w:author="Soumik Purkayastha" w:date="2021-03-18T15:15:00Z">
            <w:rPr>
              <w:bCs/>
            </w:rPr>
          </w:rPrChange>
        </w:rPr>
        <w:t>For active case counts, SMAPE values are 0.72 (SEIR-</w:t>
      </w:r>
      <w:proofErr w:type="spellStart"/>
      <w:r w:rsidRPr="00B65663">
        <w:rPr>
          <w:bCs/>
          <w:highlight w:val="yellow"/>
          <w:rPrChange w:id="7" w:author="Soumik Purkayastha" w:date="2021-03-18T15:15:00Z">
            <w:rPr>
              <w:bCs/>
            </w:rPr>
          </w:rPrChange>
        </w:rPr>
        <w:t>fansy</w:t>
      </w:r>
      <w:proofErr w:type="spellEnd"/>
      <w:r w:rsidRPr="00B65663">
        <w:rPr>
          <w:bCs/>
          <w:highlight w:val="yellow"/>
          <w:rPrChange w:id="8" w:author="Soumik Purkayastha" w:date="2021-03-18T15:15:00Z">
            <w:rPr>
              <w:bCs/>
            </w:rPr>
          </w:rPrChange>
        </w:rPr>
        <w:t>) and 33.83 (</w:t>
      </w:r>
      <w:proofErr w:type="spellStart"/>
      <w:r w:rsidRPr="00B65663">
        <w:rPr>
          <w:bCs/>
          <w:highlight w:val="yellow"/>
          <w:rPrChange w:id="9" w:author="Soumik Purkayastha" w:date="2021-03-18T15:15:00Z">
            <w:rPr>
              <w:bCs/>
            </w:rPr>
          </w:rPrChange>
        </w:rPr>
        <w:t>eSIR</w:t>
      </w:r>
      <w:proofErr w:type="spellEnd"/>
      <w:r w:rsidRPr="00B65663">
        <w:rPr>
          <w:bCs/>
          <w:highlight w:val="yellow"/>
          <w:rPrChange w:id="10" w:author="Soumik Purkayastha" w:date="2021-03-18T15:15:00Z">
            <w:rPr>
              <w:bCs/>
            </w:rPr>
          </w:rPrChange>
        </w:rPr>
        <w:t>). For cumulative case counts, SMAPE values are 1.76 (baseline) 23. (</w:t>
      </w:r>
      <w:proofErr w:type="spellStart"/>
      <w:r w:rsidRPr="00B65663">
        <w:rPr>
          <w:bCs/>
          <w:highlight w:val="yellow"/>
          <w:rPrChange w:id="11" w:author="Soumik Purkayastha" w:date="2021-03-18T15:15:00Z">
            <w:rPr>
              <w:bCs/>
            </w:rPr>
          </w:rPrChange>
        </w:rPr>
        <w:t>eSIR</w:t>
      </w:r>
      <w:proofErr w:type="spellEnd"/>
      <w:r w:rsidRPr="00B65663">
        <w:rPr>
          <w:bCs/>
          <w:highlight w:val="yellow"/>
          <w:rPrChange w:id="12" w:author="Soumik Purkayastha" w:date="2021-03-18T15:15:00Z">
            <w:rPr>
              <w:bCs/>
            </w:rPr>
          </w:rPrChange>
        </w:rPr>
        <w:t>), 2.07 (SAPHIRE) and 3.20 (SEIR-</w:t>
      </w:r>
      <w:proofErr w:type="spellStart"/>
      <w:r w:rsidRPr="00B65663">
        <w:rPr>
          <w:bCs/>
          <w:i/>
          <w:iCs/>
          <w:highlight w:val="yellow"/>
          <w:rPrChange w:id="13" w:author="Soumik Purkayastha" w:date="2021-03-18T15:15:00Z">
            <w:rPr>
              <w:bCs/>
              <w:i/>
              <w:iCs/>
            </w:rPr>
          </w:rPrChange>
        </w:rPr>
        <w:t>fansy</w:t>
      </w:r>
      <w:proofErr w:type="spellEnd"/>
      <w:r w:rsidRPr="00B65663">
        <w:rPr>
          <w:bCs/>
          <w:highlight w:val="yellow"/>
          <w:rPrChange w:id="14" w:author="Soumik Purkayastha" w:date="2021-03-18T15:15:00Z">
            <w:rPr>
              <w:bCs/>
            </w:rPr>
          </w:rPrChange>
        </w:rPr>
        <w:t>). For cumulative death counts, the SMAPE values are 7.13 (SEIR-</w:t>
      </w:r>
      <w:proofErr w:type="spellStart"/>
      <w:r w:rsidRPr="00B65663">
        <w:rPr>
          <w:bCs/>
          <w:i/>
          <w:iCs/>
          <w:highlight w:val="yellow"/>
          <w:rPrChange w:id="15" w:author="Soumik Purkayastha" w:date="2021-03-18T15:15:00Z">
            <w:rPr>
              <w:bCs/>
              <w:i/>
              <w:iCs/>
            </w:rPr>
          </w:rPrChange>
        </w:rPr>
        <w:t>fansy</w:t>
      </w:r>
      <w:proofErr w:type="spellEnd"/>
      <w:r w:rsidRPr="00B65663">
        <w:rPr>
          <w:bCs/>
          <w:highlight w:val="yellow"/>
          <w:rPrChange w:id="16" w:author="Soumik Purkayastha" w:date="2021-03-18T15:15:00Z">
            <w:rPr>
              <w:bCs/>
            </w:rPr>
          </w:rPrChange>
        </w:rPr>
        <w:t>) and 26.30 (</w:t>
      </w:r>
      <w:proofErr w:type="spellStart"/>
      <w:r w:rsidRPr="00B65663">
        <w:rPr>
          <w:bCs/>
          <w:highlight w:val="yellow"/>
          <w:rPrChange w:id="17" w:author="Soumik Purkayastha" w:date="2021-03-18T15:15:00Z">
            <w:rPr>
              <w:bCs/>
            </w:rPr>
          </w:rPrChange>
        </w:rPr>
        <w:t>eSIR</w:t>
      </w:r>
      <w:proofErr w:type="spellEnd"/>
      <w:r w:rsidRPr="00B65663">
        <w:rPr>
          <w:bCs/>
          <w:highlight w:val="yellow"/>
          <w:rPrChange w:id="18" w:author="Soumik Purkayastha" w:date="2021-03-18T15:15:00Z">
            <w:rPr>
              <w:bCs/>
            </w:rPr>
          </w:rPrChange>
        </w:rPr>
        <w:t>). For cumulative cases and deaths, we compute Pearson’s and Lin’s correlation coefficients to investigate how well the projected and observed reported COVID-counts agree. Three models (SAPHIRE, SEIR-</w:t>
      </w:r>
      <w:proofErr w:type="spellStart"/>
      <w:r w:rsidRPr="00B65663">
        <w:rPr>
          <w:bCs/>
          <w:i/>
          <w:iCs/>
          <w:highlight w:val="yellow"/>
          <w:rPrChange w:id="19" w:author="Soumik Purkayastha" w:date="2021-03-18T15:15:00Z">
            <w:rPr>
              <w:bCs/>
              <w:i/>
              <w:iCs/>
            </w:rPr>
          </w:rPrChange>
        </w:rPr>
        <w:t>fansy</w:t>
      </w:r>
      <w:proofErr w:type="spellEnd"/>
      <w:r w:rsidRPr="00B65663">
        <w:rPr>
          <w:bCs/>
          <w:highlight w:val="yellow"/>
          <w:rPrChange w:id="20" w:author="Soumik Purkayastha" w:date="2021-03-18T15:15:00Z">
            <w:rPr>
              <w:bCs/>
            </w:rPr>
          </w:rPrChange>
        </w:rPr>
        <w:t xml:space="preserve"> and ICM) return total (sum of reported and unreported) counts as well. We compute underreporting factors as of June 30 and note that the SEIR-</w:t>
      </w:r>
      <w:proofErr w:type="spellStart"/>
      <w:r w:rsidRPr="00B65663">
        <w:rPr>
          <w:bCs/>
          <w:i/>
          <w:iCs/>
          <w:highlight w:val="yellow"/>
          <w:rPrChange w:id="21" w:author="Soumik Purkayastha" w:date="2021-03-18T15:15:00Z">
            <w:rPr>
              <w:bCs/>
              <w:i/>
              <w:iCs/>
            </w:rPr>
          </w:rPrChange>
        </w:rPr>
        <w:t>fansy</w:t>
      </w:r>
      <w:proofErr w:type="spellEnd"/>
      <w:r w:rsidRPr="00B65663">
        <w:rPr>
          <w:bCs/>
          <w:i/>
          <w:iCs/>
          <w:highlight w:val="yellow"/>
          <w:rPrChange w:id="22" w:author="Soumik Purkayastha" w:date="2021-03-18T15:15:00Z">
            <w:rPr>
              <w:bCs/>
              <w:i/>
              <w:iCs/>
            </w:rPr>
          </w:rPrChange>
        </w:rPr>
        <w:t xml:space="preserve"> </w:t>
      </w:r>
      <w:r w:rsidRPr="00B65663">
        <w:rPr>
          <w:bCs/>
          <w:highlight w:val="yellow"/>
          <w:rPrChange w:id="23" w:author="Soumik Purkayastha" w:date="2021-03-18T15:15:00Z">
            <w:rPr>
              <w:bCs/>
            </w:rPr>
          </w:rPrChange>
        </w:rPr>
        <w:t xml:space="preserve">model reports the highest underreporting factor for active cases </w:t>
      </w:r>
      <w:r w:rsidRPr="00B65663">
        <w:rPr>
          <w:bCs/>
          <w:highlight w:val="yellow"/>
          <w:rPrChange w:id="24" w:author="Soumik Purkayastha" w:date="2021-03-18T15:15:00Z">
            <w:rPr>
              <w:bCs/>
            </w:rPr>
          </w:rPrChange>
        </w:rPr>
        <w:lastRenderedPageBreak/>
        <w:t>(6.10) and cumulative deaths (3.62), while the SAPHIRE model reports the highest underreporting factor for cumulative cases (27.79).</w:t>
      </w:r>
    </w:p>
    <w:p w14:paraId="74B7DD95" w14:textId="5F7EA8F5" w:rsidR="009C2B9A" w:rsidRDefault="001D2732" w:rsidP="00487208">
      <w:pPr>
        <w:spacing w:line="480" w:lineRule="auto"/>
        <w:jc w:val="both"/>
        <w:rPr>
          <w:bCs/>
          <w:i/>
          <w:iCs/>
        </w:rPr>
      </w:pPr>
      <w:r w:rsidRPr="009C2B9A">
        <w:rPr>
          <w:bCs/>
          <w:i/>
          <w:iCs/>
        </w:rPr>
        <w:t>Conclusions</w:t>
      </w:r>
    </w:p>
    <w:p w14:paraId="383F8F5F" w14:textId="725A519A" w:rsidR="00AD70E4" w:rsidRDefault="00E026AA" w:rsidP="00487208">
      <w:pPr>
        <w:spacing w:line="480" w:lineRule="auto"/>
        <w:jc w:val="both"/>
        <w:rPr>
          <w:bCs/>
        </w:rPr>
      </w:pPr>
      <w:r>
        <w:t xml:space="preserve">In this comparative paper we describe five different models used to study full disease transmission of the SARS-Cov-2 disease transmission in India. While simulation studies are the only gold standard way to compare the accuracy of the models, here we were uniquely poised to compare the projected case-counts against observed data on a test period. Prediction of daily active number of cases does show appreciable variation across models. The largest variability across models is observed in predicting the “total” number of infections including reported and unreported cases.  The degree of under-reporting has been a major concern in India. </w:t>
      </w:r>
    </w:p>
    <w:p w14:paraId="417E8A0E" w14:textId="445C0911" w:rsidR="00AD70E4" w:rsidRPr="001D2732" w:rsidRDefault="00AD70E4" w:rsidP="00487208">
      <w:pPr>
        <w:spacing w:line="480" w:lineRule="auto"/>
        <w:jc w:val="both"/>
        <w:rPr>
          <w:b/>
          <w:i/>
          <w:iCs/>
        </w:rPr>
      </w:pPr>
      <w:r w:rsidRPr="001D2732">
        <w:rPr>
          <w:b/>
          <w:i/>
          <w:iCs/>
        </w:rPr>
        <w:t>KEYWORDS</w:t>
      </w:r>
    </w:p>
    <w:p w14:paraId="49B2D859" w14:textId="77777777" w:rsidR="00AF2967" w:rsidRDefault="00AD70E4" w:rsidP="00487208">
      <w:pPr>
        <w:spacing w:line="480" w:lineRule="auto"/>
        <w:jc w:val="both"/>
        <w:rPr>
          <w:bCs/>
        </w:rPr>
        <w:sectPr w:rsidR="00AF2967" w:rsidSect="007B621F">
          <w:type w:val="continuous"/>
          <w:pgSz w:w="12240" w:h="15840"/>
          <w:pgMar w:top="1138" w:right="1138" w:bottom="1699" w:left="1138" w:header="0" w:footer="1138" w:gutter="0"/>
          <w:lnNumType w:countBy="1" w:restart="continuous"/>
          <w:cols w:space="720"/>
          <w:docGrid w:linePitch="326"/>
        </w:sectPr>
      </w:pPr>
      <w:r>
        <w:rPr>
          <w:bCs/>
        </w:rPr>
        <w:t>Pandemics; SARS Virus; Statistical Models</w:t>
      </w:r>
    </w:p>
    <w:p w14:paraId="0DBE8F59" w14:textId="77777777" w:rsidR="007B621F" w:rsidRDefault="007B621F" w:rsidP="00487208">
      <w:pPr>
        <w:spacing w:line="480" w:lineRule="auto"/>
        <w:jc w:val="both"/>
        <w:rPr>
          <w:b/>
          <w:i/>
          <w:iCs/>
        </w:rPr>
      </w:pPr>
    </w:p>
    <w:p w14:paraId="5EB371EA" w14:textId="77777777" w:rsidR="007B621F" w:rsidRDefault="007B621F" w:rsidP="00487208">
      <w:pPr>
        <w:spacing w:line="480" w:lineRule="auto"/>
        <w:jc w:val="both"/>
        <w:rPr>
          <w:b/>
          <w:i/>
          <w:iCs/>
        </w:rPr>
      </w:pPr>
    </w:p>
    <w:p w14:paraId="3BE47A2D" w14:textId="77777777" w:rsidR="007B621F" w:rsidRDefault="007B621F" w:rsidP="00487208">
      <w:pPr>
        <w:spacing w:line="480" w:lineRule="auto"/>
        <w:jc w:val="both"/>
        <w:rPr>
          <w:b/>
          <w:i/>
          <w:iCs/>
        </w:rPr>
      </w:pPr>
    </w:p>
    <w:p w14:paraId="743398A7" w14:textId="77777777" w:rsidR="007B621F" w:rsidRDefault="007B621F" w:rsidP="00487208">
      <w:pPr>
        <w:spacing w:line="480" w:lineRule="auto"/>
        <w:jc w:val="both"/>
        <w:rPr>
          <w:b/>
          <w:i/>
          <w:iCs/>
        </w:rPr>
      </w:pPr>
    </w:p>
    <w:p w14:paraId="7E8C5F72" w14:textId="77777777" w:rsidR="007B621F" w:rsidRDefault="007B621F" w:rsidP="00487208">
      <w:pPr>
        <w:spacing w:line="480" w:lineRule="auto"/>
        <w:jc w:val="both"/>
        <w:rPr>
          <w:b/>
          <w:i/>
          <w:iCs/>
        </w:rPr>
      </w:pPr>
    </w:p>
    <w:p w14:paraId="75360DF2" w14:textId="77777777" w:rsidR="007B621F" w:rsidRDefault="007B621F" w:rsidP="00487208">
      <w:pPr>
        <w:spacing w:line="480" w:lineRule="auto"/>
        <w:jc w:val="both"/>
        <w:rPr>
          <w:b/>
          <w:i/>
          <w:iCs/>
        </w:rPr>
      </w:pPr>
    </w:p>
    <w:p w14:paraId="3B0F591F" w14:textId="77777777" w:rsidR="007B621F" w:rsidRDefault="007B621F" w:rsidP="00487208">
      <w:pPr>
        <w:spacing w:line="480" w:lineRule="auto"/>
        <w:jc w:val="both"/>
        <w:rPr>
          <w:b/>
          <w:i/>
          <w:iCs/>
        </w:rPr>
      </w:pPr>
    </w:p>
    <w:p w14:paraId="2C1E39B0" w14:textId="486A8F7C" w:rsidR="00AF2967" w:rsidRDefault="00AF2967" w:rsidP="00487208">
      <w:pPr>
        <w:spacing w:line="480" w:lineRule="auto"/>
        <w:jc w:val="both"/>
        <w:rPr>
          <w:b/>
          <w:i/>
          <w:iCs/>
        </w:rPr>
      </w:pPr>
      <w:r w:rsidRPr="00E026AA">
        <w:rPr>
          <w:b/>
          <w:i/>
          <w:iCs/>
        </w:rPr>
        <w:lastRenderedPageBreak/>
        <w:t>DECLARATIONS</w:t>
      </w:r>
    </w:p>
    <w:p w14:paraId="7BA0D207" w14:textId="3F0D66B1" w:rsidR="007B621F" w:rsidRPr="007B621F" w:rsidRDefault="00A1210C" w:rsidP="00487208">
      <w:pPr>
        <w:spacing w:after="0" w:line="480" w:lineRule="auto"/>
      </w:pPr>
      <w:r w:rsidRPr="00A1210C">
        <w:rPr>
          <w:i/>
          <w:iCs/>
        </w:rPr>
        <w:t>Ethics approval and consent to participate</w:t>
      </w:r>
      <w:r>
        <w:rPr>
          <w:i/>
          <w:iCs/>
        </w:rPr>
        <w:t xml:space="preserve">: </w:t>
      </w:r>
      <w:r w:rsidRPr="00A1210C">
        <w:t>Not applicable</w:t>
      </w:r>
    </w:p>
    <w:p w14:paraId="1DDFC3E4" w14:textId="77777777" w:rsidR="007B621F" w:rsidRDefault="00E026AA" w:rsidP="00487208">
      <w:pPr>
        <w:spacing w:line="480" w:lineRule="auto"/>
        <w:jc w:val="both"/>
        <w:rPr>
          <w:bCs/>
          <w:i/>
          <w:iCs/>
        </w:rPr>
      </w:pPr>
      <w:r w:rsidRPr="00E026AA">
        <w:rPr>
          <w:bCs/>
          <w:i/>
          <w:iCs/>
        </w:rPr>
        <w:t>Consent for publication</w:t>
      </w:r>
      <w:r w:rsidR="00A1210C">
        <w:rPr>
          <w:bCs/>
          <w:i/>
          <w:iCs/>
        </w:rPr>
        <w:t xml:space="preserve">: </w:t>
      </w:r>
      <w:r w:rsidR="003E32CE">
        <w:rPr>
          <w:bCs/>
        </w:rPr>
        <w:t>Not applicable</w:t>
      </w:r>
    </w:p>
    <w:p w14:paraId="2DB4B73C" w14:textId="5936942F" w:rsidR="00E026AA" w:rsidRPr="00487208" w:rsidRDefault="00E026AA" w:rsidP="00487208">
      <w:pPr>
        <w:spacing w:line="480" w:lineRule="auto"/>
        <w:jc w:val="both"/>
        <w:rPr>
          <w:rStyle w:val="Hyperlink"/>
          <w:bCs/>
          <w:i/>
          <w:iCs/>
          <w:color w:val="auto"/>
          <w:u w:val="none"/>
        </w:rPr>
      </w:pPr>
      <w:r w:rsidRPr="00292DE4">
        <w:rPr>
          <w:bCs/>
          <w:i/>
          <w:iCs/>
        </w:rPr>
        <w:t>Availability of data and material</w:t>
      </w:r>
      <w:r w:rsidR="00A1210C">
        <w:rPr>
          <w:bCs/>
          <w:i/>
          <w:iCs/>
        </w:rPr>
        <w:t xml:space="preserve">: </w:t>
      </w:r>
      <w:r>
        <w:rPr>
          <w:bCs/>
        </w:rPr>
        <w:t xml:space="preserve">Please visit </w:t>
      </w:r>
      <w:hyperlink r:id="rId13" w:history="1">
        <w:r w:rsidRPr="00121F2F">
          <w:rPr>
            <w:rStyle w:val="Hyperlink"/>
            <w:bCs/>
          </w:rPr>
          <w:t>https://github.com/umich-cphds/cov-ind-19</w:t>
        </w:r>
      </w:hyperlink>
    </w:p>
    <w:p w14:paraId="37D82A39" w14:textId="0D584235" w:rsidR="00E026AA" w:rsidRPr="00487208" w:rsidRDefault="00E026AA" w:rsidP="00487208">
      <w:pPr>
        <w:spacing w:line="480" w:lineRule="auto"/>
      </w:pPr>
      <w:r w:rsidRPr="00292DE4">
        <w:rPr>
          <w:rStyle w:val="Strong"/>
          <w:b w:val="0"/>
          <w:bCs w:val="0"/>
          <w:i/>
          <w:iCs/>
        </w:rPr>
        <w:t>Conflicts of interest/Competing interests</w:t>
      </w:r>
      <w:r w:rsidR="005C26E8">
        <w:rPr>
          <w:b/>
          <w:bCs/>
          <w:i/>
          <w:iCs/>
        </w:rPr>
        <w:t xml:space="preserve">: </w:t>
      </w:r>
      <w:r w:rsidR="007C02A8" w:rsidRPr="007C02A8">
        <w:t>The authors declare that they have no competing interests</w:t>
      </w:r>
      <w:r w:rsidR="007C02A8">
        <w:t>.</w:t>
      </w:r>
    </w:p>
    <w:p w14:paraId="4724F28F" w14:textId="0DF0AF84" w:rsidR="00AF2967" w:rsidRPr="00487208" w:rsidRDefault="00AF2967" w:rsidP="00487208">
      <w:pPr>
        <w:spacing w:line="480" w:lineRule="auto"/>
        <w:jc w:val="both"/>
        <w:rPr>
          <w:bCs/>
          <w:i/>
          <w:iCs/>
        </w:rPr>
      </w:pPr>
      <w:r w:rsidRPr="00292DE4">
        <w:rPr>
          <w:bCs/>
          <w:i/>
          <w:iCs/>
        </w:rPr>
        <w:t>Funding</w:t>
      </w:r>
      <w:r w:rsidR="005C26E8">
        <w:rPr>
          <w:bCs/>
          <w:i/>
          <w:iCs/>
        </w:rPr>
        <w:t xml:space="preserve">: </w:t>
      </w:r>
      <w:r w:rsidRPr="00611EDA">
        <w:t xml:space="preserve">The authors would like to thank the Center for Precision Health Data Sciences at the University of Michigan School of Public Health, The University of Michigan </w:t>
      </w:r>
      <w:proofErr w:type="spellStart"/>
      <w:r w:rsidRPr="00611EDA">
        <w:t>Rogel</w:t>
      </w:r>
      <w:proofErr w:type="spellEnd"/>
      <w:r w:rsidRPr="00611EDA">
        <w:t xml:space="preserve"> Cancer Center and the Michigan Institute of Data Science for internal funding that supported this research.</w:t>
      </w:r>
    </w:p>
    <w:p w14:paraId="6F65105A" w14:textId="658A20A2" w:rsidR="007A0305" w:rsidRPr="00487208" w:rsidRDefault="00AF2967" w:rsidP="00487208">
      <w:pPr>
        <w:spacing w:line="480" w:lineRule="auto"/>
        <w:jc w:val="both"/>
        <w:rPr>
          <w:bCs/>
          <w:i/>
          <w:iCs/>
        </w:rPr>
      </w:pPr>
      <w:r w:rsidRPr="00FC273D">
        <w:rPr>
          <w:bCs/>
          <w:i/>
          <w:iCs/>
        </w:rPr>
        <w:t>Authors’ contributions</w:t>
      </w:r>
      <w:r w:rsidR="00ED1DC8">
        <w:rPr>
          <w:bCs/>
          <w:i/>
          <w:iCs/>
        </w:rPr>
        <w:t xml:space="preserve">: </w:t>
      </w:r>
      <w:proofErr w:type="spellStart"/>
      <w:r w:rsidR="008D4950">
        <w:rPr>
          <w:bCs/>
        </w:rPr>
        <w:t>Rupam</w:t>
      </w:r>
      <w:proofErr w:type="spellEnd"/>
      <w:r w:rsidR="008D4950">
        <w:rPr>
          <w:bCs/>
        </w:rPr>
        <w:t xml:space="preserve"> Bhattacharyya and Maxwell Salvatore implemented the </w:t>
      </w:r>
      <w:proofErr w:type="spellStart"/>
      <w:r w:rsidR="008D4950">
        <w:rPr>
          <w:bCs/>
        </w:rPr>
        <w:t>eSIR</w:t>
      </w:r>
      <w:proofErr w:type="spellEnd"/>
      <w:r w:rsidR="008D4950">
        <w:rPr>
          <w:bCs/>
        </w:rPr>
        <w:t xml:space="preserve"> model. </w:t>
      </w:r>
      <w:proofErr w:type="spellStart"/>
      <w:r w:rsidR="008D4950">
        <w:rPr>
          <w:bCs/>
        </w:rPr>
        <w:t>Xuelin</w:t>
      </w:r>
      <w:proofErr w:type="spellEnd"/>
      <w:r w:rsidR="008D4950">
        <w:rPr>
          <w:bCs/>
        </w:rPr>
        <w:t xml:space="preserve"> Gu implemented the SAPHIRE model. </w:t>
      </w:r>
      <w:proofErr w:type="spellStart"/>
      <w:r w:rsidR="008D4950">
        <w:rPr>
          <w:bCs/>
        </w:rPr>
        <w:t>Ritwik</w:t>
      </w:r>
      <w:proofErr w:type="spellEnd"/>
      <w:r w:rsidR="008D4950">
        <w:rPr>
          <w:bCs/>
        </w:rPr>
        <w:t xml:space="preserve"> </w:t>
      </w:r>
      <w:proofErr w:type="spellStart"/>
      <w:r w:rsidR="008D4950">
        <w:rPr>
          <w:bCs/>
        </w:rPr>
        <w:t>Bhadhuri</w:t>
      </w:r>
      <w:proofErr w:type="spellEnd"/>
      <w:r w:rsidR="008D4950">
        <w:rPr>
          <w:bCs/>
        </w:rPr>
        <w:t xml:space="preserve">, </w:t>
      </w:r>
      <w:proofErr w:type="spellStart"/>
      <w:r w:rsidR="008D4950">
        <w:rPr>
          <w:bCs/>
        </w:rPr>
        <w:t>Ritoban</w:t>
      </w:r>
      <w:proofErr w:type="spellEnd"/>
      <w:r w:rsidR="008D4950">
        <w:rPr>
          <w:bCs/>
        </w:rPr>
        <w:t xml:space="preserve"> Kundu and Bhramar Mukherjee developed the SEIR-</w:t>
      </w:r>
      <w:proofErr w:type="spellStart"/>
      <w:r w:rsidR="008D4950" w:rsidRPr="008D4950">
        <w:rPr>
          <w:bCs/>
          <w:i/>
          <w:iCs/>
        </w:rPr>
        <w:t>fansy</w:t>
      </w:r>
      <w:proofErr w:type="spellEnd"/>
      <w:r w:rsidR="008D4950">
        <w:rPr>
          <w:bCs/>
        </w:rPr>
        <w:t xml:space="preserve"> model. </w:t>
      </w:r>
      <w:proofErr w:type="spellStart"/>
      <w:r w:rsidR="008D4950">
        <w:rPr>
          <w:bCs/>
        </w:rPr>
        <w:t>Ritwik</w:t>
      </w:r>
      <w:proofErr w:type="spellEnd"/>
      <w:r w:rsidR="008D4950">
        <w:rPr>
          <w:bCs/>
        </w:rPr>
        <w:t xml:space="preserve"> </w:t>
      </w:r>
      <w:proofErr w:type="spellStart"/>
      <w:r w:rsidR="008D4950">
        <w:rPr>
          <w:bCs/>
        </w:rPr>
        <w:t>Bhadhuri</w:t>
      </w:r>
      <w:proofErr w:type="spellEnd"/>
      <w:r w:rsidR="008D4950">
        <w:rPr>
          <w:bCs/>
        </w:rPr>
        <w:t xml:space="preserve"> and </w:t>
      </w:r>
      <w:proofErr w:type="spellStart"/>
      <w:r w:rsidR="008D4950">
        <w:rPr>
          <w:bCs/>
        </w:rPr>
        <w:t>Ritoban</w:t>
      </w:r>
      <w:proofErr w:type="spellEnd"/>
      <w:r w:rsidR="008D4950">
        <w:rPr>
          <w:bCs/>
        </w:rPr>
        <w:t xml:space="preserve"> Kundu implemented the SEIR-</w:t>
      </w:r>
      <w:proofErr w:type="spellStart"/>
      <w:r w:rsidR="008D4950" w:rsidRPr="008D4950">
        <w:rPr>
          <w:bCs/>
          <w:i/>
          <w:iCs/>
        </w:rPr>
        <w:t>fansy</w:t>
      </w:r>
      <w:proofErr w:type="spellEnd"/>
      <w:r w:rsidR="008D4950">
        <w:rPr>
          <w:bCs/>
        </w:rPr>
        <w:t xml:space="preserve"> model. Swapnil Mishra was part of the group that developed ICM</w:t>
      </w:r>
      <w:r w:rsidR="00192B6A">
        <w:rPr>
          <w:bCs/>
        </w:rPr>
        <w:t xml:space="preserve"> </w:t>
      </w:r>
      <w:r w:rsidR="008D4950">
        <w:rPr>
          <w:bCs/>
        </w:rPr>
        <w:t>and implemented the same</w:t>
      </w:r>
      <w:r w:rsidR="00192B6A">
        <w:rPr>
          <w:bCs/>
        </w:rPr>
        <w:t xml:space="preserve"> for this manuscript. Soumik Purkayastha implemented the baseline model. All authors participated in writing this manuscript. Bhramar Mukherjee conceptualized this project and oversaw the research. </w:t>
      </w:r>
    </w:p>
    <w:p w14:paraId="541E4832" w14:textId="7E6064ED" w:rsidR="007A0305" w:rsidRPr="000B4E95" w:rsidRDefault="007A0305" w:rsidP="00487208">
      <w:pPr>
        <w:spacing w:line="480" w:lineRule="auto"/>
        <w:jc w:val="both"/>
        <w:rPr>
          <w:b/>
          <w:i/>
          <w:iCs/>
        </w:rPr>
      </w:pPr>
      <w:r w:rsidRPr="007A0305">
        <w:rPr>
          <w:bCs/>
          <w:i/>
          <w:iCs/>
        </w:rPr>
        <w:t>Acknowledgements</w:t>
      </w:r>
      <w:r w:rsidR="000B4E95">
        <w:rPr>
          <w:b/>
          <w:i/>
          <w:iCs/>
        </w:rPr>
        <w:t xml:space="preserve">: </w:t>
      </w:r>
      <w:r w:rsidRPr="00611EDA">
        <w:t xml:space="preserve">The authors would like to thank the Center for Precision Health Data Sciences at the University of Michigan School of Public Health, The University of Michigan </w:t>
      </w:r>
      <w:proofErr w:type="spellStart"/>
      <w:r w:rsidRPr="00611EDA">
        <w:t>Rogel</w:t>
      </w:r>
      <w:proofErr w:type="spellEnd"/>
      <w:r w:rsidRPr="00611EDA">
        <w:t xml:space="preserve"> Cancer Center and the Michigan Institute of Data Science for internal funding that supported this research. The authors are grateful to Professors Eric Fearon, Aubree Gordon and Parikshit Ghosh for useful conversations that helped formulating the ideas in this manuscript.</w:t>
      </w:r>
    </w:p>
    <w:p w14:paraId="12C99AAD" w14:textId="77777777" w:rsidR="00487208" w:rsidRDefault="00487208" w:rsidP="00487208">
      <w:pPr>
        <w:spacing w:line="480" w:lineRule="auto"/>
        <w:jc w:val="both"/>
        <w:rPr>
          <w:b/>
          <w:i/>
          <w:iCs/>
        </w:rPr>
      </w:pPr>
    </w:p>
    <w:p w14:paraId="44CBCD51" w14:textId="7F12E434" w:rsidR="002241D8" w:rsidRPr="002027C8" w:rsidRDefault="00962F61" w:rsidP="00487208">
      <w:pPr>
        <w:spacing w:line="480" w:lineRule="auto"/>
        <w:jc w:val="both"/>
        <w:rPr>
          <w:b/>
          <w:i/>
          <w:iCs/>
        </w:rPr>
      </w:pPr>
      <w:r w:rsidRPr="002027C8">
        <w:rPr>
          <w:b/>
          <w:i/>
          <w:iCs/>
        </w:rPr>
        <w:lastRenderedPageBreak/>
        <w:t>1. BACKGROUND</w:t>
      </w:r>
    </w:p>
    <w:p w14:paraId="18D340D2" w14:textId="0DF28399" w:rsidR="002241D8" w:rsidRPr="001B44F8" w:rsidRDefault="002241D8" w:rsidP="00487208">
      <w:pPr>
        <w:pBdr>
          <w:top w:val="nil"/>
          <w:left w:val="nil"/>
          <w:bottom w:val="nil"/>
          <w:right w:val="nil"/>
          <w:between w:val="nil"/>
        </w:pBdr>
        <w:spacing w:line="480" w:lineRule="auto"/>
        <w:jc w:val="both"/>
        <w:rPr>
          <w:color w:val="000000"/>
        </w:rPr>
      </w:pPr>
      <w:r w:rsidRPr="001B44F8">
        <w:rPr>
          <w:color w:val="000000"/>
        </w:rPr>
        <w:t>Coronavirus disease 2019 (COVID-19) is an infectious disease caused by severe acute respiratory syndrome coronavirus 2 (SARS-CoV-2)</w:t>
      </w:r>
      <w:r w:rsidR="0003370B">
        <w:rPr>
          <w:color w:val="000000"/>
        </w:rPr>
        <w:t xml:space="preserve"> </w:t>
      </w:r>
      <w:r w:rsidRPr="001B44F8">
        <w:rPr>
          <w:color w:val="000000"/>
        </w:rPr>
        <w:fldChar w:fldCharType="begin"/>
      </w:r>
      <w:r w:rsidR="0003370B">
        <w:rPr>
          <w:color w:val="000000"/>
        </w:rPr>
        <w:instrText xml:space="preserve"> ADDIN ZOTERO_ITEM CSL_CITATION {"citationID":"mbMfLn84","properties":{"formattedCitation":"(1)","plainCitation":"(1)","noteIndex":0},"citationItems":[{"id":14,"uris":["http://zotero.org/users/6647948/items/YDC8RSVJ"],"uri":["http://zotero.org/users/6647948/items/YDC8RSVJ"],"itemData":{"id":14,"type":"webpage","title":"Coronavirus disease 2019 (COVID-19)—Symptoms and causes","URL":"https://www.mayoclinic.org/diseases-conditions/coronavirus/symptoms-causes/syc-20479963","author":[{"family":"Mayo Clinic","given":""}],"accessed":{"date-parts":[["2020",5,21]]},"issued":{"date-parts":[["2020"]]}}}],"schema":"https://github.com/citation-style-language/schema/raw/master/csl-citation.json"} </w:instrText>
      </w:r>
      <w:r w:rsidRPr="001B44F8">
        <w:rPr>
          <w:color w:val="000000"/>
        </w:rPr>
        <w:fldChar w:fldCharType="separate"/>
      </w:r>
      <w:r w:rsidR="00962F61">
        <w:rPr>
          <w:color w:val="000000"/>
        </w:rPr>
        <w:t>(1)</w:t>
      </w:r>
      <w:r w:rsidRPr="001B44F8">
        <w:rPr>
          <w:color w:val="000000"/>
        </w:rPr>
        <w:fldChar w:fldCharType="end"/>
      </w:r>
      <w:r w:rsidRPr="001B44F8">
        <w:rPr>
          <w:color w:val="000000"/>
        </w:rPr>
        <w:t>. At the time of writing this paper, it has been identified as an ongoing pandemic, with more than 18 million reported cases across 188 countries and territories. The disease was first identified in Wuhan, Hubei, China in December 2019</w:t>
      </w:r>
      <w:r w:rsidR="0003370B">
        <w:rPr>
          <w:color w:val="000000"/>
        </w:rPr>
        <w:t xml:space="preserve"> </w:t>
      </w:r>
      <w:r w:rsidR="0003370B">
        <w:rPr>
          <w:color w:val="000000"/>
        </w:rPr>
        <w:fldChar w:fldCharType="begin"/>
      </w:r>
      <w:r w:rsidR="0003370B">
        <w:rPr>
          <w:color w:val="000000"/>
        </w:rPr>
        <w:instrText xml:space="preserve"> ADDIN ZOTERO_ITEM CSL_CITATION {"citationID":"jRUtEdlK","properties":{"formattedCitation":"(2)","plainCitation":"(2)","noteIndex":0},"citationItems":[{"id":39,"uris":["http://zotero.org/users/6647948/items/CP52EI52"],"uri":["http://zotero.org/users/6647948/items/CP52EI52"],"itemData":{"id":39,"type":"webpage","language":"English","title":"Coronavirus disease 2019","URL":"https://en.wikipedia.org/wiki/Coronavirus_disease_2019","author":[{"family":"Wikipedia","given":""}],"accessed":{"date-parts":[["2020",8,3]]}}}],"schema":"https://github.com/citation-style-language/schema/raw/master/csl-citation.json"} </w:instrText>
      </w:r>
      <w:r w:rsidR="0003370B">
        <w:rPr>
          <w:color w:val="000000"/>
        </w:rPr>
        <w:fldChar w:fldCharType="separate"/>
      </w:r>
      <w:r w:rsidR="00962F61">
        <w:rPr>
          <w:noProof/>
          <w:color w:val="000000"/>
        </w:rPr>
        <w:t>(2)</w:t>
      </w:r>
      <w:r w:rsidR="0003370B">
        <w:rPr>
          <w:color w:val="000000"/>
        </w:rPr>
        <w:fldChar w:fldCharType="end"/>
      </w:r>
      <w:r w:rsidRPr="001B44F8">
        <w:rPr>
          <w:color w:val="000000"/>
        </w:rPr>
        <w:t xml:space="preserve">. Since then, more than </w:t>
      </w:r>
      <w:r w:rsidR="000402BC">
        <w:rPr>
          <w:color w:val="000000"/>
        </w:rPr>
        <w:t>936</w:t>
      </w:r>
      <w:r w:rsidRPr="001B44F8">
        <w:rPr>
          <w:color w:val="000000"/>
        </w:rPr>
        <w:t xml:space="preserve">,000 lives have been lost and </w:t>
      </w:r>
      <w:r w:rsidR="000402BC">
        <w:rPr>
          <w:color w:val="000000"/>
        </w:rPr>
        <w:t>20.1</w:t>
      </w:r>
      <w:r w:rsidRPr="001B44F8">
        <w:rPr>
          <w:color w:val="000000"/>
        </w:rPr>
        <w:t xml:space="preserve"> million recoveries have been reported as a direct consequence of the disease. Notable outbreaks were recorded in the United States of America, Spain, Italy, Iran, Brazil and India -- which was a crucial battleground against the outbreak. The Indian government imposed very strict lockdown measures in order to attenuate the spread of the virus. Said measures have not been as effective as was intended</w:t>
      </w:r>
      <w:r w:rsidR="0003370B">
        <w:rPr>
          <w:color w:val="000000"/>
        </w:rPr>
        <w:t xml:space="preserve"> </w:t>
      </w:r>
      <w:r w:rsidRPr="001B44F8">
        <w:rPr>
          <w:color w:val="000000"/>
        </w:rPr>
        <w:fldChar w:fldCharType="begin"/>
      </w:r>
      <w:r w:rsidR="0003370B">
        <w:rPr>
          <w:color w:val="000000"/>
        </w:rPr>
        <w:instrText xml:space="preserve"> ADDIN ZOTERO_ITEM CSL_CITATION {"citationID":"1YJuGvPw","properties":{"formattedCitation":"(3)","plainCitation":"(3)","noteIndex":0},"citationItems":[{"id":41,"uris":["http://zotero.org/users/6647948/items/ZHL8I5HG"],"uri":["http://zotero.org/users/6647948/items/ZHL8I5HG"],"itemData":{"id":41,"type":"webpage","container-title":"CNN","genre":"News","title":"Covid-19 has exposed India's failure to deliver even the most basic obligations to its people","URL":"https://www.cnn.com/2020/07/18/opinions/india-coronavirus-failures-opinion-intl-hnk/index.html","author":[{"family":"Aiyar","given":"Shankar"}],"accessed":{"date-parts":[["2020",8,3]]},"issued":{"date-parts":[["2020",7,18]]}}}],"schema":"https://github.com/citation-style-language/schema/raw/master/csl-citation.json"} </w:instrText>
      </w:r>
      <w:r w:rsidRPr="001B44F8">
        <w:rPr>
          <w:color w:val="000000"/>
        </w:rPr>
        <w:fldChar w:fldCharType="separate"/>
      </w:r>
      <w:r w:rsidR="00962F61">
        <w:rPr>
          <w:color w:val="000000"/>
        </w:rPr>
        <w:t>(3)</w:t>
      </w:r>
      <w:r w:rsidRPr="001B44F8">
        <w:rPr>
          <w:color w:val="000000"/>
        </w:rPr>
        <w:fldChar w:fldCharType="end"/>
      </w:r>
      <w:r w:rsidRPr="001B44F8">
        <w:rPr>
          <w:color w:val="000000"/>
        </w:rPr>
        <w:t>, with India now reporting the largest number of confirmed cases in Asia, and the third highest number of confirmed cases in the world after the United States and Brazil</w:t>
      </w:r>
      <w:r w:rsidR="0003370B">
        <w:rPr>
          <w:color w:val="000000"/>
        </w:rPr>
        <w:t xml:space="preserve"> </w:t>
      </w:r>
      <w:r w:rsidRPr="001B44F8">
        <w:rPr>
          <w:color w:val="000000"/>
        </w:rPr>
        <w:fldChar w:fldCharType="begin"/>
      </w:r>
      <w:r w:rsidR="0003370B">
        <w:rPr>
          <w:color w:val="000000"/>
        </w:rPr>
        <w:instrText xml:space="preserve"> ADDIN ZOTERO_ITEM CSL_CITATION {"citationID":"Ize141aj","properties":{"formattedCitation":"(4)","plainCitation":"(4)","noteIndex":0},"citationItems":[{"id":42,"uris":["http://zotero.org/users/6647948/items/AL4MGVCJ"],"uri":["http://zotero.org/users/6647948/items/AL4MGVCJ"],"itemData":{"id":42,"type":"webpage","container-title":"Deccan Herald","language":"English","title":"India becomes third worst affected country by coronavirus, overtakes Russia Read more at: https://www.deccanherald.com/national/india-becomes-third-worst-affected-country-by-coronavirus-overtakes-russia-857442.html","URL":"https://www.deccanherald.com/national/india-becomes-third-worst-affected-country-by-coronavirus-overtakes-russia-857442.html","author":[{"family":"Kulkarni","given":"Sagar"}],"accessed":{"date-parts":[["2020",8,3]]}}}],"schema":"https://github.com/citation-style-language/schema/raw/master/csl-citation.json"} </w:instrText>
      </w:r>
      <w:r w:rsidRPr="001B44F8">
        <w:rPr>
          <w:color w:val="000000"/>
        </w:rPr>
        <w:fldChar w:fldCharType="separate"/>
      </w:r>
      <w:r w:rsidR="00962F61">
        <w:rPr>
          <w:color w:val="000000"/>
        </w:rPr>
        <w:t>(4)</w:t>
      </w:r>
      <w:r w:rsidRPr="001B44F8">
        <w:rPr>
          <w:color w:val="000000"/>
        </w:rPr>
        <w:fldChar w:fldCharType="end"/>
      </w:r>
      <w:r w:rsidRPr="001B44F8">
        <w:rPr>
          <w:color w:val="000000"/>
        </w:rPr>
        <w:t>, with the number of confirmed cases crossing the 1 million mark on July 17, 2020. On March 24, the Government of India ordered a 21</w:t>
      </w:r>
      <w:r w:rsidR="00CA5511">
        <w:rPr>
          <w:color w:val="000000"/>
        </w:rPr>
        <w:t>-</w:t>
      </w:r>
      <w:r w:rsidRPr="001B44F8">
        <w:rPr>
          <w:color w:val="000000"/>
        </w:rPr>
        <w:t>day nationwide lockdown, later extending it till May 3. This was followed by two-week extensions starting May 3 and 17 with substantial relaxations. From June 1, the government started ‘unlocking’ most regions of the country in three unlock phases. In order to formulate and implement policy geared toward containment and mitigation, it is important to recognize the presence of highly variable contagion patterns across different Indian states</w:t>
      </w:r>
      <w:r w:rsidR="0003370B">
        <w:rPr>
          <w:color w:val="000000"/>
        </w:rPr>
        <w:t xml:space="preserve"> </w:t>
      </w:r>
      <w:r w:rsidRPr="001B44F8">
        <w:rPr>
          <w:color w:val="000000"/>
        </w:rPr>
        <w:fldChar w:fldCharType="begin"/>
      </w:r>
      <w:r w:rsidR="0003370B">
        <w:rPr>
          <w:color w:val="000000"/>
        </w:rPr>
        <w:instrText xml:space="preserve"> ADDIN ZOTERO_ITEM CSL_CITATION {"citationID":"8Nn8fd5l","properties":{"formattedCitation":"(5)","plainCitation":"(5)","noteIndex":0},"citationItems":[{"id":43,"uris":["http://zotero.org/users/6647948/items/ZQ7845CF"],"uri":["http://zotero.org/users/6647948/items/ZQ7845CF"],"itemData":{"id":43,"type":"report","abstract":"Introduction\nIndia has been under four phases of a national lockdown from March 25 to May 31 in response to the COVID-19 pandemic. Unmasking the state-wise variation in the effect of the nationwide lockdown on the progression of the pandemic could inform dynamic policy interventions towards containment and mitigation.\n\nMethods\nUsing data on confirmed COVID-19 cases across 20 states that accounted for more than 99% of the cumulative case counts in India till May 31, 2020, we illustrate the masking of state-level trends and highlight the variations across states by presenting evaluative evidence on some aspects of the COVID-19 outbreak: case-fatality rates, doubling times of cases, effective reproduction numbers, and the scale of testing.\n\nResults\nThe estimated effective reproduction number R for India was 3.36 (95% confidence interval (CI): [3.03, 3.71]) on March 24, whereas the average of estimates from May 25 - May 31 stands at 1.27 (95% CI: [1.26, 1.28]). Similarly, the estimated doubling time across India was at 3.56 days on March 24, and the past 7-day average for the same on May 31 is 14.37 days. The average daily number of tests have increased from 1,717 (March 19-25) to 131,772 (May 25-31) with an estimated testing shortfall of 4.58 million tests nationally by May 31. However, various states exhibit substantial departures from these national patterns.\n\nConclusions\nPatterns of change over lockdown periods indicate the lockdown has been effective in slowing the spread of the virus nationally. The COVID-19 outbreak in India displays large state-level variations and identifying these variations can help in both understanding the dynamics of the pandemic and formulating effective public health interventions. Our framework offers a holistic assessment of the pandemic across Indian states and union territories along with a set of interactive visualization tools that are daily updated at covind19.org.","genre":"preprint","language":"en","note":"DOI: 10.1101/2020.05.25.20113043","publisher":"Epidemiology","source":"DOI.org (Crossref)","title":"A Comprehensive Public Health Evaluation of Lockdown as a Non-pharmaceutical Intervention on COVID-19 Spread in India: National Trends Masking State Level Variations","title-short":"A Comprehensive Public Health Evaluation of Lockdown as a Non-pharmaceutical Intervention on COVID-19 Spread in India","URL":"http://medrxiv.org/lookup/doi/10.1101/2020.05.25.20113043","author":[{"family":"Basu","given":"Deepankar"},{"family":"Salvatore","given":"Maxwell"},{"family":"Ray","given":"Debashree"},{"family":"Kleinsasser","given":"Michael"},{"family":"Purkayastha","given":"Soumik"},{"family":"Bhattacharyya","given":"Rupam"},{"family":"Mukherjee","given":"Bhramar"}],"accessed":{"date-parts":[["2020",8,3]]},"issued":{"date-parts":[["2020",5,27]]}}}],"schema":"https://github.com/citation-style-language/schema/raw/master/csl-citation.json"} </w:instrText>
      </w:r>
      <w:r w:rsidRPr="001B44F8">
        <w:rPr>
          <w:color w:val="000000"/>
        </w:rPr>
        <w:fldChar w:fldCharType="separate"/>
      </w:r>
      <w:r w:rsidR="00962F61">
        <w:rPr>
          <w:color w:val="000000"/>
        </w:rPr>
        <w:t>(5)</w:t>
      </w:r>
      <w:r w:rsidRPr="001B44F8">
        <w:rPr>
          <w:color w:val="000000"/>
        </w:rPr>
        <w:fldChar w:fldCharType="end"/>
      </w:r>
      <w:r w:rsidRPr="001B44F8">
        <w:rPr>
          <w:color w:val="000000"/>
        </w:rPr>
        <w:t xml:space="preserve">. There is a rising interest in studying potential trajectories that the infection can take in India to improve policy decisions. </w:t>
      </w:r>
    </w:p>
    <w:p w14:paraId="14FA2706" w14:textId="5DB7B89B" w:rsidR="00D3103C" w:rsidRDefault="002241D8" w:rsidP="00487208">
      <w:pPr>
        <w:pBdr>
          <w:top w:val="nil"/>
          <w:left w:val="nil"/>
          <w:bottom w:val="nil"/>
          <w:right w:val="nil"/>
          <w:between w:val="nil"/>
        </w:pBdr>
        <w:spacing w:line="480" w:lineRule="auto"/>
        <w:jc w:val="both"/>
        <w:rPr>
          <w:color w:val="000000"/>
        </w:rPr>
      </w:pPr>
      <w:r w:rsidRPr="001B44F8">
        <w:rPr>
          <w:color w:val="000000"/>
        </w:rPr>
        <w:t xml:space="preserve">A spectrum of models for projecting infectious disease spread have become widely popular in wake of the pandemic. Some </w:t>
      </w:r>
      <w:r w:rsidR="005D7D67">
        <w:rPr>
          <w:color w:val="000000"/>
        </w:rPr>
        <w:t xml:space="preserve">popular models include </w:t>
      </w:r>
      <w:r w:rsidRPr="001B44F8">
        <w:rPr>
          <w:color w:val="000000"/>
        </w:rPr>
        <w:t xml:space="preserve">the ones developed </w:t>
      </w:r>
      <w:r w:rsidR="004D634E" w:rsidRPr="001B44F8">
        <w:rPr>
          <w:color w:val="000000"/>
        </w:rPr>
        <w:t>at the Institute of Health Metrics (IHME)</w:t>
      </w:r>
      <w:r w:rsidR="00C2727C">
        <w:rPr>
          <w:color w:val="000000"/>
        </w:rPr>
        <w:t xml:space="preserve"> </w:t>
      </w:r>
      <w:r w:rsidR="00021734">
        <w:rPr>
          <w:color w:val="000000"/>
        </w:rPr>
        <w:fldChar w:fldCharType="begin"/>
      </w:r>
      <w:r w:rsidR="0003370B">
        <w:rPr>
          <w:color w:val="000000"/>
        </w:rPr>
        <w:instrText xml:space="preserve"> ADDIN ZOTERO_ITEM CSL_CITATION {"citationID":"mMIGWq72","properties":{"formattedCitation":"(6)","plainCitation":"(6)","noteIndex":0},"citationItems":[{"id":94,"uris":["http://zotero.org/users/6647948/items/8QSQSHEI"],"uri":["http://zotero.org/users/6647948/items/8QSQSHEI"],"itemData":{"id":94,"type":"report","abstract":"Key Points \nQuestion: Assuming social distancing measures are maintained, what are the forecasted gaps in available health service resources and number of deaths from the COVID-19 pandemic for each state in the United States?   \nFindings: Using a statistical model, we predict excess demand will be 64,175 (95% UI 7,977 to 251,059) total beds and 17,380 (95% UI 2,432 to 57,955) ICU beds at the peak of COVID-19. Peak ventilator use is predicted to be 19,481 (95% UI 9,767 to 39,674) ventilators. Peak demand will be in the second week of April. We estimate 81,114 (95% UI 38,242 to 162,106) deaths in the United States from COVID-19 over the next 4 months.  \nMeaning: Even with social distancing measures enacted and sustained, the peak demand for hospital services due to the COVID-19 pandemic is likely going to exceed capacity substantially. Alongside the implementation and enforcement of social distancing measures, there is an urgent need to develop and implement plans to reduce non-COVID-19 demand for and temporarily increase capacity of health facilities.   \n\nAbstract \nImportance: This study presents the first set of estimates of predicted health service utilization and deaths due to COVID-19 by day for the next 4 months for each state in the US.  \nObjective: To determine the extent and timing of deaths and excess demand for hospital services due to COVID-19 in the US.  \nDesign, Setting, and Participants: This study used data on confirmed COVID-19  deaths by day from WHO websites and local and national governments; data on hospital capacity and utilization for US states; and observed COVID-19 utilization data from select locations to develop a statistical model forecasting deaths and hospital utilization against capacity by state for the US over the next 4 months. \nExposure(s): COVID-19. \nMain outcome(s) and measure(s): Deaths, bed and ICU occupancy, and ventilator use. \nResults: Compared to licensed capacity and average annual occupancy rates, excess demand from COVID-19 at the peak of the pandemic in the second week of April is predicted to be 64,175 (95% UI 7,977 to 251,059) total beds and 17,380 (95% UI 2,432 to 57,955) ICU beds. At the peak of the pandemic, ventilator use is predicted to be 19,481 (95% UI 9,767 to 39,674). The date of peak excess demand by state varies from the second week of April through May. We estimate that there will a total of 81,114 (95% UI 38,242 to 162,106) deaths from COVID-19 over the next 4 months in the US. Deaths from COVID-19 are estimated to drop below 10 deaths per day between May 31 and June 6.    \nConclusions and Relevance: In addition to a large number of deaths from COVID-19, the epidemic in the US will place a load well beyond the current capacity of hospitals to manage, especially for ICU care. These estimates can help inform the development and implementation of strategies to mitigate this gap, including reducing non-COVID-19 demand for services and temporarily increasing system capacity. These are urgently needed given that peak volumes are estimated to be only three weeks away. The estimated excess demand on hospital systems is predicated on the enactment of social distancing measures in all states that have not done so already within the next week and maintenance of these measures throughout the epidemic, emphasizing the importance of implementing, enforcing, and maintaining these measures to mitigate hospital system overload and prevent deaths.","genre":"preprint","language":"en","note":"DOI: 10.1101/2020.03.27.20043752","publisher":"Infectious Diseases (except HIV/AIDS)","source":"DOI.org (Crossref)","title":"Forecasting COVID-19 impact on hospital bed-days, ICU-days, ventilator-days and deaths by US state in the next 4 months","URL":"http://medrxiv.org/lookup/doi/10.1101/2020.03.27.20043752","author":[{"literal":"IHME COVID-19 health service utilization forecasting team"},{"family":"Murray","given":"Christopher JL"}],"accessed":{"date-parts":[["2020",8,18]]},"issued":{"date-parts":[["2020",3,30]]}}}],"schema":"https://github.com/citation-style-language/schema/raw/master/csl-citation.json"} </w:instrText>
      </w:r>
      <w:r w:rsidR="00021734">
        <w:rPr>
          <w:color w:val="000000"/>
        </w:rPr>
        <w:fldChar w:fldCharType="separate"/>
      </w:r>
      <w:r w:rsidR="00962F61">
        <w:rPr>
          <w:color w:val="000000"/>
        </w:rPr>
        <w:t>(6)</w:t>
      </w:r>
      <w:r w:rsidR="00021734">
        <w:rPr>
          <w:color w:val="000000"/>
        </w:rPr>
        <w:fldChar w:fldCharType="end"/>
      </w:r>
      <w:r w:rsidR="00FC66DD">
        <w:rPr>
          <w:color w:val="000000"/>
        </w:rPr>
        <w:t xml:space="preserve"> (</w:t>
      </w:r>
      <w:r w:rsidR="004D634E" w:rsidRPr="001B44F8">
        <w:rPr>
          <w:color w:val="000000"/>
        </w:rPr>
        <w:t>University of Washington, Seattle</w:t>
      </w:r>
      <w:r w:rsidR="00FC66DD">
        <w:rPr>
          <w:color w:val="000000"/>
        </w:rPr>
        <w:t>)</w:t>
      </w:r>
      <w:r w:rsidR="004D634E" w:rsidRPr="001B44F8">
        <w:rPr>
          <w:color w:val="000000"/>
        </w:rPr>
        <w:t xml:space="preserve"> </w:t>
      </w:r>
      <w:r w:rsidR="004D634E">
        <w:rPr>
          <w:color w:val="000000"/>
        </w:rPr>
        <w:t xml:space="preserve">and </w:t>
      </w:r>
      <w:r w:rsidRPr="001B44F8">
        <w:rPr>
          <w:color w:val="000000"/>
        </w:rPr>
        <w:t>at the Imperial College London</w:t>
      </w:r>
      <w:r w:rsidR="00C2727C">
        <w:rPr>
          <w:color w:val="000000"/>
        </w:rPr>
        <w:t xml:space="preserve"> </w:t>
      </w:r>
      <w:r w:rsidR="004D634E">
        <w:rPr>
          <w:color w:val="000000"/>
        </w:rPr>
        <w:fldChar w:fldCharType="begin"/>
      </w:r>
      <w:r w:rsidR="0003370B">
        <w:rPr>
          <w:color w:val="000000"/>
        </w:rPr>
        <w:instrText xml:space="preserve"> ADDIN ZOTERO_ITEM CSL_CITATION {"citationID":"nfWdSAIq","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4D634E">
        <w:rPr>
          <w:color w:val="000000"/>
        </w:rPr>
        <w:fldChar w:fldCharType="separate"/>
      </w:r>
      <w:r w:rsidR="00962F61">
        <w:rPr>
          <w:color w:val="000000"/>
        </w:rPr>
        <w:t>(7)</w:t>
      </w:r>
      <w:r w:rsidR="004D634E">
        <w:rPr>
          <w:color w:val="000000"/>
        </w:rPr>
        <w:fldChar w:fldCharType="end"/>
      </w:r>
      <w:r w:rsidR="005D7D67">
        <w:rPr>
          <w:color w:val="000000"/>
        </w:rPr>
        <w:t xml:space="preserve">. </w:t>
      </w:r>
      <w:r w:rsidR="00844384">
        <w:rPr>
          <w:color w:val="000000"/>
        </w:rPr>
        <w:t xml:space="preserve">The IHME COVID-19 project initially relied on an extendable nonlinear mixed effects model for fitting parametrized curves to </w:t>
      </w:r>
      <w:r w:rsidR="00844384">
        <w:rPr>
          <w:color w:val="000000"/>
        </w:rPr>
        <w:lastRenderedPageBreak/>
        <w:t>COVID-data, before moving to a compartmental model to analyze the pandemic and generate projections. The I</w:t>
      </w:r>
      <w:r w:rsidR="00DE483F">
        <w:rPr>
          <w:color w:val="000000"/>
        </w:rPr>
        <w:t>mperial College</w:t>
      </w:r>
      <w:r w:rsidR="00844384">
        <w:rPr>
          <w:color w:val="000000"/>
        </w:rPr>
        <w:t xml:space="preserve"> model</w:t>
      </w:r>
      <w:r w:rsidR="00DE483F">
        <w:rPr>
          <w:color w:val="000000"/>
        </w:rPr>
        <w:t xml:space="preserve"> (henceforth ICM)</w:t>
      </w:r>
      <w:r w:rsidR="00844384">
        <w:rPr>
          <w:color w:val="000000"/>
        </w:rPr>
        <w:t xml:space="preserve"> </w:t>
      </w:r>
      <w:r w:rsidR="002B6740">
        <w:rPr>
          <w:color w:val="000000"/>
        </w:rPr>
        <w:t>works</w:t>
      </w:r>
      <w:r w:rsidR="00844384" w:rsidRPr="00844384">
        <w:rPr>
          <w:color w:val="000000"/>
        </w:rPr>
        <w:t xml:space="preserve"> backwards from observed death</w:t>
      </w:r>
      <w:r w:rsidR="002B6740">
        <w:rPr>
          <w:color w:val="000000"/>
        </w:rPr>
        <w:t xml:space="preserve"> counts</w:t>
      </w:r>
      <w:r w:rsidR="00844384" w:rsidRPr="00844384">
        <w:rPr>
          <w:color w:val="000000"/>
        </w:rPr>
        <w:t xml:space="preserve"> to estimate transmission that occurred several weeks </w:t>
      </w:r>
      <w:r w:rsidR="002B6740">
        <w:rPr>
          <w:color w:val="000000"/>
        </w:rPr>
        <w:t>ago</w:t>
      </w:r>
      <w:r w:rsidR="00844384" w:rsidRPr="00844384">
        <w:rPr>
          <w:color w:val="000000"/>
        </w:rPr>
        <w:t>, allowing for the time lag between infection and death</w:t>
      </w:r>
      <w:r w:rsidR="00844384">
        <w:rPr>
          <w:color w:val="000000"/>
        </w:rPr>
        <w:t xml:space="preserve">. A </w:t>
      </w:r>
      <w:r w:rsidR="00844384" w:rsidRPr="00844384">
        <w:rPr>
          <w:color w:val="000000"/>
        </w:rPr>
        <w:t xml:space="preserve">Bayesian mechanistic model </w:t>
      </w:r>
      <w:r w:rsidR="00844384">
        <w:rPr>
          <w:color w:val="000000"/>
        </w:rPr>
        <w:t xml:space="preserve">is introduced - </w:t>
      </w:r>
      <w:r w:rsidR="00844384" w:rsidRPr="00844384">
        <w:rPr>
          <w:color w:val="000000"/>
        </w:rPr>
        <w:t xml:space="preserve">linking the infection cycle to observed deaths, inferring the total population infected (attack rates) as well as </w:t>
      </w:r>
      <w:r w:rsidR="00844384">
        <w:rPr>
          <w:color w:val="000000"/>
        </w:rPr>
        <w:t xml:space="preserve">the time-varying reproduction number </w:t>
      </w:r>
      <m:oMath>
        <m:r>
          <w:rPr>
            <w:rFonts w:ascii="Cambria Math" w:hAnsi="Cambria Math"/>
            <w:color w:val="000000"/>
          </w:rPr>
          <m:t>R</m:t>
        </m:r>
        <m:d>
          <m:dPr>
            <m:ctrlPr>
              <w:rPr>
                <w:rFonts w:ascii="Cambria Math" w:hAnsi="Cambria Math"/>
                <w:i/>
                <w:color w:val="000000"/>
              </w:rPr>
            </m:ctrlPr>
          </m:dPr>
          <m:e>
            <m:r>
              <w:rPr>
                <w:rFonts w:ascii="Cambria Math" w:hAnsi="Cambria Math"/>
                <w:color w:val="000000"/>
              </w:rPr>
              <m:t>t</m:t>
            </m:r>
          </m:e>
        </m:d>
        <m:r>
          <w:rPr>
            <w:rFonts w:ascii="Cambria Math" w:hAnsi="Cambria Math"/>
            <w:color w:val="000000"/>
          </w:rPr>
          <m:t>.</m:t>
        </m:r>
      </m:oMath>
      <w:r w:rsidRPr="001B44F8">
        <w:rPr>
          <w:color w:val="000000"/>
        </w:rPr>
        <w:t xml:space="preserve"> </w:t>
      </w:r>
      <w:r w:rsidR="00406775" w:rsidRPr="001B44F8">
        <w:rPr>
          <w:color w:val="000000"/>
        </w:rPr>
        <w:t>With the onset of the pandemic, there has been renewed interest in multi-compartment models, which have played a central role in modeling infectious disease dynamics since the 20</w:t>
      </w:r>
      <w:r w:rsidR="00406775" w:rsidRPr="001B44F8">
        <w:rPr>
          <w:color w:val="000000"/>
          <w:vertAlign w:val="superscript"/>
        </w:rPr>
        <w:t>th</w:t>
      </w:r>
      <w:r w:rsidR="00406775" w:rsidRPr="001B44F8">
        <w:rPr>
          <w:color w:val="000000"/>
        </w:rPr>
        <w:t xml:space="preserve"> century</w:t>
      </w:r>
      <w:r w:rsidR="00C2727C">
        <w:rPr>
          <w:color w:val="000000"/>
        </w:rPr>
        <w:t xml:space="preserve"> </w:t>
      </w:r>
      <w:r w:rsidR="00406775" w:rsidRPr="001B44F8">
        <w:rPr>
          <w:color w:val="000000"/>
        </w:rPr>
        <w:fldChar w:fldCharType="begin"/>
      </w:r>
      <w:r w:rsidR="0003370B">
        <w:rPr>
          <w:color w:val="000000"/>
        </w:rPr>
        <w:instrText xml:space="preserve"> ADDIN ZOTERO_ITEM CSL_CITATION {"citationID":"mtJrGSPI","properties":{"formattedCitation":"(8)","plainCitation":"(8)","noteIndex":0},"citationItems":[{"id":50,"uris":["http://zotero.org/users/6647948/items/CVVDYVNN"],"uri":["http://zotero.org/users/6647948/items/CVVDYVNN"],"itemData":{"id":50,"type":"article-journal","container-title":"International Statistical Review","DOI":"10.1111/insr.12402","ISSN":"0306-7734, 1751-5823","journalAbbreviation":"International Statistical Review","language":"en","page":"insr.12402","source":"DOI.org (Crossref)","title":"A Review of Multi‐Compartment Infectious Disease Models","author":[{"family":"Tang","given":"Lu"},{"family":"Zhou","given":"Yiwang"},{"family":"Wang","given":"Lili"},{"family":"Purkayastha","given":"Soumik"},{"family":"Zhang","given":"Leyao"},{"family":"He","given":"Jie"},{"family":"Wang","given":"Fei"},{"family":"Song","given":"Peter X.‐K."}],"issued":{"date-parts":[["2020",8,3]]}}}],"schema":"https://github.com/citation-style-language/schema/raw/master/csl-citation.json"} </w:instrText>
      </w:r>
      <w:r w:rsidR="00406775" w:rsidRPr="001B44F8">
        <w:rPr>
          <w:color w:val="000000"/>
        </w:rPr>
        <w:fldChar w:fldCharType="separate"/>
      </w:r>
      <w:r w:rsidR="00962F61">
        <w:rPr>
          <w:color w:val="000000"/>
        </w:rPr>
        <w:t>(8)</w:t>
      </w:r>
      <w:r w:rsidR="00406775" w:rsidRPr="001B44F8">
        <w:rPr>
          <w:color w:val="000000"/>
        </w:rPr>
        <w:fldChar w:fldCharType="end"/>
      </w:r>
      <w:r w:rsidR="00406775" w:rsidRPr="001B44F8">
        <w:rPr>
          <w:color w:val="000000"/>
        </w:rPr>
        <w:t xml:space="preserve">. </w:t>
      </w:r>
      <w:r w:rsidR="00D422BA">
        <w:rPr>
          <w:color w:val="000000"/>
        </w:rPr>
        <w:t>The simplest of compartmental models include the standard SIR</w:t>
      </w:r>
      <w:r w:rsidR="00C2727C">
        <w:rPr>
          <w:color w:val="000000"/>
        </w:rPr>
        <w:t xml:space="preserve"> </w:t>
      </w:r>
      <w:r w:rsidR="00D422BA">
        <w:rPr>
          <w:color w:val="000000"/>
        </w:rPr>
        <w:fldChar w:fldCharType="begin"/>
      </w:r>
      <w:r w:rsidR="0003370B">
        <w:rPr>
          <w:color w:val="000000"/>
        </w:rPr>
        <w:instrText xml:space="preserve"> ADDIN ZOTERO_ITEM CSL_CITATION {"citationID":"GZpieeCb","properties":{"formattedCitation":"(9)","plainCitation":"(9)","noteIndex":0},"citationItems":[{"id":45,"uris":["http://zotero.org/users/6647948/items/A82XPL6N"],"uri":["http://zotero.org/users/6647948/items/A82XPL6N"],"itemData":{"id":45,"type":"article-journal","container-title":"Bulletin of Mathematical Biology","DOI":"10.1007/BF02464423","ISSN":"0092-8240, 1522-9602","issue":"1-2","journalAbbreviation":"Bltn Mathcal Biology","language":"en","page":"33-55","source":"DOI.org (Crossref)","title":"Contributions to the mathematical theory of epidemics—I","volume":"53","author":[{"family":"Kermack","given":"W. O."},{"family":"McKendrick","given":"A. G."}],"issued":{"date-parts":[["1991",3]]}}}],"schema":"https://github.com/citation-style-language/schema/raw/master/csl-citation.json"} </w:instrText>
      </w:r>
      <w:r w:rsidR="00D422BA">
        <w:rPr>
          <w:color w:val="000000"/>
        </w:rPr>
        <w:fldChar w:fldCharType="separate"/>
      </w:r>
      <w:r w:rsidR="00962F61">
        <w:rPr>
          <w:color w:val="000000"/>
        </w:rPr>
        <w:t>(9)</w:t>
      </w:r>
      <w:r w:rsidR="00D422BA">
        <w:rPr>
          <w:color w:val="000000"/>
        </w:rPr>
        <w:fldChar w:fldCharType="end"/>
      </w:r>
      <w:r w:rsidR="00D422BA">
        <w:rPr>
          <w:color w:val="000000"/>
        </w:rPr>
        <w:t xml:space="preserve"> model, which has been extended</w:t>
      </w:r>
      <w:r w:rsidR="00C2727C">
        <w:rPr>
          <w:color w:val="000000"/>
        </w:rPr>
        <w:t xml:space="preserve"> </w:t>
      </w:r>
      <w:r w:rsidR="00D422BA">
        <w:rPr>
          <w:color w:val="000000"/>
        </w:rPr>
        <w:fldChar w:fldCharType="begin"/>
      </w:r>
      <w:r w:rsidR="0003370B">
        <w:rPr>
          <w:color w:val="000000"/>
        </w:rPr>
        <w:instrText xml:space="preserve"> ADDIN ZOTERO_ITEM CSL_CITATION {"citationID":"UyvPs796","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rsidR="00D422BA">
        <w:rPr>
          <w:color w:val="000000"/>
        </w:rPr>
        <w:fldChar w:fldCharType="separate"/>
      </w:r>
      <w:r w:rsidR="00962F61">
        <w:rPr>
          <w:color w:val="000000"/>
        </w:rPr>
        <w:t>(10)</w:t>
      </w:r>
      <w:r w:rsidR="00D422BA">
        <w:rPr>
          <w:color w:val="000000"/>
        </w:rPr>
        <w:fldChar w:fldCharType="end"/>
      </w:r>
      <w:r w:rsidR="00D422BA">
        <w:rPr>
          <w:color w:val="000000"/>
        </w:rPr>
        <w:t xml:space="preserve"> to incorporate various types of </w:t>
      </w:r>
      <w:r w:rsidR="00D422BA" w:rsidRPr="001B44F8">
        <w:rPr>
          <w:color w:val="000000"/>
        </w:rPr>
        <w:t>time-varying quarantine protocols, including government-level macro isolation policies and community-level micro inspection measures.</w:t>
      </w:r>
      <w:r w:rsidR="00D422BA">
        <w:rPr>
          <w:color w:val="000000"/>
        </w:rPr>
        <w:t xml:space="preserve"> </w:t>
      </w:r>
      <w:r w:rsidR="00A364F4">
        <w:rPr>
          <w:color w:val="000000"/>
        </w:rPr>
        <w:t xml:space="preserve">Further </w:t>
      </w:r>
      <w:r w:rsidR="00A364F4" w:rsidRPr="001B44F8">
        <w:rPr>
          <w:color w:val="000000"/>
        </w:rPr>
        <w:t>extension</w:t>
      </w:r>
      <w:r w:rsidR="00A364F4">
        <w:rPr>
          <w:color w:val="000000"/>
        </w:rPr>
        <w:t>s</w:t>
      </w:r>
      <w:r w:rsidR="00A364F4" w:rsidRPr="001B44F8">
        <w:rPr>
          <w:color w:val="000000"/>
        </w:rPr>
        <w:t xml:space="preserve"> </w:t>
      </w:r>
      <w:r w:rsidR="00333915">
        <w:rPr>
          <w:color w:val="000000"/>
        </w:rPr>
        <w:t>include one which adds a spatial component to this temporal model by making use of a cellular automata structure</w:t>
      </w:r>
      <w:r w:rsidR="00C2727C">
        <w:rPr>
          <w:color w:val="000000"/>
        </w:rPr>
        <w:t xml:space="preserve"> </w:t>
      </w:r>
      <w:r w:rsidR="00A364F4" w:rsidRPr="001B44F8">
        <w:rPr>
          <w:color w:val="000000"/>
        </w:rPr>
        <w:fldChar w:fldCharType="begin"/>
      </w:r>
      <w:r w:rsidR="0003370B">
        <w:rPr>
          <w:color w:val="000000"/>
        </w:rPr>
        <w:instrText xml:space="preserve"> ADDIN ZOTERO_ITEM CSL_CITATION {"citationID":"MtLvDpyc","properties":{"formattedCitation":"(11)","plainCitation":"(11)","noteIndex":0},"citationItems":[{"id":48,"uris":["http://zotero.org/users/6647948/items/4WERB5MK"],"uri":["http://zotero.org/users/6647948/items/4WERB5MK"],"itemData":{"id":48,"type":"article-journal","container-title":"Harvard Data Science Review","DOI":"10.1162/99608f92.79e1f45e","journalAbbreviation":"Harvard Data Science Review","language":"en","source":"DOI.org (Crossref)","title":"A Spatiotemporal Epidemiological Prediction Model to Inform County-Level COVID-19 Risk in the United States","URL":"https://hdsr.mitpress.mit.edu/pub/qqg19a0r","author":[{"family":"Zhou","given":"Yiwang"},{"family":"Wang","given":"Lili"},{"family":"Zhang","given":"Leyao"},{"family":"Shi","given":"Lan"},{"family":"Yang","given":"Kangping"},{"family":"He","given":"Jie"},{"family":"Zhao","given":"Bangyao"},{"family":"Overton","given":"William"},{"family":"Purkayastha","given":"Soumik"},{"family":"Song","given":"Peter"}],"accessed":{"date-parts":[["2020",8,3]]},"issued":{"date-parts":[["2020",6,17]]}}}],"schema":"https://github.com/citation-style-language/schema/raw/master/csl-citation.json"} </w:instrText>
      </w:r>
      <w:r w:rsidR="00A364F4" w:rsidRPr="001B44F8">
        <w:rPr>
          <w:color w:val="000000"/>
        </w:rPr>
        <w:fldChar w:fldCharType="separate"/>
      </w:r>
      <w:r w:rsidR="00962F61">
        <w:rPr>
          <w:color w:val="000000"/>
        </w:rPr>
        <w:t>(11)</w:t>
      </w:r>
      <w:r w:rsidR="00A364F4" w:rsidRPr="001B44F8">
        <w:rPr>
          <w:color w:val="000000"/>
        </w:rPr>
        <w:fldChar w:fldCharType="end"/>
      </w:r>
      <w:r w:rsidR="00A364F4" w:rsidRPr="001B44F8">
        <w:rPr>
          <w:color w:val="000000"/>
        </w:rPr>
        <w:t xml:space="preserve">. </w:t>
      </w:r>
      <w:r w:rsidR="00D422BA">
        <w:rPr>
          <w:color w:val="000000"/>
        </w:rPr>
        <w:t xml:space="preserve">Larger compartmental models include those which </w:t>
      </w:r>
      <w:r w:rsidRPr="001B44F8">
        <w:rPr>
          <w:color w:val="000000"/>
        </w:rPr>
        <w:t>incorporat</w:t>
      </w:r>
      <w:r w:rsidR="00D422BA">
        <w:rPr>
          <w:color w:val="000000"/>
        </w:rPr>
        <w:t>e</w:t>
      </w:r>
      <w:r w:rsidRPr="001B44F8">
        <w:rPr>
          <w:color w:val="000000"/>
        </w:rPr>
        <w:t xml:space="preserve"> different states of transition between susceptible, exposed, infected and removed (SEIR) compartments, which have been used in the early days of the pandemic in the Wuhan province of China</w:t>
      </w:r>
      <w:r w:rsidR="00C2727C">
        <w:rPr>
          <w:color w:val="000000"/>
        </w:rPr>
        <w:t xml:space="preserve"> </w:t>
      </w:r>
      <w:r w:rsidRPr="001B44F8">
        <w:rPr>
          <w:color w:val="000000"/>
        </w:rPr>
        <w:fldChar w:fldCharType="begin"/>
      </w:r>
      <w:r w:rsidR="0003370B">
        <w:rPr>
          <w:color w:val="000000"/>
        </w:rPr>
        <w:instrText xml:space="preserve"> ADDIN ZOTERO_ITEM CSL_CITATION {"citationID":"9HjSPyKq","properties":{"formattedCitation":"(12)","plainCitation":"(12)","noteIndex":0},"citationItems":[{"id":46,"uris":["http://zotero.org/users/6647948/items/JRXFH7JI"],"uri":["http://zotero.org/users/6647948/items/JRXFH7JI"],"itemData":{"id":46,"type":"article-journal","container-title":"The Lancet","DOI":"10.1016/S0140-6736(20)30260-9","ISSN":"01406736","issue":"10225","journalAbbreviation":"The Lancet","language":"en","page":"689-697","source":"DOI.org (Crossref)","title":"Nowcasting and forecasting the potential domestic and international spread of the 2019-nCoV outbreak originating in Wuhan, China: a modelling study","title-short":"Nowcasting and forecasting the potential domestic and international spread of the 2019-nCoV outbreak originating in Wuhan, China","volume":"395","author":[{"family":"Wu","given":"Joseph T"},{"family":"Leung","given":"Kathy"},{"family":"Leung","given":"Gabriel M"}],"issued":{"date-parts":[["2020",2]]}}}],"schema":"https://github.com/citation-style-language/schema/raw/master/csl-citation.json"} </w:instrText>
      </w:r>
      <w:r w:rsidRPr="001B44F8">
        <w:rPr>
          <w:color w:val="000000"/>
        </w:rPr>
        <w:fldChar w:fldCharType="separate"/>
      </w:r>
      <w:r w:rsidR="00962F61">
        <w:rPr>
          <w:color w:val="000000"/>
        </w:rPr>
        <w:t>(12)</w:t>
      </w:r>
      <w:r w:rsidRPr="001B44F8">
        <w:rPr>
          <w:color w:val="000000"/>
        </w:rPr>
        <w:fldChar w:fldCharType="end"/>
      </w:r>
      <w:r w:rsidRPr="001B44F8">
        <w:rPr>
          <w:color w:val="000000"/>
        </w:rPr>
        <w:t xml:space="preserve">. </w:t>
      </w:r>
      <w:r w:rsidR="0091085C">
        <w:rPr>
          <w:color w:val="000000"/>
        </w:rPr>
        <w:t>The SEIR compartment</w:t>
      </w:r>
      <w:r w:rsidR="001200F1">
        <w:rPr>
          <w:color w:val="000000"/>
        </w:rPr>
        <w:t>al model</w:t>
      </w:r>
      <w:r w:rsidR="0091085C">
        <w:rPr>
          <w:color w:val="000000"/>
        </w:rPr>
        <w:t xml:space="preserve"> has been further extended to the </w:t>
      </w:r>
      <w:r w:rsidR="00D53290">
        <w:rPr>
          <w:color w:val="000000"/>
        </w:rPr>
        <w:t>SAPHIRE</w:t>
      </w:r>
      <w:r w:rsidR="0091085C">
        <w:rPr>
          <w:color w:val="000000"/>
        </w:rPr>
        <w:t xml:space="preserve"> model</w:t>
      </w:r>
      <w:r w:rsidR="00C2727C">
        <w:rPr>
          <w:color w:val="000000"/>
        </w:rPr>
        <w:t xml:space="preserve"> </w:t>
      </w:r>
      <w:r w:rsidR="005D7D67">
        <w:rPr>
          <w:color w:val="000000"/>
        </w:rPr>
        <w:fldChar w:fldCharType="begin"/>
      </w:r>
      <w:r w:rsidR="0003370B">
        <w:rPr>
          <w:color w:val="000000"/>
        </w:rPr>
        <w:instrText xml:space="preserve"> ADDIN ZOTERO_ITEM CSL_CITATION {"citationID":"NUBbU2QA","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5D7D67">
        <w:rPr>
          <w:color w:val="000000"/>
        </w:rPr>
        <w:fldChar w:fldCharType="separate"/>
      </w:r>
      <w:r w:rsidR="00962F61">
        <w:rPr>
          <w:color w:val="000000"/>
        </w:rPr>
        <w:t>(13)</w:t>
      </w:r>
      <w:r w:rsidR="005D7D67">
        <w:rPr>
          <w:color w:val="000000"/>
        </w:rPr>
        <w:fldChar w:fldCharType="end"/>
      </w:r>
      <w:r w:rsidR="0091085C">
        <w:rPr>
          <w:color w:val="000000"/>
        </w:rPr>
        <w:t>, which accounts for the infectiousness of asymptomatic</w:t>
      </w:r>
      <w:r w:rsidR="00C2727C">
        <w:rPr>
          <w:color w:val="000000"/>
        </w:rPr>
        <w:t xml:space="preserve"> </w:t>
      </w:r>
      <w:r w:rsidR="0091085C">
        <w:rPr>
          <w:color w:val="000000"/>
        </w:rPr>
        <w:fldChar w:fldCharType="begin"/>
      </w:r>
      <w:r w:rsidR="0003370B">
        <w:rPr>
          <w:color w:val="000000"/>
        </w:rPr>
        <w:instrText xml:space="preserve"> ADDIN ZOTERO_ITEM CSL_CITATION {"citationID":"wZE2tSk3","properties":{"formattedCitation":"(14)","plainCitation":"(14)","noteIndex":0},"citationItems":[{"id":96,"uris":["http://zotero.org/users/6647948/items/CSQ3DLHK"],"uri":["http://zotero.org/users/6647948/items/CSQ3DLHK"],"itemData":{"id":96,"type":"article-journal","container-title":"JAMA","DOI":"10.1001/jama.2020.2565","ISSN":"0098-7484","issue":"14","journalAbbreviation":"JAMA","language":"en","page":"1406","source":"DOI.org (Crossref)","title":"Presumed Asymptomatic Carrier Transmission of COVID-19","volume":"323","author":[{"family":"Bai","given":"Yan"},{"family":"Yao","given":"Lingsheng"},{"family":"Wei","given":"Tao"},{"family":"Tian","given":"Fei"},{"family":"Jin","given":"Dong-Yan"},{"family":"Chen","given":"Lijuan"},{"family":"Wang","given":"Meiyun"}],"issued":{"date-parts":[["2020",4,14]]}}}],"schema":"https://github.com/citation-style-language/schema/raw/master/csl-citation.json"} </w:instrText>
      </w:r>
      <w:r w:rsidR="0091085C">
        <w:rPr>
          <w:color w:val="000000"/>
        </w:rPr>
        <w:fldChar w:fldCharType="separate"/>
      </w:r>
      <w:r w:rsidR="00962F61">
        <w:rPr>
          <w:color w:val="000000"/>
        </w:rPr>
        <w:t>(14)</w:t>
      </w:r>
      <w:r w:rsidR="0091085C">
        <w:rPr>
          <w:color w:val="000000"/>
        </w:rPr>
        <w:fldChar w:fldCharType="end"/>
      </w:r>
      <w:r w:rsidR="0091085C">
        <w:rPr>
          <w:color w:val="000000"/>
        </w:rPr>
        <w:t xml:space="preserve"> and pre</w:t>
      </w:r>
      <w:r w:rsidR="00503C95">
        <w:rPr>
          <w:color w:val="000000"/>
        </w:rPr>
        <w:t>-</w:t>
      </w:r>
      <w:r w:rsidR="0091085C">
        <w:rPr>
          <w:color w:val="000000"/>
        </w:rPr>
        <w:t>symptomatic</w:t>
      </w:r>
      <w:r w:rsidR="00C2727C">
        <w:rPr>
          <w:color w:val="000000"/>
        </w:rPr>
        <w:t xml:space="preserve"> </w:t>
      </w:r>
      <w:r w:rsidR="0091085C">
        <w:rPr>
          <w:color w:val="000000"/>
        </w:rPr>
        <w:fldChar w:fldCharType="begin"/>
      </w:r>
      <w:r w:rsidR="0003370B">
        <w:rPr>
          <w:color w:val="000000"/>
        </w:rPr>
        <w:instrText xml:space="preserve"> ADDIN ZOTERO_ITEM CSL_CITATION {"citationID":"Hq3L4HJo","properties":{"formattedCitation":"(15)","plainCitation":"(15)","noteIndex":0},"citationItems":[{"id":98,"uris":["http://zotero.org/users/6647948/items/P26LJTHY"],"uri":["http://zotero.org/users/6647948/items/P26LJTHY"],"itemData":{"id":98,"type":"article-journal","container-title":"Emerging Infectious Diseases","DOI":"10.3201/eid2605.200198","ISSN":"1080-6040, 1080-6059","issue":"5","journalAbbreviation":"Emerg. Infect. Dis.","page":"1052-1054","source":"DOI.org (Crossref)","title":"Potential Presymptomatic Transmission of SARS-CoV-2, Zhejiang Province, China, 2020","volume":"26","author":[{"family":"Tong","given":"Zhen-Dong"},{"family":"Tang","given":"An"},{"family":"Li","given":"Ke-Feng"},{"family":"Li","given":"Peng"},{"family":"Wang","given":"Hong-Ling"},{"family":"Yi","given":"Jing-Ping"},{"family":"Zhang","given":"Yong-Li"},{"family":"Yan","given":"Jian-Bo"}],"issued":{"date-parts":[["2020",5]]}}}],"schema":"https://github.com/citation-style-language/schema/raw/master/csl-citation.json"} </w:instrText>
      </w:r>
      <w:r w:rsidR="0091085C">
        <w:rPr>
          <w:color w:val="000000"/>
        </w:rPr>
        <w:fldChar w:fldCharType="separate"/>
      </w:r>
      <w:r w:rsidR="00962F61">
        <w:rPr>
          <w:color w:val="000000"/>
        </w:rPr>
        <w:t>(15)</w:t>
      </w:r>
      <w:r w:rsidR="0091085C">
        <w:rPr>
          <w:color w:val="000000"/>
        </w:rPr>
        <w:fldChar w:fldCharType="end"/>
      </w:r>
      <w:r w:rsidR="0091085C">
        <w:rPr>
          <w:color w:val="000000"/>
        </w:rPr>
        <w:t xml:space="preserve"> individuals in the population (both of which are crucial transmission features of COVID-19), time varying ascertainment rates, transmission rates and population movement. </w:t>
      </w:r>
    </w:p>
    <w:p w14:paraId="3C20FAB9" w14:textId="2FC060C2" w:rsidR="002241D8" w:rsidRPr="001B44F8" w:rsidRDefault="002241D8" w:rsidP="00487208">
      <w:pPr>
        <w:spacing w:line="480" w:lineRule="auto"/>
        <w:jc w:val="both"/>
        <w:rPr>
          <w:color w:val="000000"/>
        </w:rPr>
      </w:pPr>
      <w:r w:rsidRPr="001B44F8">
        <w:rPr>
          <w:color w:val="000000"/>
        </w:rPr>
        <w:t>Researchers and policymakers are relying on these models to plan and implement public health policies at the national and local levels. New models are emerging rapidly. Models often have conflicting messages and it is ha</w:t>
      </w:r>
      <w:r w:rsidR="000E4EF6">
        <w:rPr>
          <w:color w:val="000000"/>
        </w:rPr>
        <w:t>rd to distinguish a good model from an unreliable one</w:t>
      </w:r>
      <w:r w:rsidRPr="001B44F8">
        <w:rPr>
          <w:color w:val="000000"/>
        </w:rPr>
        <w:t>.</w:t>
      </w:r>
      <w:r w:rsidR="000E4EF6">
        <w:rPr>
          <w:color w:val="000000"/>
        </w:rPr>
        <w:t xml:space="preserve"> Different models operate under different assumptions and provide different deliverables.</w:t>
      </w:r>
      <w:r w:rsidRPr="001B44F8">
        <w:rPr>
          <w:color w:val="000000"/>
        </w:rPr>
        <w:t xml:space="preserve"> In light of this, it is important to investigate and compare the findings of various mod</w:t>
      </w:r>
      <w:r w:rsidR="002B6740">
        <w:rPr>
          <w:color w:val="000000"/>
        </w:rPr>
        <w:t>els on a given test dataset</w:t>
      </w:r>
      <w:r w:rsidR="000E4EF6">
        <w:rPr>
          <w:color w:val="000000"/>
        </w:rPr>
        <w:t xml:space="preserve">. </w:t>
      </w:r>
      <w:r w:rsidRPr="001B44F8">
        <w:rPr>
          <w:color w:val="000000"/>
        </w:rPr>
        <w:t xml:space="preserve">While some work has </w:t>
      </w:r>
      <w:r w:rsidRPr="001B44F8">
        <w:rPr>
          <w:color w:val="000000"/>
        </w:rPr>
        <w:lastRenderedPageBreak/>
        <w:t>been done in terms of trying to reconcile results from different models of disease transmission that can be fit to data emerging from local and national governments</w:t>
      </w:r>
      <w:r w:rsidR="00B04692">
        <w:rPr>
          <w:color w:val="000000"/>
        </w:rPr>
        <w:t xml:space="preserve"> </w:t>
      </w:r>
      <w:r w:rsidRPr="001B44F8">
        <w:rPr>
          <w:color w:val="000000"/>
        </w:rPr>
        <w:fldChar w:fldCharType="begin"/>
      </w:r>
      <w:r w:rsidR="0003370B">
        <w:rPr>
          <w:color w:val="000000"/>
        </w:rPr>
        <w:instrText xml:space="preserve"> ADDIN ZOTERO_ITEM CSL_CITATION {"citationID":"f3tur9yD","properties":{"formattedCitation":"(16)","plainCitation":"(16)","noteIndex":0},"citationItems":[{"id":52,"uris":["http://zotero.org/users/6647948/items/ESZNRLZM"],"uri":["http://zotero.org/users/6647948/items/ESZNRLZM"],"itemData":{"id":52,"type":"article-journal","abstract":"The coronavirus disease 2019 (COVID-19) pandemic has placed epidemic modeling at the forefront of worldwide public policy making. Nonetheless, modeling and forecasting the spread of COVID-19 remains a challenge. Here, we detail three regional-scale models for forecasting and assessing the course of the pandemic. This work demonstrates the utility of parsimonious models for early-time data and provides an accessible framework for generating policy-relevant insights into its course. We show how these models can be connected to each other and to time series data for a particular region. Capable of measuring and forecasting the impacts of social distancing, these models highlight the dangers of relaxing nonpharmaceutical public health interventions in the absence of a vaccine or antiviral therapies.","container-title":"Proceedings of the National Academy of Sciences","DOI":"10.1073/pnas.2006520117","ISSN":"0027-8424, 1091-6490","journalAbbreviation":"Proc Natl Acad Sci USA","language":"en","page":"202006520","source":"DOI.org (Crossref)","title":"The challenges of modeling and forecasting the spread of COVID-19","author":[{"family":"Bertozzi","given":"Andrea L."},{"family":"Franco","given":"Elisa"},{"family":"Mohler","given":"George"},{"family":"Short","given":"Martin B."},{"family":"Sledge","given":"Daniel"}],"issued":{"date-parts":[["2020",7,2]]}}}],"schema":"https://github.com/citation-style-language/schema/raw/master/csl-citation.json"} </w:instrText>
      </w:r>
      <w:r w:rsidRPr="001B44F8">
        <w:rPr>
          <w:color w:val="000000"/>
        </w:rPr>
        <w:fldChar w:fldCharType="separate"/>
      </w:r>
      <w:r w:rsidR="00962F61">
        <w:rPr>
          <w:color w:val="000000"/>
        </w:rPr>
        <w:t>(16)</w:t>
      </w:r>
      <w:r w:rsidRPr="001B44F8">
        <w:rPr>
          <w:color w:val="000000"/>
        </w:rPr>
        <w:fldChar w:fldCharType="end"/>
      </w:r>
      <w:r w:rsidRPr="001B44F8">
        <w:rPr>
          <w:color w:val="000000"/>
        </w:rPr>
        <w:t xml:space="preserve">, </w:t>
      </w:r>
      <w:r w:rsidR="000E4EF6">
        <w:rPr>
          <w:color w:val="000000"/>
        </w:rPr>
        <w:t xml:space="preserve">more comparisons need to be </w:t>
      </w:r>
      <w:r w:rsidRPr="001B44F8">
        <w:rPr>
          <w:color w:val="000000"/>
        </w:rPr>
        <w:t xml:space="preserve">done to investigate how differences between competing models might lead to differing projections. </w:t>
      </w:r>
      <w:r w:rsidR="000E4EF6">
        <w:rPr>
          <w:color w:val="000000"/>
        </w:rPr>
        <w:t>In the context of India, such</w:t>
      </w:r>
      <w:r w:rsidR="004807D9">
        <w:rPr>
          <w:color w:val="000000"/>
        </w:rPr>
        <w:t xml:space="preserve"> head-to-head</w:t>
      </w:r>
      <w:r w:rsidR="000E4EF6">
        <w:rPr>
          <w:color w:val="000000"/>
        </w:rPr>
        <w:t xml:space="preserve"> comparison</w:t>
      </w:r>
      <w:r w:rsidR="004807D9">
        <w:rPr>
          <w:color w:val="000000"/>
        </w:rPr>
        <w:t xml:space="preserve"> across models</w:t>
      </w:r>
      <w:r w:rsidR="000E4EF6">
        <w:rPr>
          <w:color w:val="000000"/>
        </w:rPr>
        <w:t xml:space="preserve"> are largely unavailable.</w:t>
      </w:r>
    </w:p>
    <w:p w14:paraId="583F6DF6" w14:textId="0E04CDD6" w:rsidR="002241D8" w:rsidRPr="001B44F8" w:rsidRDefault="002241D8" w:rsidP="00487208">
      <w:pPr>
        <w:spacing w:line="480" w:lineRule="auto"/>
        <w:jc w:val="both"/>
        <w:rPr>
          <w:color w:val="000000"/>
        </w:rPr>
      </w:pPr>
      <w:r w:rsidRPr="001B44F8">
        <w:rPr>
          <w:color w:val="000000"/>
        </w:rPr>
        <w:t>We consider</w:t>
      </w:r>
      <w:r w:rsidR="000E4EF6">
        <w:rPr>
          <w:color w:val="000000"/>
        </w:rPr>
        <w:t xml:space="preserve"> five different</w:t>
      </w:r>
      <w:r w:rsidRPr="001B44F8">
        <w:rPr>
          <w:color w:val="000000"/>
        </w:rPr>
        <w:t xml:space="preserve"> models</w:t>
      </w:r>
      <w:r w:rsidR="009A132E">
        <w:rPr>
          <w:color w:val="000000"/>
        </w:rPr>
        <w:t xml:space="preserve"> of</w:t>
      </w:r>
      <w:r w:rsidR="000E4EF6">
        <w:rPr>
          <w:color w:val="000000"/>
        </w:rPr>
        <w:t xml:space="preserve"> different genre</w:t>
      </w:r>
      <w:r w:rsidRPr="001B44F8">
        <w:rPr>
          <w:color w:val="000000"/>
        </w:rPr>
        <w:t xml:space="preserve">, starting from the simplest baseline model. </w:t>
      </w:r>
      <w:r w:rsidRPr="00D03958">
        <w:rPr>
          <w:color w:val="000000" w:themeColor="text1"/>
        </w:rPr>
        <w:t xml:space="preserve">The baseline model </w:t>
      </w:r>
      <w:r w:rsidR="001B44F8" w:rsidRPr="00D03958">
        <w:rPr>
          <w:color w:val="000000" w:themeColor="text1"/>
        </w:rPr>
        <w:t xml:space="preserve">we investigate relies on curve-fitting methods, with </w:t>
      </w:r>
      <w:r w:rsidR="001B44F8" w:rsidRPr="001B44F8">
        <w:t>cumulative number of infected cases modeled as</w:t>
      </w:r>
      <w:ins w:id="25" w:author="Soumik Purkayastha" w:date="2021-03-18T15:18:00Z">
        <w:r w:rsidR="00B65663">
          <w:t xml:space="preserve"> an</w:t>
        </w:r>
      </w:ins>
      <w:r w:rsidR="001B44F8" w:rsidRPr="001B44F8">
        <w:t xml:space="preserve"> exponential proces</w:t>
      </w:r>
      <w:r w:rsidR="001B44F8">
        <w:t xml:space="preserve">s. </w:t>
      </w:r>
      <w:r w:rsidRPr="001B44F8">
        <w:rPr>
          <w:color w:val="000000"/>
        </w:rPr>
        <w:t>Next, we consider the extended SIR (</w:t>
      </w:r>
      <w:proofErr w:type="spellStart"/>
      <w:r w:rsidRPr="001B44F8">
        <w:rPr>
          <w:color w:val="000000"/>
        </w:rPr>
        <w:t>eSIR</w:t>
      </w:r>
      <w:proofErr w:type="spellEnd"/>
      <w:r w:rsidRPr="001B44F8">
        <w:rPr>
          <w:color w:val="000000"/>
        </w:rPr>
        <w:t>) model</w:t>
      </w:r>
      <w:r w:rsidR="00B04692">
        <w:rPr>
          <w:color w:val="000000"/>
        </w:rPr>
        <w:t xml:space="preserve"> </w:t>
      </w:r>
      <w:r w:rsidRPr="001B44F8">
        <w:rPr>
          <w:color w:val="000000"/>
        </w:rPr>
        <w:fldChar w:fldCharType="begin"/>
      </w:r>
      <w:r w:rsidR="0003370B">
        <w:rPr>
          <w:color w:val="000000"/>
        </w:rPr>
        <w:instrText xml:space="preserve"> ADDIN ZOTERO_ITEM CSL_CITATION {"citationID":"QNiUkHla","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rsidRPr="001B44F8">
        <w:rPr>
          <w:color w:val="000000"/>
        </w:rPr>
        <w:fldChar w:fldCharType="separate"/>
      </w:r>
      <w:r w:rsidR="00962F61">
        <w:rPr>
          <w:color w:val="000000"/>
        </w:rPr>
        <w:t>(10)</w:t>
      </w:r>
      <w:r w:rsidRPr="001B44F8">
        <w:rPr>
          <w:color w:val="000000"/>
        </w:rPr>
        <w:fldChar w:fldCharType="end"/>
      </w:r>
      <w:r w:rsidRPr="001B44F8">
        <w:rPr>
          <w:color w:val="000000"/>
        </w:rPr>
        <w:t xml:space="preserve">, which uses a Bayesian hierarchical model to generate projections of proportions of infected and removed people at future time points. </w:t>
      </w:r>
      <w:r w:rsidR="000869A9">
        <w:rPr>
          <w:color w:val="000000"/>
        </w:rPr>
        <w:t xml:space="preserve">The </w:t>
      </w:r>
      <w:r w:rsidR="00D53290">
        <w:rPr>
          <w:color w:val="000000"/>
        </w:rPr>
        <w:t>SAPHIRE</w:t>
      </w:r>
      <w:r w:rsidR="00B04692">
        <w:rPr>
          <w:color w:val="000000"/>
        </w:rPr>
        <w:t xml:space="preserve"> </w:t>
      </w:r>
      <w:r w:rsidR="000869A9">
        <w:rPr>
          <w:color w:val="000000"/>
        </w:rPr>
        <w:fldChar w:fldCharType="begin"/>
      </w:r>
      <w:r w:rsidR="0003370B">
        <w:rPr>
          <w:color w:val="000000"/>
        </w:rPr>
        <w:instrText xml:space="preserve"> ADDIN ZOTERO_ITEM CSL_CITATION {"citationID":"jwl86kSN","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0869A9">
        <w:rPr>
          <w:color w:val="000000"/>
        </w:rPr>
        <w:fldChar w:fldCharType="separate"/>
      </w:r>
      <w:r w:rsidR="00962F61">
        <w:rPr>
          <w:color w:val="000000"/>
        </w:rPr>
        <w:t>(13)</w:t>
      </w:r>
      <w:r w:rsidR="000869A9">
        <w:rPr>
          <w:color w:val="000000"/>
        </w:rPr>
        <w:fldChar w:fldCharType="end"/>
      </w:r>
      <w:r w:rsidR="000869A9">
        <w:rPr>
          <w:color w:val="000000"/>
        </w:rPr>
        <w:t xml:space="preserve"> model has been demonstrated to reconstruct the full-spectrum dynamics of COVID-19 in Wuhan between January and March 2020</w:t>
      </w:r>
      <w:r w:rsidR="008C72D5">
        <w:rPr>
          <w:color w:val="000000"/>
        </w:rPr>
        <w:t xml:space="preserve"> across 5 periods defined by events and interventions. Using the same model, we study the evolution of the pandemic in India over 4 well-defined lockdown periods, each with distinct transmission and ascertainment features. </w:t>
      </w:r>
      <w:r w:rsidRPr="001B44F8">
        <w:rPr>
          <w:color w:val="000000"/>
        </w:rPr>
        <w:t>Another model</w:t>
      </w:r>
      <w:r w:rsidR="008A5B64">
        <w:rPr>
          <w:color w:val="000000"/>
        </w:rPr>
        <w:t xml:space="preserve"> (henceforth, SEIR-</w:t>
      </w:r>
      <w:proofErr w:type="spellStart"/>
      <w:r w:rsidR="008A5B64" w:rsidRPr="008A5B64">
        <w:rPr>
          <w:i/>
          <w:iCs/>
          <w:color w:val="000000"/>
        </w:rPr>
        <w:t>fansy</w:t>
      </w:r>
      <w:proofErr w:type="spellEnd"/>
      <w:r w:rsidR="008A5B64">
        <w:rPr>
          <w:color w:val="000000"/>
        </w:rPr>
        <w:t>)</w:t>
      </w:r>
      <w:r w:rsidRPr="001B44F8">
        <w:rPr>
          <w:color w:val="000000"/>
        </w:rPr>
        <w:t xml:space="preserve"> </w:t>
      </w:r>
      <w:r w:rsidR="008A5B64">
        <w:rPr>
          <w:color w:val="000000"/>
        </w:rPr>
        <w:t>modifies the SEIR model to account for high false negative rate and symptom-based administration of COVID-19 tests</w:t>
      </w:r>
      <w:r w:rsidRPr="001B44F8">
        <w:rPr>
          <w:color w:val="000000"/>
        </w:rPr>
        <w:t xml:space="preserve">. </w:t>
      </w:r>
      <w:r w:rsidR="001374CC">
        <w:rPr>
          <w:color w:val="000000"/>
        </w:rPr>
        <w:t>Finally, we study</w:t>
      </w:r>
      <w:r w:rsidR="009A55CD">
        <w:rPr>
          <w:color w:val="000000"/>
        </w:rPr>
        <w:t xml:space="preserve"> the ICM model,</w:t>
      </w:r>
      <w:r w:rsidR="001374CC">
        <w:rPr>
          <w:color w:val="000000"/>
        </w:rPr>
        <w:t xml:space="preserve"> which </w:t>
      </w:r>
      <w:r w:rsidRPr="003905A1">
        <w:rPr>
          <w:color w:val="000000"/>
        </w:rPr>
        <w:t xml:space="preserve">utilizes a semi-mechanistic Bayesian hierarchical model </w:t>
      </w:r>
      <w:r w:rsidR="00200118" w:rsidRPr="003905A1">
        <w:rPr>
          <w:color w:val="000000"/>
        </w:rPr>
        <w:t>based on renewal equatio</w:t>
      </w:r>
      <w:r w:rsidR="00144348" w:rsidRPr="003905A1">
        <w:rPr>
          <w:color w:val="000000"/>
        </w:rPr>
        <w:t>n</w:t>
      </w:r>
      <w:r w:rsidR="0089743D">
        <w:rPr>
          <w:color w:val="000000"/>
        </w:rPr>
        <w:t>s</w:t>
      </w:r>
      <w:r w:rsidR="00144348" w:rsidRPr="003905A1">
        <w:rPr>
          <w:color w:val="000000"/>
        </w:rPr>
        <w:t xml:space="preserve"> </w:t>
      </w:r>
      <w:r w:rsidR="00A9196B" w:rsidRPr="003905A1">
        <w:rPr>
          <w:color w:val="000000"/>
        </w:rPr>
        <w:t>that model</w:t>
      </w:r>
      <w:r w:rsidR="00144348" w:rsidRPr="003905A1">
        <w:rPr>
          <w:color w:val="000000"/>
        </w:rPr>
        <w:t xml:space="preserve"> infections as a latent process and links deaths to infections with help of survival analysi</w:t>
      </w:r>
      <w:r w:rsidR="00596C5B" w:rsidRPr="003905A1">
        <w:rPr>
          <w:color w:val="000000"/>
        </w:rPr>
        <w:t>s</w:t>
      </w:r>
      <w:r w:rsidR="00596C5B">
        <w:rPr>
          <w:i/>
          <w:iCs/>
          <w:color w:val="000000"/>
        </w:rPr>
        <w:t>.</w:t>
      </w:r>
      <w:r w:rsidR="00200118">
        <w:rPr>
          <w:i/>
          <w:iCs/>
          <w:color w:val="000000"/>
        </w:rPr>
        <w:t xml:space="preserve"> </w:t>
      </w:r>
      <w:r w:rsidRPr="001B44F8">
        <w:rPr>
          <w:color w:val="000000"/>
        </w:rPr>
        <w:t>Each of the models mentioned above have had appreciable success in being able to satisfactorily analyze and project the trajectory of the pandemic in different countries</w:t>
      </w:r>
      <w:r w:rsidR="00B04692">
        <w:rPr>
          <w:color w:val="000000"/>
        </w:rPr>
        <w:t xml:space="preserve"> </w:t>
      </w:r>
      <w:r w:rsidR="00E30DA8">
        <w:rPr>
          <w:color w:val="000000"/>
        </w:rPr>
        <w:fldChar w:fldCharType="begin"/>
      </w:r>
      <w:r w:rsidR="0003370B">
        <w:rPr>
          <w:color w:val="000000"/>
        </w:rPr>
        <w:instrText xml:space="preserve"> ADDIN ZOTERO_ITEM CSL_CITATION {"citationID":"XOv6A5rk","properties":{"formattedCitation":"(17)","plainCitation":"(17)","noteIndex":0},"citationItems":[{"id":143,"uris":["http://zotero.org/users/6647948/items/U983SAA3"],"uri":["http://zotero.org/users/6647948/items/U983SAA3"],"itemData":{"id":143,"type":"report","abstract":"As of 1st June 2020, the US Centers for Disease Control and Prevention reported 104,232 confirmed or probable COVID-19-related deaths in the US. This was more than twice the number of deaths reported in the next most severely impacted country. We jointly modelled the US epidemic at the state-level, using publicly available death data within a Bayesian hierarchical semi-mechanistic framework. For each state, we estimate the number of individuals that have been infected, the number of individuals that are currently infectious and the time-varying reproduction number (the average number of secondary infections caused by an infected person). We used changes in mobility to capture the impact that non-pharmaceutical interventions and other behaviour changes have on the rate of transmission of SARS-CoV-2. Nationally, we estimated 3.7% [3.4%-4.0%] of the population had been infected by 1st June 2020, with wide variation between states, and approximately 0.01% of the population was infectious. We also demonstrated that good model forecasts of deaths for the next 3 weeks with low error and good coverage of our credible intervals.","genre":"preprint","language":"en","note":"DOI: 10.1101/2020.07.13.20152355","publisher":"Public and Global Health","source":"DOI.org (Crossref)","title":"State-level tracking of COVID-19 in the United States","URL":"http://medrxiv.org/lookup/doi/10.1101/2020.07.13.20152355","author":[{"family":"Unwin","given":"H Juliette T"},{"family":"Mishra","given":"Swapnil"},{"family":"Bradley","given":"Valerie C"},{"family":"Gandy","given":"Axel"},{"family":"Mellan","given":"Thomas A"},{"family":"Coupland","given":"Helen"},{"family":"Ish-Horowicz","given":"Jonathan"},{"family":"Vollmer","given":"Michaela Andrea Christine"},{"family":"Whittaker","given":"Charles"},{"family":"Filippi","given":"Sarah L"},{"family":"Xi","given":"Xiaoyue"},{"family":"Monod","given":"Mélodie"},{"family":"Ratmann","given":"Oliver"},{"family":"Hutchinson","given":"Michael"},{"family":"Valka","given":"Fabian"},{"family":"Zhu","given":"Harrison"},{"family":"Hawryluk","given":"Iwona"},{"family":"Milton","given":"Philip"},{"family":"Ainslie","given":"Kylie E C"},{"family":"Baguelin","given":"Marc"},{"family":"Boonyasiri","given":"Adhiratha"},{"family":"Brazeau","given":"Nick F"},{"family":"Cattarino","given":"Lorenzo"},{"family":"Cucunubá","given":"Zulma M"},{"family":"Cuomo-Dannenburg","given":"Gina"},{"family":"Dorigatti","given":"Ilaria"},{"family":"Eales","given":"Oliver D"},{"family":"Eaton","given":"Jeffrey W"},{"family":"Elsland","given":"Sabinee L","non-dropping-particle":"van"},{"family":"FitzJohn","given":"Richard G"},{"family":"Gaythorpe","given":"Katy A M"},{"family":"Green","given":"William"},{"family":"Hinsley","given":"Wes"},{"family":"Jeffrey","given":"Benjamin"},{"family":"Knock","given":"Edward"},{"family":"Laydon","given":"Daniel J"},{"family":"Lees","given":"John"},{"family":"Nedjati-Gilani","given":"Gemma"},{"family":"Nouvellet","given":"Pierre"},{"family":"Okell","given":"Lucy C"},{"family":"Parag","given":"Kris V"},{"family":"Siveroni","given":"Igor"},{"family":"Thompson","given":"Hayley A"},{"family":"Walker","given":"Patrick"},{"family":"Walters","given":"Caroline E"},{"family":"Watson","given":"Oliver J"},{"family":"Whittles","given":"Lilith K"},{"family":"Ghani","given":"Azra"},{"family":"Ferguson","given":"Neil M"},{"family":"Riley","given":"Steven"},{"family":"Donnelly","given":"Christl A."},{"family":"Bhatt","given":"Samir"},{"family":"Flaxman","given":"Seth"}],"accessed":{"date-parts":[["2020",9,16]]},"issued":{"date-parts":[["2020",7,14]]}}}],"schema":"https://github.com/citation-style-language/schema/raw/master/csl-citation.json"} </w:instrText>
      </w:r>
      <w:r w:rsidR="00E30DA8">
        <w:rPr>
          <w:color w:val="000000"/>
        </w:rPr>
        <w:fldChar w:fldCharType="separate"/>
      </w:r>
      <w:r w:rsidR="00962F61">
        <w:rPr>
          <w:color w:val="000000"/>
        </w:rPr>
        <w:t>(17)</w:t>
      </w:r>
      <w:r w:rsidR="00E30DA8">
        <w:rPr>
          <w:color w:val="000000"/>
        </w:rPr>
        <w:fldChar w:fldCharType="end"/>
      </w:r>
      <w:r w:rsidR="00E30DA8" w:rsidRPr="00E30DA8">
        <w:rPr>
          <w:color w:val="000000"/>
          <w:vertAlign w:val="superscript"/>
        </w:rPr>
        <w:t>,</w:t>
      </w:r>
      <w:r w:rsidR="00E30DA8">
        <w:rPr>
          <w:color w:val="000000"/>
        </w:rPr>
        <w:fldChar w:fldCharType="begin"/>
      </w:r>
      <w:r w:rsidR="0003370B">
        <w:rPr>
          <w:color w:val="000000"/>
        </w:rPr>
        <w:instrText xml:space="preserve"> ADDIN ZOTERO_ITEM CSL_CITATION {"citationID":"5oDhKONA","properties":{"formattedCitation":"(18)","plainCitation":"(18)","noteIndex":0},"citationItems":[{"id":141,"uris":["http://zotero.org/users/6647948/items/IYCLHJKB"],"uri":["http://zotero.org/users/6647948/items/IYCLHJKB"],"itemData":{"id":141,"type":"report","abstract":"Brazil is currently reporting the second highest number of COVID-19 deaths in the world. Here we characterise the initial dynamics of COVID-19 across the country and assess the impact of non-pharmaceutical interventions (NPIs) that were implemented using a semi-mechanistic Bayesian hierarchical modelling approach. Our results highlight the significant impact these NPIs had across states, reducing an average R_t &gt;3 to an average of 1.5 by 9-May-2020, but that these interventions failed to reduce R_t &lt;1, congruent with the worsening epidemic Brazil has experienced since. We identify extensive heterogeneity in the epidemic trajectory across Brazil, with the estimated number of days to reach 0.1 % of the state population infected since the first nationally recorded case ranging from 20 days in São Paulo compared to 60 days in Goiás, underscoring the importance of sub-national analyses in understanding asynchronous state-level epidemics underlying the national spread and burden of COVID-19.","genre":"preprint","language":"en","note":"DOI: 10.1101/2020.05.09.20096701","publisher":"Epidemiology","source":"DOI.org (Crossref)","title":"Subnational analysis of the COVID-19 epidemic in Brazil","URL":"http://medrxiv.org/lookup/doi/10.1101/2020.05.09.20096701","author":[{"family":"Mellan","given":"Thomas A"},{"family":"Hoeltgebaum","given":"Henrique H"},{"family":"Mishra","given":"Swapnil"},{"family":"Whittaker","given":"Charlie"},{"family":"Schnekenberg","given":"Ricardo P"},{"family":"Gandy","given":"Axel"},{"family":"Unwin","given":"H Juliette T"},{"family":"Vollmer","given":"Michaela A C"},{"family":"Coupland","given":"Helen"},{"family":"Hawryluk","given":"Iwona"},{"family":"Faria","given":"Nuno Rodrigues"},{"family":"Vesga","given":"Juan"},{"family":"Zhu","given":"Harrison"},{"family":"Hutchinson","given":"Michael"},{"family":"Ratmann","given":"Oliver"},{"family":"Monod","given":"Melodie"},{"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J"},{"family":"Whittles","given":"Lilith"},{"family":"Xi","given":"Xiaoyue"},{"family":"Okell","given":"Lucy"},{"family":"Dorigatti","given":"Ilaria"},{"family":"Walker","given":"Patrick"},{"family":"Ghani","given":"Azra"},{"family":"Riley","given":"Steven M"},{"family":"Ferguson","given":"Neil M"},{"family":"Donnelly","given":"Christl A"},{"family":"Flaxman","given":"Seth"},{"family":"Bhatt","given":"Samir"}],"accessed":{"date-parts":[["2020",9,16]]},"issued":{"date-parts":[["2020",5,18]]}}}],"schema":"https://github.com/citation-style-language/schema/raw/master/csl-citation.json"} </w:instrText>
      </w:r>
      <w:r w:rsidR="00E30DA8">
        <w:rPr>
          <w:color w:val="000000"/>
        </w:rPr>
        <w:fldChar w:fldCharType="separate"/>
      </w:r>
      <w:r w:rsidR="00962F61">
        <w:rPr>
          <w:color w:val="000000"/>
        </w:rPr>
        <w:t>(18)</w:t>
      </w:r>
      <w:r w:rsidR="00E30DA8">
        <w:rPr>
          <w:color w:val="000000"/>
        </w:rPr>
        <w:fldChar w:fldCharType="end"/>
      </w:r>
      <w:r w:rsidR="00E30DA8" w:rsidRPr="00E30DA8">
        <w:rPr>
          <w:color w:val="000000"/>
          <w:vertAlign w:val="superscript"/>
        </w:rPr>
        <w:t>,</w:t>
      </w:r>
      <w:r w:rsidR="00E30DA8">
        <w:rPr>
          <w:color w:val="000000"/>
          <w:vertAlign w:val="superscript"/>
        </w:rPr>
        <w:fldChar w:fldCharType="begin"/>
      </w:r>
      <w:r w:rsidR="0003370B">
        <w:rPr>
          <w:color w:val="000000"/>
          <w:vertAlign w:val="superscript"/>
        </w:rPr>
        <w:instrText xml:space="preserve"> ADDIN ZOTERO_ITEM CSL_CITATION {"citationID":"tgCItnoz","properties":{"formattedCitation":"(19)","plainCitation":"(19)","noteIndex":0},"citationItems":[{"id":145,"uris":["http://zotero.org/users/6647948/items/J6KESRBR"],"uri":["http://zotero.org/users/6647948/items/J6KESRBR"],"itemData":{"id":145,"type":"report","abstract":"Italy was the first European country to experience sustained local transmission of COVID-19. As of 1st May 2020, the Italian health authorities reported 28,238 deaths nationally. To control the epidemic, the Italian government implemented a suite of non-pharmaceutical interventions (NPIs), including school and university closures, social distancing and full lockdown involving banning of public gatherings and non essential movement. In this report, we model the effect of NPIs on transmission using data on average mobility. We estimate that the average reproduction number (a measure of transmission intensity) is currently below one for all Italian regions, and significantly so for the majority of the regions. Despite the large number of deaths, the proportion of population that has been infected by SARS-CoV-2 (the attack rate) is far from the herd immunity threshold in all Italian regions, with the highest attack rate observed in Lombardy (13.18% [10.66%-16.70%]). Italy is set to relax the currently implemented NPIs from 4th May 2020. Given the control achieved by NPIs, we consider three scenarios for the next 8 weeks: a scenario in which mobility remains the same as during the lockdown, a scenario in which mobility returns to pre-lockdown levels by 20%, and a scenario in which mobility returns to pre-lockdown levels by 40%. The scenarios explored assume that mobility is scaled evenly across all dimensions, that behaviour stays the same as before NPIs were implemented, that no pharmaceutical interventions are introduced, and it does not include transmission reduction from contact tracing, testing and the isolation of confirmed or suspected cases. New interventions, such as enhanced testing and contact tracing are going to be introduced and will likely contribute to reductions in transmission; therefore our estimates should be viewed as pessimistic projections. We find that, in the absence of additional interventions, even a 20% return to pre-lockdown mobility could lead to a resurgence in the number of deaths far greater than experienced in the current wave in several regions. Future increases in the number of deaths will lag behind the increase in transmission intensity and so a second wave will not be immediately apparent from just monitoring of the daily number of deaths. Our results suggest that SARS-CoV-2 transmission as well as mobility should be closely monitored in the next weeks and months. To compensate for the increase in mobility that will occur due to the relaxation of the currently implemented NPIs, adherence to the recommended social distancing measures alongside enhanced community surveillance including swab testing, contact tracing and the early isolation of infections are of paramount importance to reduce the risk of resurgence in transmission.","genre":"preprint","language":"en","note":"DOI: 10.1101/2020.05.05.20089359","publisher":"Public and Global Health","source":"DOI.org (Crossref)","title":"A sub-national analysis of the rate of transmission of COVID-19 in Italy","URL":"http://medrxiv.org/lookup/doi/10.1101/2020.05.05.20089359","author":[{"family":"Vollmer","given":"Michaela A. C."},{"family":"Mishra","given":"Swapnil"},{"family":"Unwin","given":"H Juliette T"},{"family":"Gandy","given":"Axel"},{"family":"Mellan","given":"Thomas A"},{"family":"Bradley","given":"Valerie"},{"family":"Zhu","given":"Harrison"},{"family":"Coupland","given":"Helen"},{"family":"Hawryluk","given":"Iwona"},{"family":"Hutchinson","given":"Michael"},{"family":"Ratmann","given":"Oliver"},{"family":"Monod","given":"Melodie"},{"family":"Walker","given":"Patrick"},{"family":"Whittaker","given":"Charlie"},{"family":"Cattarino","given":"Lorenzo"},{"family":"Ciavarella","given":"Constance"},{"family":"Cilloni","given":"Lucia"},{"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J"},{"family":"Whittles","given":"Lilith"},{"family":"Xi","given":"Xiaoyue"},{"family":"Ghani","given":"Azra A M"},{"family":"Riley","given":"Steven"},{"family":"Okell","given":"Lucy C"},{"family":"Donnelly","given":"Christl A"},{"family":"Ferguson","given":"Neil M"},{"family":"Dorigatti","given":"Ilaria"},{"family":"Flaxman","given":"Seth"},{"family":"Bhatt","given":"Samir"}],"accessed":{"date-parts":[["2020",9,16]]},"issued":{"date-parts":[["2020",5,9]]}}}],"schema":"https://github.com/citation-style-language/schema/raw/master/csl-citation.json"} </w:instrText>
      </w:r>
      <w:r w:rsidR="00E30DA8">
        <w:rPr>
          <w:color w:val="000000"/>
          <w:vertAlign w:val="superscript"/>
        </w:rPr>
        <w:fldChar w:fldCharType="separate"/>
      </w:r>
      <w:r w:rsidR="00962F61">
        <w:rPr>
          <w:color w:val="000000"/>
        </w:rPr>
        <w:t>(19)</w:t>
      </w:r>
      <w:r w:rsidR="00E30DA8">
        <w:rPr>
          <w:color w:val="000000"/>
          <w:vertAlign w:val="superscript"/>
        </w:rPr>
        <w:fldChar w:fldCharType="end"/>
      </w:r>
      <w:r w:rsidRPr="001B44F8">
        <w:rPr>
          <w:color w:val="000000"/>
        </w:rPr>
        <w:t xml:space="preserve">. </w:t>
      </w:r>
    </w:p>
    <w:p w14:paraId="57CCA231" w14:textId="5B5684CE" w:rsidR="009A132E" w:rsidRDefault="002241D8" w:rsidP="00487208">
      <w:pPr>
        <w:spacing w:line="480" w:lineRule="auto"/>
        <w:jc w:val="both"/>
        <w:rPr>
          <w:color w:val="000000"/>
        </w:rPr>
      </w:pPr>
      <w:r w:rsidRPr="001B44F8">
        <w:rPr>
          <w:color w:val="000000"/>
        </w:rPr>
        <w:t xml:space="preserve">In order to fairly compare and contrast the models mentioned above, we study their respective treatment of the different lockdown periods imposed by the Government of India. Additionally, we compare their projections based on </w:t>
      </w:r>
      <w:r w:rsidR="009A132E">
        <w:rPr>
          <w:color w:val="000000"/>
        </w:rPr>
        <w:t>reported</w:t>
      </w:r>
      <w:r w:rsidRPr="001B44F8">
        <w:rPr>
          <w:color w:val="000000"/>
        </w:rPr>
        <w:t xml:space="preserve"> data, with special emphasis on how the models deal with (if they do, at all) </w:t>
      </w:r>
      <w:r w:rsidRPr="001B44F8">
        <w:rPr>
          <w:color w:val="000000"/>
        </w:rPr>
        <w:lastRenderedPageBreak/>
        <w:t>under-reporting and under-detection of COVID-cases, which has been a major point of discussion in the scientific community</w:t>
      </w:r>
      <w:r w:rsidR="00897230">
        <w:rPr>
          <w:color w:val="000000"/>
        </w:rPr>
        <w:t xml:space="preserve"> </w:t>
      </w:r>
      <w:r w:rsidRPr="001B44F8">
        <w:rPr>
          <w:color w:val="000000"/>
        </w:rPr>
        <w:fldChar w:fldCharType="begin"/>
      </w:r>
      <w:r w:rsidR="0003370B">
        <w:rPr>
          <w:color w:val="000000"/>
        </w:rPr>
        <w:instrText xml:space="preserve"> ADDIN ZOTERO_ITEM CSL_CITATION {"citationID":"NTZqpdJn","properties":{"formattedCitation":"(20)","plainCitation":"(20)","noteIndex":0},"citationItems":[{"id":56,"uris":["http://zotero.org/users/6647948/items/6HLMF6SY"],"uri":["http://zotero.org/users/6647948/items/6HLMF6SY"],"itemData":{"id":56,"type":"article-journal","container-title":"Pulmonology","DOI":"10.1016/j.pulmoe.2020.05.015","ISSN":"25310437","journalAbbreviation":"Pulmonology","language":"en","page":"S253104372030129X","source":"DOI.org (Crossref)","title":"Evaluating the massive underreporting and undertesting of COVID-19 cases in multiple global epicenters","author":[{"family":"Lau","given":"H."},{"family":"Khosrawipour","given":"T."},{"family":"Kocbach","given":"P."},{"family":"Ichii","given":"H."},{"family":"Bania","given":"J."},{"family":"Khosrawipour","given":"V."}],"issued":{"date-parts":[["2020",6]]}}}],"schema":"https://github.com/citation-style-language/schema/raw/master/csl-citation.json"} </w:instrText>
      </w:r>
      <w:r w:rsidRPr="001B44F8">
        <w:rPr>
          <w:color w:val="000000"/>
        </w:rPr>
        <w:fldChar w:fldCharType="separate"/>
      </w:r>
      <w:r w:rsidR="00962F61">
        <w:rPr>
          <w:color w:val="000000"/>
        </w:rPr>
        <w:t>(20)</w:t>
      </w:r>
      <w:r w:rsidRPr="001B44F8">
        <w:rPr>
          <w:color w:val="000000"/>
        </w:rPr>
        <w:fldChar w:fldCharType="end"/>
      </w:r>
      <w:r w:rsidRPr="001B44F8">
        <w:rPr>
          <w:color w:val="000000"/>
        </w:rPr>
        <w:t xml:space="preserve">.  </w:t>
      </w:r>
    </w:p>
    <w:p w14:paraId="0000001D" w14:textId="4F6EA285" w:rsidR="00443353" w:rsidRPr="00FF4048" w:rsidRDefault="009A132E" w:rsidP="00487208">
      <w:pPr>
        <w:spacing w:line="480" w:lineRule="auto"/>
        <w:jc w:val="both"/>
        <w:rPr>
          <w:sz w:val="21"/>
          <w:szCs w:val="21"/>
        </w:rPr>
      </w:pPr>
      <w:r w:rsidRPr="00F82820">
        <w:rPr>
          <w:color w:val="000000"/>
        </w:rPr>
        <w:t>The rest of the paper is organized as follows.</w:t>
      </w:r>
      <w:r w:rsidR="004807D9" w:rsidRPr="00F82820">
        <w:rPr>
          <w:color w:val="000000"/>
        </w:rPr>
        <w:t xml:space="preserve"> In </w:t>
      </w:r>
      <w:r w:rsidR="004807D9" w:rsidRPr="00897230">
        <w:rPr>
          <w:i/>
          <w:iCs/>
          <w:color w:val="000000"/>
        </w:rPr>
        <w:t>Section 2</w:t>
      </w:r>
      <w:r w:rsidR="004807D9" w:rsidRPr="00F82820">
        <w:rPr>
          <w:color w:val="000000"/>
        </w:rPr>
        <w:t xml:space="preserve"> we </w:t>
      </w:r>
      <w:r w:rsidR="00B043B8" w:rsidRPr="00F82820">
        <w:rPr>
          <w:color w:val="000000"/>
        </w:rPr>
        <w:t>provide an overview of</w:t>
      </w:r>
      <w:r w:rsidR="004807D9" w:rsidRPr="00F82820">
        <w:rPr>
          <w:color w:val="000000"/>
        </w:rPr>
        <w:t xml:space="preserve"> the various models </w:t>
      </w:r>
      <w:r w:rsidR="00B043B8" w:rsidRPr="00F82820">
        <w:rPr>
          <w:color w:val="000000"/>
        </w:rPr>
        <w:t xml:space="preserve">considered in our analysis. The supplement has detailed discussion on the formulation, assumptions and estimation methods utilized by each of the models. </w:t>
      </w:r>
      <w:r w:rsidR="00F82820" w:rsidRPr="00F82820">
        <w:rPr>
          <w:color w:val="000000"/>
        </w:rPr>
        <w:t xml:space="preserve">We present the findings of our comparative investigation of the models in </w:t>
      </w:r>
      <w:r w:rsidR="00F82820" w:rsidRPr="00897230">
        <w:rPr>
          <w:i/>
          <w:iCs/>
          <w:color w:val="000000"/>
        </w:rPr>
        <w:t>Section 3</w:t>
      </w:r>
      <w:r w:rsidR="00F82820">
        <w:rPr>
          <w:color w:val="000000"/>
        </w:rPr>
        <w:t xml:space="preserve"> </w:t>
      </w:r>
      <w:r w:rsidR="00F82820" w:rsidRPr="00F82820">
        <w:rPr>
          <w:color w:val="000000"/>
        </w:rPr>
        <w:t xml:space="preserve">and discuss the implications of our findings in </w:t>
      </w:r>
      <w:r w:rsidR="00F82820" w:rsidRPr="00897230">
        <w:rPr>
          <w:i/>
          <w:iCs/>
          <w:color w:val="000000"/>
        </w:rPr>
        <w:t>Section 4</w:t>
      </w:r>
      <w:r w:rsidR="00F82820" w:rsidRPr="00897230">
        <w:rPr>
          <w:color w:val="000000"/>
        </w:rPr>
        <w:t>.</w:t>
      </w:r>
      <w:r w:rsidR="00F82820">
        <w:rPr>
          <w:color w:val="000000"/>
        </w:rPr>
        <w:t xml:space="preserve"> </w:t>
      </w:r>
      <w:r w:rsidR="00EC217A" w:rsidRPr="00FF4048">
        <w:rPr>
          <w:sz w:val="21"/>
          <w:szCs w:val="21"/>
        </w:rPr>
        <w:br w:type="page"/>
      </w:r>
    </w:p>
    <w:p w14:paraId="15AAFCFB" w14:textId="12922E05" w:rsidR="001B44F8" w:rsidRPr="002027C8" w:rsidRDefault="001B44F8" w:rsidP="00487208">
      <w:pPr>
        <w:pBdr>
          <w:top w:val="nil"/>
          <w:left w:val="nil"/>
          <w:bottom w:val="nil"/>
          <w:right w:val="nil"/>
          <w:between w:val="nil"/>
        </w:pBdr>
        <w:spacing w:line="480" w:lineRule="auto"/>
        <w:jc w:val="both"/>
        <w:rPr>
          <w:b/>
          <w:bCs/>
          <w:i/>
          <w:iCs/>
        </w:rPr>
      </w:pPr>
      <w:r w:rsidRPr="002027C8">
        <w:rPr>
          <w:b/>
          <w:bCs/>
          <w:i/>
          <w:iCs/>
        </w:rPr>
        <w:lastRenderedPageBreak/>
        <w:t xml:space="preserve">2. METHODS </w:t>
      </w:r>
    </w:p>
    <w:p w14:paraId="0C21B5AE" w14:textId="26C2BB7A" w:rsidR="000267A4" w:rsidRPr="002027C8" w:rsidRDefault="000267A4" w:rsidP="00487208">
      <w:pPr>
        <w:pBdr>
          <w:top w:val="nil"/>
          <w:left w:val="nil"/>
          <w:bottom w:val="nil"/>
          <w:right w:val="nil"/>
          <w:between w:val="nil"/>
        </w:pBdr>
        <w:spacing w:line="480" w:lineRule="auto"/>
        <w:jc w:val="both"/>
        <w:rPr>
          <w:b/>
          <w:bCs/>
          <w:i/>
          <w:iCs/>
        </w:rPr>
      </w:pPr>
      <w:r w:rsidRPr="002027C8">
        <w:rPr>
          <w:b/>
          <w:bCs/>
          <w:i/>
          <w:iCs/>
        </w:rPr>
        <w:t>2.1. Overview of models</w:t>
      </w:r>
    </w:p>
    <w:p w14:paraId="0A4FF1BE" w14:textId="46F3BFC6" w:rsidR="001B44F8" w:rsidRDefault="001B44F8" w:rsidP="00487208">
      <w:pPr>
        <w:pBdr>
          <w:top w:val="nil"/>
          <w:left w:val="nil"/>
          <w:bottom w:val="nil"/>
          <w:right w:val="nil"/>
          <w:between w:val="nil"/>
        </w:pBdr>
        <w:spacing w:line="480" w:lineRule="auto"/>
        <w:jc w:val="both"/>
      </w:pPr>
      <w:r>
        <w:t xml:space="preserve">In this section, we discuss the assumptions and formulation of </w:t>
      </w:r>
      <w:r w:rsidR="007565A8">
        <w:t>each of the five models described above.</w:t>
      </w:r>
    </w:p>
    <w:p w14:paraId="1010EC98" w14:textId="77777777" w:rsidR="00474DE8" w:rsidRPr="00474DE8" w:rsidRDefault="00474DE8" w:rsidP="00487208">
      <w:pPr>
        <w:pBdr>
          <w:top w:val="nil"/>
          <w:left w:val="nil"/>
          <w:bottom w:val="nil"/>
          <w:right w:val="nil"/>
          <w:between w:val="nil"/>
        </w:pBdr>
        <w:spacing w:line="480" w:lineRule="auto"/>
        <w:jc w:val="both"/>
      </w:pPr>
    </w:p>
    <w:p w14:paraId="41BCA41D" w14:textId="5CC52343" w:rsidR="00953445" w:rsidRPr="002027C8" w:rsidRDefault="005242AD" w:rsidP="00487208">
      <w:pPr>
        <w:pBdr>
          <w:top w:val="nil"/>
          <w:left w:val="nil"/>
          <w:bottom w:val="nil"/>
          <w:right w:val="nil"/>
          <w:between w:val="nil"/>
        </w:pBdr>
        <w:spacing w:line="480" w:lineRule="auto"/>
        <w:jc w:val="both"/>
        <w:rPr>
          <w:b/>
          <w:bCs/>
          <w:i/>
          <w:iCs/>
          <w:color w:val="FF0000"/>
        </w:rPr>
      </w:pPr>
      <w:r w:rsidRPr="002027C8">
        <w:rPr>
          <w:b/>
          <w:bCs/>
          <w:i/>
          <w:iCs/>
        </w:rPr>
        <w:t>2.1.</w:t>
      </w:r>
      <w:r w:rsidR="007565A8" w:rsidRPr="002027C8">
        <w:rPr>
          <w:b/>
          <w:bCs/>
          <w:i/>
          <w:iCs/>
        </w:rPr>
        <w:t xml:space="preserve">a. </w:t>
      </w:r>
      <w:r w:rsidR="00953445" w:rsidRPr="002027C8">
        <w:rPr>
          <w:b/>
          <w:bCs/>
          <w:i/>
          <w:iCs/>
        </w:rPr>
        <w:t xml:space="preserve">Baseline </w:t>
      </w:r>
      <w:r w:rsidR="006D39BD" w:rsidRPr="002027C8">
        <w:rPr>
          <w:b/>
          <w:bCs/>
          <w:i/>
          <w:iCs/>
        </w:rPr>
        <w:t>m</w:t>
      </w:r>
      <w:r w:rsidR="00953445" w:rsidRPr="002027C8">
        <w:rPr>
          <w:b/>
          <w:bCs/>
          <w:i/>
          <w:iCs/>
        </w:rPr>
        <w:t>odel</w:t>
      </w:r>
    </w:p>
    <w:p w14:paraId="355A0445" w14:textId="43FC2F0F" w:rsidR="00331806" w:rsidRDefault="007565A8" w:rsidP="00487208">
      <w:pPr>
        <w:spacing w:line="480" w:lineRule="auto"/>
        <w:jc w:val="both"/>
        <w:rPr>
          <w:sz w:val="25"/>
          <w:szCs w:val="25"/>
        </w:rPr>
      </w:pPr>
      <w:r w:rsidRPr="007565A8">
        <w:rPr>
          <w:i/>
          <w:iCs/>
          <w:color w:val="000000" w:themeColor="text1"/>
        </w:rPr>
        <w:t>Overview:</w:t>
      </w:r>
      <w:r>
        <w:rPr>
          <w:color w:val="000000" w:themeColor="text1"/>
        </w:rPr>
        <w:t xml:space="preserve"> The baseline model we investigate aims to predict the evolution of the COVID-19 pandemic by means of a regression-based predictive model</w:t>
      </w:r>
      <w:r w:rsidR="00621BB0">
        <w:rPr>
          <w:color w:val="000000" w:themeColor="text1"/>
        </w:rPr>
        <w:t xml:space="preserve"> </w:t>
      </w:r>
      <w:r>
        <w:rPr>
          <w:color w:val="000000" w:themeColor="text1"/>
        </w:rPr>
        <w:fldChar w:fldCharType="begin"/>
      </w:r>
      <w:r w:rsidR="0003370B">
        <w:rPr>
          <w:color w:val="000000" w:themeColor="text1"/>
        </w:rPr>
        <w:instrText xml:space="preserve"> ADDIN ZOTERO_ITEM CSL_CITATION {"citationID":"cjiIaACG","properties":{"formattedCitation":"(21)","plainCitation":"(21)","noteIndex":0},"citationItems":[{"id":58,"uris":["http://zotero.org/users/6647948/items/8IP43VP2"],"uri":["http://zotero.org/users/6647948/items/8IP43VP2"],"itemData":{"id":58,"type":"article-journal","container-title":"Transactions of the Indian National Academy of Engineering","DOI":"10.1007/s41403-020-00130-w","ISSN":"2662-5415, 2662-5423","issue":"2","journalAbbreviation":"Trans Indian Natl. Acad. Eng.","language":"en","page":"133-140","source":"DOI.org (Crossref)","title":"A Predictive Model for the Evolution of COVID-19","volume":"5","author":[{"family":"Bhardwaj","given":"Rajneesh"}],"issued":{"date-parts":[["2020",6]]}}}],"schema":"https://github.com/citation-style-language/schema/raw/master/csl-citation.json"} </w:instrText>
      </w:r>
      <w:r>
        <w:rPr>
          <w:color w:val="000000" w:themeColor="text1"/>
        </w:rPr>
        <w:fldChar w:fldCharType="separate"/>
      </w:r>
      <w:r w:rsidR="00962F61">
        <w:rPr>
          <w:color w:val="000000"/>
        </w:rPr>
        <w:t>(21)</w:t>
      </w:r>
      <w:r>
        <w:rPr>
          <w:color w:val="000000" w:themeColor="text1"/>
        </w:rPr>
        <w:fldChar w:fldCharType="end"/>
      </w:r>
      <w:r>
        <w:rPr>
          <w:color w:val="000000" w:themeColor="text1"/>
        </w:rPr>
        <w:t xml:space="preserve">. </w:t>
      </w:r>
      <w:r w:rsidRPr="007565A8">
        <w:rPr>
          <w:color w:val="000000" w:themeColor="text1"/>
        </w:rPr>
        <w:t xml:space="preserve"> </w:t>
      </w:r>
      <w:r>
        <w:rPr>
          <w:color w:val="000000" w:themeColor="text1"/>
        </w:rPr>
        <w:t>More specifically, t</w:t>
      </w:r>
      <w:r>
        <w:rPr>
          <w:sz w:val="25"/>
          <w:szCs w:val="25"/>
        </w:rPr>
        <w:t xml:space="preserve">he model relies on a regression analysis of the daily cumulative count of infected cases based on the least-squares fitting. In particular, the growth rate of the infection is modeled as an exponentially decaying process. </w:t>
      </w:r>
      <w:r w:rsidR="00607AEF" w:rsidRPr="005242AD">
        <w:rPr>
          <w:i/>
          <w:iCs/>
          <w:sz w:val="25"/>
          <w:szCs w:val="25"/>
        </w:rPr>
        <w:t>Figure 1</w:t>
      </w:r>
      <w:r w:rsidR="00607AEF">
        <w:rPr>
          <w:sz w:val="25"/>
          <w:szCs w:val="25"/>
        </w:rPr>
        <w:t xml:space="preserve"> provides a schematic overview of this model. </w:t>
      </w:r>
    </w:p>
    <w:p w14:paraId="0E577FB0" w14:textId="77777777" w:rsidR="0032772A" w:rsidRDefault="0032772A" w:rsidP="00487208">
      <w:pPr>
        <w:keepNext/>
        <w:spacing w:line="480" w:lineRule="auto"/>
        <w:jc w:val="both"/>
      </w:pPr>
      <w:r>
        <w:rPr>
          <w:noProof/>
          <w:sz w:val="25"/>
          <w:szCs w:val="25"/>
        </w:rPr>
        <w:drawing>
          <wp:inline distT="0" distB="0" distL="0" distR="0" wp14:anchorId="6299068A" wp14:editId="239CC243">
            <wp:extent cx="6311900" cy="2425700"/>
            <wp:effectExtent l="12700" t="1270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6311900" cy="2425700"/>
                    </a:xfrm>
                    <a:prstGeom prst="rect">
                      <a:avLst/>
                    </a:prstGeom>
                    <a:ln>
                      <a:solidFill>
                        <a:schemeClr val="tx1"/>
                      </a:solidFill>
                    </a:ln>
                  </pic:spPr>
                </pic:pic>
              </a:graphicData>
            </a:graphic>
          </wp:inline>
        </w:drawing>
      </w:r>
    </w:p>
    <w:p w14:paraId="401F4850" w14:textId="1544EBBE" w:rsidR="004B7F28" w:rsidRDefault="0032772A" w:rsidP="00487208">
      <w:pPr>
        <w:pStyle w:val="Caption"/>
        <w:spacing w:line="480" w:lineRule="auto"/>
        <w:jc w:val="center"/>
        <w:rPr>
          <w:i w:val="0"/>
          <w:iCs w:val="0"/>
          <w:sz w:val="25"/>
          <w:szCs w:val="25"/>
        </w:rPr>
      </w:pPr>
      <w:r w:rsidRPr="00331806">
        <w:t xml:space="preserve">Figure </w:t>
      </w:r>
      <w:fldSimple w:instr=" SEQ Figure \* ARABIC ">
        <w:r w:rsidR="008D4950">
          <w:rPr>
            <w:noProof/>
          </w:rPr>
          <w:t>1</w:t>
        </w:r>
      </w:fldSimple>
      <w:r w:rsidRPr="00331806">
        <w:t>:</w:t>
      </w:r>
      <w:r>
        <w:t xml:space="preserve"> </w:t>
      </w:r>
      <w:r w:rsidRPr="00914DB3">
        <w:t>Schematic overview of the baseline model</w:t>
      </w:r>
      <w:r>
        <w:t>.</w:t>
      </w:r>
    </w:p>
    <w:p w14:paraId="5C6DF178" w14:textId="462498BF" w:rsidR="00794C61" w:rsidRDefault="00794C61" w:rsidP="00487208">
      <w:pPr>
        <w:spacing w:line="480" w:lineRule="auto"/>
        <w:jc w:val="both"/>
        <w:rPr>
          <w:sz w:val="25"/>
          <w:szCs w:val="25"/>
        </w:rPr>
      </w:pPr>
      <w:r w:rsidRPr="007565A8">
        <w:rPr>
          <w:i/>
          <w:iCs/>
          <w:sz w:val="25"/>
          <w:szCs w:val="25"/>
        </w:rPr>
        <w:lastRenderedPageBreak/>
        <w:t xml:space="preserve">Formulation: </w:t>
      </w:r>
      <w:r>
        <w:rPr>
          <w:sz w:val="25"/>
          <w:szCs w:val="25"/>
        </w:rPr>
        <w:t>The baseline model assumes that the following differential equation governs the evolution of a disease in a fixed population</w:t>
      </w:r>
    </w:p>
    <w:p w14:paraId="16A3BD30" w14:textId="7946888C" w:rsidR="00794C61" w:rsidRDefault="00B65663" w:rsidP="00487208">
      <w:pPr>
        <w:spacing w:line="480" w:lineRule="auto"/>
        <w:jc w:val="center"/>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dI</m:t>
                  </m:r>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r>
                <m:rPr>
                  <m:sty m:val="p"/>
                </m:rPr>
                <w:rPr>
                  <w:rFonts w:ascii="Cambria Math" w:hAnsi="Cambria Math"/>
                </w:rPr>
                <m:t>λ</m:t>
              </m:r>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,#(1)</m:t>
              </m:r>
            </m:e>
          </m:eqArr>
        </m:oMath>
      </m:oMathPara>
    </w:p>
    <w:p w14:paraId="50CA11D2" w14:textId="5056916C" w:rsidR="00794C61" w:rsidRDefault="00794C61" w:rsidP="00487208">
      <w:pPr>
        <w:spacing w:line="480" w:lineRule="auto"/>
        <w:jc w:val="both"/>
      </w:pPr>
      <w:r>
        <w:t xml:space="preserve">where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defined as the number of infected people at time </w:t>
      </w:r>
      <m:oMath>
        <m:r>
          <w:rPr>
            <w:rFonts w:ascii="Cambria Math" w:hAnsi="Cambria Math"/>
          </w:rPr>
          <m:t>t</m:t>
        </m:r>
      </m:oMath>
      <w:r>
        <w:t xml:space="preserve"> and </w:t>
      </w:r>
      <m:oMath>
        <m:r>
          <m:rPr>
            <m:sty m:val="p"/>
          </m:rPr>
          <w:rPr>
            <w:rFonts w:ascii="Cambria Math" w:hAnsi="Cambria Math"/>
          </w:rPr>
          <m:t>λ</m:t>
        </m:r>
      </m:oMath>
      <w:r>
        <w:t xml:space="preserve"> is the growth rate of infection. Unlike the other models described in subsequent sections, the baseline model analyses and projects only the cumulative number of infections, and not counts/proportions associated with other compartments. </w:t>
      </w:r>
      <w:r w:rsidR="005242AD">
        <w:t>T</w:t>
      </w:r>
      <w:r w:rsidRPr="00DD0BB1">
        <w:t xml:space="preserve">he model uses reported field data of the infections </w:t>
      </w:r>
      <w:r>
        <w:t>in India</w:t>
      </w:r>
      <w:r w:rsidRPr="00DD0BB1">
        <w:t xml:space="preserve"> over a specific time period</w:t>
      </w:r>
      <w:r>
        <w:t>. The growth rate can be numerically approximated from Equation (1) above as</w:t>
      </w:r>
    </w:p>
    <w:p w14:paraId="731A8053" w14:textId="139F1EB3" w:rsidR="00794C61" w:rsidRPr="004E1C9D" w:rsidRDefault="00B65663" w:rsidP="00487208">
      <w:pPr>
        <w:spacing w:line="480" w:lineRule="auto"/>
        <w:jc w:val="both"/>
      </w:pPr>
      <m:oMathPara>
        <m:oMath>
          <m:eqArr>
            <m:eqArrPr>
              <m:maxDist m:val="1"/>
              <m:ctrlPr>
                <w:rPr>
                  <w:rFonts w:ascii="Cambria Math" w:hAnsi="Cambria Math"/>
                  <w:i/>
                </w:rPr>
              </m:ctrlPr>
            </m:eqArrPr>
            <m:e>
              <m:acc>
                <m:accPr>
                  <m:ctrlPr>
                    <w:rPr>
                      <w:rFonts w:ascii="Cambria Math" w:hAnsi="Cambria Math"/>
                    </w:rPr>
                  </m:ctrlPr>
                </m:accPr>
                <m:e>
                  <m:sSub>
                    <m:sSubPr>
                      <m:ctrlPr>
                        <w:rPr>
                          <w:rFonts w:ascii="Cambria Math" w:hAnsi="Cambria Math"/>
                          <w:i/>
                        </w:rPr>
                      </m:ctrlPr>
                    </m:sSubPr>
                    <m:e>
                      <m:r>
                        <m:rPr>
                          <m:sty m:val="p"/>
                        </m:rPr>
                        <w:rPr>
                          <w:rFonts w:ascii="Cambria Math" w:hAnsi="Cambria Math"/>
                        </w:rPr>
                        <m:t>λ</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i-2</m:t>
                          </m:r>
                        </m:sub>
                      </m:sSub>
                    </m:sub>
                  </m:sSub>
                  <m:ctrlPr>
                    <w:rPr>
                      <w:rFonts w:ascii="Cambria Math" w:hAnsi="Cambria Math"/>
                      <w:i/>
                    </w:rPr>
                  </m:ctrlPr>
                </m:num>
                <m:den>
                  <m:r>
                    <w:rPr>
                      <w:rFonts w:ascii="Cambria Math" w:hAnsi="Cambria Math"/>
                    </w:rPr>
                    <m:t>2</m:t>
                  </m:r>
                  <m:r>
                    <m:rPr>
                      <m:sty m:val="p"/>
                    </m:rPr>
                    <w:rPr>
                      <w:rFonts w:ascii="Cambria Math" w:hAnsi="Cambria Math"/>
                    </w:rPr>
                    <m:t>⋅</m:t>
                  </m:r>
                  <m:sSub>
                    <m:sSubPr>
                      <m:ctrlPr>
                        <w:rPr>
                          <w:rFonts w:ascii="Cambria Math" w:hAnsi="Cambria Math"/>
                          <w:i/>
                        </w:rPr>
                      </m:ctrlPr>
                    </m:sSubPr>
                    <m:e>
                      <m:r>
                        <w:rPr>
                          <w:rFonts w:ascii="Cambria Math" w:hAnsi="Cambria Math"/>
                        </w:rPr>
                        <m:t>I</m:t>
                      </m:r>
                      <m:ctrlPr>
                        <w:rPr>
                          <w:rFonts w:ascii="Cambria Math" w:hAnsi="Cambria Math"/>
                        </w:rPr>
                      </m:ctrlPr>
                    </m:e>
                    <m:sub>
                      <m:sSub>
                        <m:sSubPr>
                          <m:ctrlPr>
                            <w:rPr>
                              <w:rFonts w:ascii="Cambria Math" w:hAnsi="Cambria Math"/>
                              <w:i/>
                            </w:rPr>
                          </m:ctrlPr>
                        </m:sSubPr>
                        <m:e>
                          <m:r>
                            <w:rPr>
                              <w:rFonts w:ascii="Cambria Math" w:hAnsi="Cambria Math"/>
                            </w:rPr>
                            <m:t>t</m:t>
                          </m:r>
                        </m:e>
                        <m:sub>
                          <m:r>
                            <w:rPr>
                              <w:rFonts w:ascii="Cambria Math" w:hAnsi="Cambria Math"/>
                            </w:rPr>
                            <m:t>i</m:t>
                          </m:r>
                        </m:sub>
                      </m:sSub>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m:t>
                  </m:r>
                </m:e>
              </m:d>
            </m:e>
          </m:eqArr>
        </m:oMath>
      </m:oMathPara>
    </w:p>
    <w:p w14:paraId="28835930" w14:textId="2415C9B5" w:rsidR="00794C61" w:rsidRPr="006D39BD" w:rsidRDefault="00794C61" w:rsidP="00487208">
      <w:pPr>
        <w:spacing w:line="480" w:lineRule="auto"/>
        <w:jc w:val="both"/>
        <w:rPr>
          <w:i/>
          <w:iCs/>
        </w:rPr>
      </w:pPr>
      <w:r>
        <w:t xml:space="preserve"> Having estimated the growth rate, the model uses a least-squares method to fit an exponential time-varying curve to </w:t>
      </w:r>
      <m:oMath>
        <m:acc>
          <m:accPr>
            <m:ctrlPr>
              <w:rPr>
                <w:rFonts w:ascii="Cambria Math" w:hAnsi="Cambria Math"/>
              </w:rPr>
            </m:ctrlPr>
          </m:accPr>
          <m:e>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t</m:t>
                </m:r>
              </m:sub>
            </m:sSub>
          </m:e>
        </m:acc>
      </m:oMath>
      <w:r>
        <w:t xml:space="preserve">, obtained from Equation (2) above. Using projected values of </w:t>
      </w:r>
      <m:oMath>
        <m:acc>
          <m:accPr>
            <m:ctrlPr>
              <w:rPr>
                <w:rFonts w:ascii="Cambria Math" w:hAnsi="Cambria Math"/>
              </w:rPr>
            </m:ctrlPr>
          </m:accPr>
          <m:e>
            <m:sSub>
              <m:sSubPr>
                <m:ctrlPr>
                  <w:rPr>
                    <w:rFonts w:ascii="Cambria Math" w:hAnsi="Cambria Math"/>
                    <w:i/>
                  </w:rPr>
                </m:ctrlPr>
              </m:sSubPr>
              <m:e>
                <m:r>
                  <w:rPr>
                    <w:rFonts w:ascii="Cambria Math" w:hAnsi="Cambria Math"/>
                  </w:rPr>
                  <m:t>λ</m:t>
                </m:r>
                <m:ctrlPr>
                  <w:rPr>
                    <w:rFonts w:ascii="Cambria Math" w:hAnsi="Cambria Math"/>
                  </w:rPr>
                </m:ctrlPr>
              </m:e>
              <m:sub>
                <m:r>
                  <w:rPr>
                    <w:rFonts w:ascii="Cambria Math" w:hAnsi="Cambria Math"/>
                  </w:rPr>
                  <m:t>t</m:t>
                </m:r>
              </m:sub>
            </m:sSub>
          </m:e>
        </m:acc>
        <m:r>
          <w:rPr>
            <w:rFonts w:ascii="Cambria Math" w:hAnsi="Cambria Math"/>
          </w:rPr>
          <m:t>,</m:t>
        </m:r>
      </m:oMath>
      <w:r>
        <w:t xml:space="preserve"> we </w:t>
      </w:r>
      <w:r w:rsidRPr="006D39BD">
        <w:t>extrapolate</w:t>
      </w:r>
      <w:r>
        <w:t xml:space="preserve"> the</w:t>
      </w:r>
      <w:r w:rsidRPr="006D39BD">
        <w:t xml:space="preserve"> number of infections which will occur in future</w:t>
      </w:r>
      <w:r>
        <w:t xml:space="preserve">. </w:t>
      </w:r>
    </w:p>
    <w:p w14:paraId="771F2C4F" w14:textId="5022EBDA" w:rsidR="001B44F8" w:rsidRDefault="00794C61" w:rsidP="00474DE8">
      <w:pPr>
        <w:spacing w:line="480" w:lineRule="auto"/>
        <w:jc w:val="both"/>
        <w:rPr>
          <w:b/>
          <w:bCs/>
        </w:rPr>
      </w:pPr>
      <w:r w:rsidRPr="006D39BD">
        <w:rPr>
          <w:i/>
          <w:iCs/>
        </w:rPr>
        <w:t>Implementation:</w:t>
      </w:r>
      <w:r>
        <w:rPr>
          <w:i/>
          <w:iCs/>
        </w:rPr>
        <w:t xml:space="preserve"> </w:t>
      </w:r>
      <w:r>
        <w:t xml:space="preserve">The baseline model described above has been implemented in R using standard packages. </w:t>
      </w:r>
    </w:p>
    <w:p w14:paraId="66BEF617" w14:textId="77777777" w:rsidR="00474DE8" w:rsidRPr="00474DE8" w:rsidRDefault="00474DE8" w:rsidP="00474DE8">
      <w:pPr>
        <w:spacing w:line="480" w:lineRule="auto"/>
        <w:jc w:val="both"/>
        <w:rPr>
          <w:b/>
          <w:bCs/>
        </w:rPr>
      </w:pPr>
    </w:p>
    <w:p w14:paraId="0CFD2F38" w14:textId="7E180BAC" w:rsidR="00AC6627" w:rsidRPr="002027C8" w:rsidRDefault="00AE67ED" w:rsidP="00487208">
      <w:pPr>
        <w:pBdr>
          <w:top w:val="nil"/>
          <w:left w:val="nil"/>
          <w:bottom w:val="nil"/>
          <w:right w:val="nil"/>
          <w:between w:val="nil"/>
        </w:pBdr>
        <w:spacing w:line="480" w:lineRule="auto"/>
        <w:jc w:val="both"/>
        <w:rPr>
          <w:b/>
          <w:bCs/>
          <w:i/>
          <w:iCs/>
          <w:color w:val="000000" w:themeColor="text1"/>
        </w:rPr>
      </w:pPr>
      <w:r w:rsidRPr="002027C8">
        <w:rPr>
          <w:b/>
          <w:bCs/>
          <w:i/>
          <w:iCs/>
        </w:rPr>
        <w:t>2.1.</w:t>
      </w:r>
      <w:r w:rsidR="006D39BD" w:rsidRPr="002027C8">
        <w:rPr>
          <w:b/>
          <w:bCs/>
          <w:i/>
          <w:iCs/>
        </w:rPr>
        <w:t xml:space="preserve">b. </w:t>
      </w:r>
      <w:r w:rsidR="00700D91" w:rsidRPr="002027C8">
        <w:rPr>
          <w:b/>
          <w:bCs/>
          <w:i/>
          <w:iCs/>
        </w:rPr>
        <w:t xml:space="preserve">Extended </w:t>
      </w:r>
      <w:r w:rsidR="000A5C5F" w:rsidRPr="002027C8">
        <w:rPr>
          <w:b/>
          <w:bCs/>
          <w:i/>
          <w:iCs/>
        </w:rPr>
        <w:t>SIR</w:t>
      </w:r>
      <w:r w:rsidR="00700D91" w:rsidRPr="002027C8">
        <w:rPr>
          <w:b/>
          <w:bCs/>
          <w:i/>
          <w:iCs/>
        </w:rPr>
        <w:t xml:space="preserve"> (</w:t>
      </w:r>
      <w:proofErr w:type="spellStart"/>
      <w:r w:rsidR="00700D91" w:rsidRPr="002027C8">
        <w:rPr>
          <w:b/>
          <w:bCs/>
          <w:i/>
          <w:iCs/>
        </w:rPr>
        <w:t>eSIR</w:t>
      </w:r>
      <w:proofErr w:type="spellEnd"/>
      <w:r w:rsidR="00700D91" w:rsidRPr="002027C8">
        <w:rPr>
          <w:b/>
          <w:bCs/>
          <w:i/>
          <w:iCs/>
        </w:rPr>
        <w:t>)</w:t>
      </w:r>
      <w:r w:rsidR="000A5C5F" w:rsidRPr="002027C8">
        <w:rPr>
          <w:b/>
          <w:bCs/>
          <w:i/>
          <w:iCs/>
        </w:rPr>
        <w:t xml:space="preserve"> </w:t>
      </w:r>
      <w:r w:rsidR="006D39BD" w:rsidRPr="002027C8">
        <w:rPr>
          <w:b/>
          <w:bCs/>
          <w:i/>
          <w:iCs/>
        </w:rPr>
        <w:t>m</w:t>
      </w:r>
      <w:r w:rsidR="000A5C5F" w:rsidRPr="002027C8">
        <w:rPr>
          <w:b/>
          <w:bCs/>
          <w:i/>
          <w:iCs/>
        </w:rPr>
        <w:t>odel</w:t>
      </w:r>
    </w:p>
    <w:p w14:paraId="43C23E9F" w14:textId="1D166DCD" w:rsidR="000A5C5F" w:rsidRPr="00584DB6" w:rsidRDefault="000A5C5F" w:rsidP="00487208">
      <w:pPr>
        <w:spacing w:line="480" w:lineRule="auto"/>
        <w:jc w:val="both"/>
        <w:rPr>
          <w:color w:val="000000" w:themeColor="text1"/>
        </w:rPr>
      </w:pPr>
      <w:r w:rsidRPr="006D39BD">
        <w:rPr>
          <w:i/>
          <w:iCs/>
          <w:color w:val="000000" w:themeColor="text1"/>
        </w:rPr>
        <w:t>Overview</w:t>
      </w:r>
      <w:r w:rsidRPr="006D39BD">
        <w:rPr>
          <w:color w:val="000000" w:themeColor="text1"/>
        </w:rPr>
        <w:t>:</w:t>
      </w:r>
      <w:r w:rsidRPr="001B44F8">
        <w:rPr>
          <w:color w:val="000000" w:themeColor="text1"/>
        </w:rPr>
        <w:t xml:space="preserve"> </w:t>
      </w:r>
      <w:r w:rsidR="00AC6627" w:rsidRPr="001B44F8">
        <w:rPr>
          <w:color w:val="000000" w:themeColor="text1"/>
        </w:rPr>
        <w:t>We use an extension of the standard susceptible-infected-removed (SIR) compartmental model known as the extended SIR (</w:t>
      </w:r>
      <w:proofErr w:type="spellStart"/>
      <w:r w:rsidR="00AC6627" w:rsidRPr="001B44F8">
        <w:rPr>
          <w:color w:val="000000" w:themeColor="text1"/>
        </w:rPr>
        <w:t>eSIR</w:t>
      </w:r>
      <w:proofErr w:type="spellEnd"/>
      <w:r w:rsidR="00AC6627" w:rsidRPr="001B44F8">
        <w:rPr>
          <w:color w:val="000000" w:themeColor="text1"/>
        </w:rPr>
        <w:t>) model</w:t>
      </w:r>
      <w:r w:rsidR="00BB4881">
        <w:rPr>
          <w:color w:val="000000" w:themeColor="text1"/>
        </w:rPr>
        <w:t xml:space="preserve"> </w:t>
      </w:r>
      <w:r w:rsidR="006D39BD">
        <w:rPr>
          <w:color w:val="000000" w:themeColor="text1"/>
        </w:rPr>
        <w:fldChar w:fldCharType="begin"/>
      </w:r>
      <w:r w:rsidR="0003370B">
        <w:rPr>
          <w:color w:val="000000" w:themeColor="text1"/>
        </w:rPr>
        <w:instrText xml:space="preserve"> ADDIN ZOTERO_ITEM CSL_CITATION {"citationID":"30gZShQm","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rsidR="006D39BD">
        <w:rPr>
          <w:color w:val="000000" w:themeColor="text1"/>
        </w:rPr>
        <w:fldChar w:fldCharType="separate"/>
      </w:r>
      <w:r w:rsidR="00962F61">
        <w:rPr>
          <w:color w:val="000000"/>
        </w:rPr>
        <w:t>(10)</w:t>
      </w:r>
      <w:r w:rsidR="006D39BD">
        <w:rPr>
          <w:color w:val="000000" w:themeColor="text1"/>
        </w:rPr>
        <w:fldChar w:fldCharType="end"/>
      </w:r>
      <w:r w:rsidRPr="001B44F8">
        <w:rPr>
          <w:color w:val="000000" w:themeColor="text1"/>
        </w:rPr>
        <w:t xml:space="preserve">. To implement the </w:t>
      </w:r>
      <w:proofErr w:type="spellStart"/>
      <w:r w:rsidRPr="001B44F8">
        <w:rPr>
          <w:color w:val="000000" w:themeColor="text1"/>
        </w:rPr>
        <w:t>eSIR</w:t>
      </w:r>
      <w:proofErr w:type="spellEnd"/>
      <w:r w:rsidRPr="001B44F8">
        <w:rPr>
          <w:color w:val="000000" w:themeColor="text1"/>
        </w:rPr>
        <w:t xml:space="preserve"> model, a Bayesian </w:t>
      </w:r>
      <w:r w:rsidRPr="001B44F8">
        <w:rPr>
          <w:color w:val="000000" w:themeColor="text1"/>
        </w:rPr>
        <w:lastRenderedPageBreak/>
        <w:t xml:space="preserve">hierarchical framework is </w:t>
      </w:r>
      <w:r w:rsidR="00584DB6">
        <w:rPr>
          <w:color w:val="000000" w:themeColor="text1"/>
        </w:rPr>
        <w:t>used to model</w:t>
      </w:r>
      <w:r w:rsidRPr="001B44F8">
        <w:rPr>
          <w:color w:val="000000" w:themeColor="text1"/>
        </w:rPr>
        <w:t xml:space="preserve"> time series data on the proportion of </w:t>
      </w:r>
      <w:r w:rsidR="00CF323E">
        <w:rPr>
          <w:color w:val="000000" w:themeColor="text1"/>
        </w:rPr>
        <w:t>individuals in the infected and removed compartments</w:t>
      </w:r>
      <w:r w:rsidR="00584DB6">
        <w:rPr>
          <w:color w:val="000000" w:themeColor="text1"/>
        </w:rPr>
        <w:t xml:space="preserve">. </w:t>
      </w:r>
      <w:r w:rsidRPr="001B44F8">
        <w:rPr>
          <w:color w:val="000000" w:themeColor="text1"/>
        </w:rPr>
        <w:t xml:space="preserve">Markov chain Monte Carlo (MCMC) </w:t>
      </w:r>
      <w:r w:rsidR="00584DB6">
        <w:rPr>
          <w:color w:val="000000" w:themeColor="text1"/>
        </w:rPr>
        <w:t xml:space="preserve">methods are used to implement this model, which </w:t>
      </w:r>
      <w:r w:rsidRPr="001B44F8">
        <w:rPr>
          <w:color w:val="000000" w:themeColor="text1"/>
        </w:rPr>
        <w:t>provides not only posterior estimation of parameters and prevalence</w:t>
      </w:r>
      <w:r w:rsidR="00584DB6">
        <w:rPr>
          <w:color w:val="000000" w:themeColor="text1"/>
        </w:rPr>
        <w:t xml:space="preserve"> values associated with all</w:t>
      </w:r>
      <w:r w:rsidRPr="001B44F8">
        <w:rPr>
          <w:color w:val="000000" w:themeColor="text1"/>
        </w:rPr>
        <w:t xml:space="preserve"> three compartments </w:t>
      </w:r>
      <w:r w:rsidR="00584DB6">
        <w:rPr>
          <w:color w:val="000000" w:themeColor="text1"/>
        </w:rPr>
        <w:t>of</w:t>
      </w:r>
      <w:r w:rsidRPr="001B44F8">
        <w:rPr>
          <w:color w:val="000000" w:themeColor="text1"/>
        </w:rPr>
        <w:t xml:space="preserve"> the SIR model, but also predicted proportions of the infected and the removed people at future time points. </w:t>
      </w:r>
      <w:r w:rsidR="00C668F4" w:rsidRPr="00BB4881">
        <w:rPr>
          <w:i/>
          <w:iCs/>
          <w:color w:val="000000" w:themeColor="text1"/>
        </w:rPr>
        <w:t>Figure 2</w:t>
      </w:r>
      <w:r w:rsidR="00C668F4">
        <w:rPr>
          <w:color w:val="000000" w:themeColor="text1"/>
        </w:rPr>
        <w:t xml:space="preserve"> is a diagrammatic representation of the </w:t>
      </w:r>
      <w:proofErr w:type="spellStart"/>
      <w:r w:rsidR="00C668F4">
        <w:rPr>
          <w:color w:val="000000" w:themeColor="text1"/>
        </w:rPr>
        <w:t>eSIR</w:t>
      </w:r>
      <w:proofErr w:type="spellEnd"/>
      <w:r w:rsidR="00C668F4">
        <w:rPr>
          <w:color w:val="000000" w:themeColor="text1"/>
        </w:rPr>
        <w:t xml:space="preserve"> model. </w:t>
      </w:r>
    </w:p>
    <w:p w14:paraId="73881287" w14:textId="55734EF8" w:rsidR="00CA5511" w:rsidRPr="00CA5511" w:rsidRDefault="00360AC5" w:rsidP="00487208">
      <w:pPr>
        <w:keepNext/>
        <w:spacing w:line="480" w:lineRule="auto"/>
        <w:jc w:val="center"/>
      </w:pPr>
      <w:r w:rsidRPr="001B44F8">
        <w:rPr>
          <w:bCs/>
          <w:noProof/>
          <w:color w:val="000000" w:themeColor="text1"/>
        </w:rPr>
        <w:drawing>
          <wp:inline distT="0" distB="0" distL="0" distR="0" wp14:anchorId="3307F955" wp14:editId="3B7803E8">
            <wp:extent cx="6332220" cy="2194560"/>
            <wp:effectExtent l="12700" t="12700" r="17780" b="15240"/>
            <wp:docPr id="5" name="Google Shape;176;p20" descr="A screenshot of a cell phone&#10;&#10;Description automatically generated">
              <a:extLst xmlns:a="http://schemas.openxmlformats.org/drawingml/2006/main">
                <a:ext uri="{FF2B5EF4-FFF2-40B4-BE49-F238E27FC236}">
                  <a16:creationId xmlns:a16="http://schemas.microsoft.com/office/drawing/2014/main" id="{85338FDF-3220-A54F-B57B-891B64C7545B}"/>
                </a:ext>
              </a:extLst>
            </wp:docPr>
            <wp:cNvGraphicFramePr/>
            <a:graphic xmlns:a="http://schemas.openxmlformats.org/drawingml/2006/main">
              <a:graphicData uri="http://schemas.openxmlformats.org/drawingml/2006/picture">
                <pic:pic xmlns:pic="http://schemas.openxmlformats.org/drawingml/2006/picture">
                  <pic:nvPicPr>
                    <pic:cNvPr id="5" name="Google Shape;176;p20" descr="A screenshot of a cell phone&#10;&#10;Description automatically generated">
                      <a:extLst>
                        <a:ext uri="{FF2B5EF4-FFF2-40B4-BE49-F238E27FC236}">
                          <a16:creationId xmlns:a16="http://schemas.microsoft.com/office/drawing/2014/main" id="{85338FDF-3220-A54F-B57B-891B64C7545B}"/>
                        </a:ext>
                      </a:extLst>
                    </pic:cNvPr>
                    <pic:cNvPicPr preferRelativeResize="0"/>
                  </pic:nvPicPr>
                  <pic:blipFill>
                    <a:blip r:embed="rId15">
                      <a:alphaModFix/>
                    </a:blip>
                    <a:stretch>
                      <a:fillRect/>
                    </a:stretch>
                  </pic:blipFill>
                  <pic:spPr>
                    <a:xfrm>
                      <a:off x="0" y="0"/>
                      <a:ext cx="6332220" cy="2194560"/>
                    </a:xfrm>
                    <a:prstGeom prst="rect">
                      <a:avLst/>
                    </a:prstGeom>
                    <a:noFill/>
                    <a:ln w="12700" cmpd="sng">
                      <a:solidFill>
                        <a:schemeClr val="tx1"/>
                      </a:solidFill>
                    </a:ln>
                  </pic:spPr>
                </pic:pic>
              </a:graphicData>
            </a:graphic>
          </wp:inline>
        </w:drawing>
      </w:r>
    </w:p>
    <w:p w14:paraId="6B69A834" w14:textId="0BE63C36" w:rsidR="00AC6627" w:rsidRPr="001B44F8" w:rsidRDefault="007656B5" w:rsidP="00487208">
      <w:pPr>
        <w:pStyle w:val="Caption"/>
        <w:spacing w:line="480" w:lineRule="auto"/>
        <w:jc w:val="center"/>
        <w:rPr>
          <w:color w:val="000000" w:themeColor="text1"/>
        </w:rPr>
      </w:pPr>
      <w:r w:rsidRPr="00BB4881">
        <w:t xml:space="preserve">Figure </w:t>
      </w:r>
      <w:fldSimple w:instr=" SEQ Figure \* ARABIC ">
        <w:r w:rsidR="008D4950">
          <w:rPr>
            <w:noProof/>
          </w:rPr>
          <w:t>2</w:t>
        </w:r>
      </w:fldSimple>
      <w:r w:rsidRPr="00BB4881">
        <w:t>:</w:t>
      </w:r>
      <w:r>
        <w:t xml:space="preserve"> </w:t>
      </w:r>
      <w:r w:rsidRPr="005858F7">
        <w:t xml:space="preserve">The </w:t>
      </w:r>
      <w:proofErr w:type="spellStart"/>
      <w:r w:rsidRPr="005858F7">
        <w:t>eSIR</w:t>
      </w:r>
      <w:proofErr w:type="spellEnd"/>
      <w:r w:rsidRPr="005858F7">
        <w:t xml:space="preserve"> model with a latent SIR model on the unobserved proportions. Reproduced from Wang et al., 2020</w:t>
      </w:r>
      <w:r w:rsidR="00B04609">
        <w:t xml:space="preserve"> </w:t>
      </w:r>
      <w:r>
        <w:fldChar w:fldCharType="begin"/>
      </w:r>
      <w:r w:rsidR="0003370B">
        <w:instrText xml:space="preserve"> ADDIN ZOTERO_ITEM CSL_CITATION {"citationID":"EyLHZYhj","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fldChar w:fldCharType="separate"/>
      </w:r>
      <w:r w:rsidR="00962F61">
        <w:rPr>
          <w:rFonts w:cs="Times New Roman"/>
        </w:rPr>
        <w:t>(10)</w:t>
      </w:r>
      <w:r>
        <w:fldChar w:fldCharType="end"/>
      </w:r>
      <w:r>
        <w:t>.</w:t>
      </w:r>
    </w:p>
    <w:p w14:paraId="243FFD61" w14:textId="184E2231" w:rsidR="004B7F28" w:rsidRDefault="004B7F28" w:rsidP="00487208">
      <w:pPr>
        <w:spacing w:line="480" w:lineRule="auto"/>
        <w:jc w:val="both"/>
      </w:pPr>
      <w:r>
        <w:rPr>
          <w:i/>
          <w:iCs/>
          <w:color w:val="000000" w:themeColor="text1"/>
        </w:rPr>
        <w:t>Formulation:</w:t>
      </w:r>
      <w:r w:rsidRPr="001B44F8">
        <w:rPr>
          <w:color w:val="000000" w:themeColor="text1"/>
        </w:rPr>
        <w:t xml:space="preserve"> </w:t>
      </w:r>
      <w:r w:rsidRPr="001B44F8">
        <w:t xml:space="preserve">The </w:t>
      </w:r>
      <w:proofErr w:type="spellStart"/>
      <w:r w:rsidRPr="001B44F8">
        <w:t>eSIR</w:t>
      </w:r>
      <w:proofErr w:type="spellEnd"/>
      <w:r w:rsidRPr="001B44F8">
        <w:t xml:space="preserve"> model </w:t>
      </w:r>
      <w:r>
        <w:t xml:space="preserve">assumes </w:t>
      </w:r>
      <w:r w:rsidRPr="001B44F8">
        <w:t>the true underlying probabilities of the three compartments follow a latent Markov transition process</w:t>
      </w:r>
      <w:r>
        <w:t xml:space="preserve"> </w:t>
      </w:r>
      <w:r w:rsidRPr="001B44F8">
        <w:t xml:space="preserve">and </w:t>
      </w:r>
      <w:r>
        <w:t>require</w:t>
      </w:r>
      <w:r w:rsidRPr="001B44F8">
        <w:t xml:space="preserve"> observe</w:t>
      </w:r>
      <w:r>
        <w:t>d</w:t>
      </w:r>
      <w:r w:rsidRPr="001B44F8">
        <w:t xml:space="preserve"> daily proportions of infected </w:t>
      </w:r>
      <w:r>
        <w:t xml:space="preserve">and removed </w:t>
      </w:r>
      <w:r w:rsidRPr="001B44F8">
        <w:t>ca</w:t>
      </w:r>
      <w:r>
        <w:t>ses as input.</w:t>
      </w:r>
      <w:r w:rsidRPr="001B44F8">
        <w:t xml:space="preserve"> </w:t>
      </w:r>
    </w:p>
    <w:p w14:paraId="795168BD" w14:textId="08827338" w:rsidR="004B7F28" w:rsidRPr="001B44F8" w:rsidRDefault="004B7F28" w:rsidP="00487208">
      <w:pPr>
        <w:spacing w:line="480" w:lineRule="auto"/>
        <w:jc w:val="both"/>
      </w:pPr>
      <w:r>
        <w:t>The</w:t>
      </w:r>
      <w:r w:rsidRPr="001B44F8">
        <w:t xml:space="preserve"> observed proportions of infected and removed cases on day </w:t>
      </w:r>
      <w:r w:rsidRPr="001B44F8">
        <w:rPr>
          <w:i/>
          <w:iCs/>
        </w:rPr>
        <w:t>t</w:t>
      </w:r>
      <w:r w:rsidRPr="001B44F8">
        <w:t xml:space="preserve"> are denoted by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I</m:t>
            </m:r>
          </m:sup>
        </m:sSubSup>
      </m:oMath>
      <w:r w:rsidRPr="001B44F8">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R</m:t>
            </m:r>
          </m:sup>
        </m:sSubSup>
      </m:oMath>
      <w:r w:rsidRPr="001B44F8">
        <w:t xml:space="preserve">, respectively. Further, </w:t>
      </w:r>
      <w:r>
        <w:t xml:space="preserve">we </w:t>
      </w:r>
      <w:r w:rsidRPr="001B44F8">
        <w:t xml:space="preserve">denote the true underlying probabilities of the S, I, and R compartments on day </w:t>
      </w:r>
      <w:r w:rsidRPr="001B44F8">
        <w:rPr>
          <w:i/>
          <w:iCs/>
        </w:rPr>
        <w:t xml:space="preserve">t </w:t>
      </w:r>
      <w:r w:rsidRPr="001B44F8">
        <w:t xml:space="preserve">by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oMath>
      <w:r w:rsidRPr="001B44F8">
        <w:t xml:space="preserve">,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oMath>
      <w:r w:rsidRPr="001B44F8">
        <w:t xml:space="preserve">, and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R</m:t>
            </m:r>
          </m:sup>
        </m:sSubSup>
      </m:oMath>
      <w:r w:rsidRPr="001B44F8">
        <w:t xml:space="preserve">, respectively, and assume that for any </w:t>
      </w:r>
      <w:r w:rsidRPr="001B44F8">
        <w:rPr>
          <w:i/>
          <w:iCs/>
        </w:rPr>
        <w:t>t</w:t>
      </w:r>
      <w:r w:rsidRPr="001B44F8">
        <w:t xml:space="preserve">,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R</m:t>
            </m:r>
          </m:sup>
        </m:sSubSup>
        <m:r>
          <w:rPr>
            <w:rFonts w:ascii="Cambria Math" w:hAnsi="Cambria Math"/>
          </w:rPr>
          <m:t>=1</m:t>
        </m:r>
      </m:oMath>
      <w:r w:rsidRPr="001B44F8">
        <w:t>. Assuming a usual SIR model on the true proportions we have the following set of differential equations</w:t>
      </w:r>
    </w:p>
    <w:p w14:paraId="0E8AFC8D" w14:textId="0F8ACE6A" w:rsidR="004B7F28" w:rsidRPr="005424B4" w:rsidRDefault="00B65663" w:rsidP="00487208">
      <w:pP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num>
                <m:den>
                  <m:r>
                    <w:rPr>
                      <w:rFonts w:ascii="Cambria Math" w:hAnsi="Cambria Math"/>
                    </w:rPr>
                    <m:t>dt</m:t>
                  </m:r>
                </m:den>
              </m:f>
              <m:r>
                <w:rPr>
                  <w:rFonts w:ascii="Cambria Math" w:hAnsi="Cambria Math"/>
                </w:rPr>
                <m:t>=-β</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d>
                <m:dPr>
                  <m:ctrlPr>
                    <w:rPr>
                      <w:rFonts w:ascii="Cambria Math" w:hAnsi="Cambria Math"/>
                      <w:i/>
                    </w:rPr>
                  </m:ctrlPr>
                </m:dPr>
                <m:e>
                  <m:r>
                    <w:rPr>
                      <w:rFonts w:ascii="Cambria Math" w:hAnsi="Cambria Math"/>
                    </w:rPr>
                    <m:t>3a</m:t>
                  </m:r>
                </m:e>
              </m:d>
            </m:e>
          </m:eqArr>
        </m:oMath>
      </m:oMathPara>
    </w:p>
    <w:p w14:paraId="058BB66C" w14:textId="5B1D6C48" w:rsidR="004B7F28" w:rsidRPr="005424B4" w:rsidRDefault="00B65663" w:rsidP="00487208">
      <w:pP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num>
                <m:den>
                  <m:r>
                    <w:rPr>
                      <w:rFonts w:ascii="Cambria Math" w:hAnsi="Cambria Math"/>
                    </w:rPr>
                    <m:t>dt</m:t>
                  </m:r>
                </m:den>
              </m:f>
              <m:r>
                <w:rPr>
                  <w:rFonts w:ascii="Cambria Math" w:hAnsi="Cambria Math"/>
                </w:rPr>
                <m:t>=β</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-γ</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d>
                <m:dPr>
                  <m:ctrlPr>
                    <w:rPr>
                      <w:rFonts w:ascii="Cambria Math" w:hAnsi="Cambria Math"/>
                      <w:i/>
                    </w:rPr>
                  </m:ctrlPr>
                </m:dPr>
                <m:e>
                  <m:r>
                    <w:rPr>
                      <w:rFonts w:ascii="Cambria Math" w:hAnsi="Cambria Math"/>
                    </w:rPr>
                    <m:t>3b</m:t>
                  </m:r>
                </m:e>
              </m:d>
            </m:e>
          </m:eqArr>
        </m:oMath>
      </m:oMathPara>
    </w:p>
    <w:p w14:paraId="06900B52" w14:textId="12CFF3B4" w:rsidR="004B7F28" w:rsidRDefault="00B65663" w:rsidP="00487208">
      <w:pP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R</m:t>
                      </m:r>
                    </m:sup>
                  </m:sSubSup>
                </m:num>
                <m:den>
                  <m:r>
                    <w:rPr>
                      <w:rFonts w:ascii="Cambria Math" w:hAnsi="Cambria Math"/>
                    </w:rPr>
                    <m:t>dt</m:t>
                  </m:r>
                </m:den>
              </m:f>
              <m:r>
                <w:rPr>
                  <w:rFonts w:ascii="Cambria Math" w:hAnsi="Cambria Math"/>
                </w:rPr>
                <m:t>=γ</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d>
                <m:dPr>
                  <m:ctrlPr>
                    <w:rPr>
                      <w:rFonts w:ascii="Cambria Math" w:hAnsi="Cambria Math"/>
                      <w:i/>
                    </w:rPr>
                  </m:ctrlPr>
                </m:dPr>
                <m:e>
                  <m:r>
                    <w:rPr>
                      <w:rFonts w:ascii="Cambria Math" w:hAnsi="Cambria Math"/>
                    </w:rPr>
                    <m:t>3c</m:t>
                  </m:r>
                </m:e>
              </m:d>
            </m:e>
          </m:eqArr>
        </m:oMath>
      </m:oMathPara>
    </w:p>
    <w:p w14:paraId="5E242089" w14:textId="4EC5094C" w:rsidR="004B7F28" w:rsidRPr="005424B4" w:rsidRDefault="004B7F28" w:rsidP="00487208">
      <w:pPr>
        <w:spacing w:line="480" w:lineRule="auto"/>
        <w:jc w:val="both"/>
      </w:pPr>
      <w:r>
        <w:t>wh</w:t>
      </w:r>
      <w:r w:rsidRPr="001B44F8">
        <w:t xml:space="preserve">ere </w:t>
      </w:r>
      <m:oMath>
        <m:r>
          <w:rPr>
            <w:rFonts w:ascii="Cambria Math" w:hAnsi="Cambria Math"/>
          </w:rPr>
          <m:t>β&gt;0</m:t>
        </m:r>
      </m:oMath>
      <w:r w:rsidRPr="001B44F8">
        <w:t xml:space="preserve"> denotes the disease transmission rate, and </w:t>
      </w:r>
      <m:oMath>
        <m:r>
          <w:rPr>
            <w:rFonts w:ascii="Cambria Math" w:hAnsi="Cambria Math"/>
          </w:rPr>
          <m:t>γ&gt;0</m:t>
        </m:r>
      </m:oMath>
      <w:r w:rsidRPr="001B44F8">
        <w:t xml:space="preserve"> denotes the removal rate. The basic reproduction number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≔β</m:t>
        </m:r>
        <m:r>
          <m:rPr>
            <m:lit/>
          </m:rPr>
          <w:rPr>
            <w:rFonts w:ascii="Cambria Math" w:hAnsi="Cambria Math"/>
          </w:rPr>
          <m:t>/</m:t>
        </m:r>
        <m:r>
          <w:rPr>
            <w:rFonts w:ascii="Cambria Math" w:hAnsi="Cambria Math"/>
          </w:rPr>
          <m:t>γ</m:t>
        </m:r>
      </m:oMath>
      <w:r w:rsidRPr="001B44F8">
        <w:t xml:space="preserve"> indicates the expected number of cases generated by one infected case in the absence of any intervention and assuming that the whole population is susceptible. </w:t>
      </w:r>
      <w:r>
        <w:t>We assume a Beta-Dirichlet state space model for the observed infected and removed proportions, which are conditionally independently distributed as</w:t>
      </w:r>
    </w:p>
    <w:p w14:paraId="637ECE9F" w14:textId="78027854" w:rsidR="004B7F28" w:rsidRDefault="00B65663" w:rsidP="00487208">
      <w:pPr>
        <w:spacing w:line="480" w:lineRule="auto"/>
        <w:jc w:val="both"/>
      </w:pPr>
      <m:oMathPara>
        <m:oMath>
          <m:eqArr>
            <m:eqArrPr>
              <m:maxDist m:val="1"/>
              <m:ctrlPr>
                <w:rPr>
                  <w:rFonts w:ascii="Cambria Math" w:hAnsi="Cambria Math"/>
                  <w:i/>
                </w:rPr>
              </m:ctrlPr>
            </m:eqArrPr>
            <m:e>
              <m:sSubSup>
                <m:sSubSupPr>
                  <m:ctrlPr>
                    <w:rPr>
                      <w:rFonts w:ascii="Cambria Math" w:hAnsi="Cambria Math"/>
                      <w:i/>
                      <w:iCs/>
                    </w:rPr>
                  </m:ctrlPr>
                </m:sSubSupPr>
                <m:e>
                  <m:r>
                    <w:rPr>
                      <w:rFonts w:ascii="Cambria Math" w:hAnsi="Cambria Math"/>
                    </w:rPr>
                    <m:t>Y</m:t>
                  </m:r>
                </m:e>
                <m:sub>
                  <m:r>
                    <w:rPr>
                      <w:rFonts w:ascii="Cambria Math" w:hAnsi="Cambria Math"/>
                    </w:rPr>
                    <m:t>t</m:t>
                  </m:r>
                </m:sub>
                <m:sup>
                  <m:r>
                    <w:rPr>
                      <w:rFonts w:ascii="Cambria Math" w:hAnsi="Cambria Math"/>
                    </w:rPr>
                    <m:t>I</m:t>
                  </m:r>
                </m:sup>
              </m:sSubSup>
              <m:r>
                <w:rPr>
                  <w:rFonts w:ascii="Cambria Math" w:hAnsi="Cambria Math"/>
                </w:rPr>
                <m:t>|</m:t>
              </m:r>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r>
                <m:rPr>
                  <m:sty m:val="bi"/>
                </m:rPr>
                <w:rPr>
                  <w:rFonts w:ascii="Cambria Math" w:hAnsi="Cambria Math"/>
                </w:rPr>
                <m:t>,τ</m:t>
              </m:r>
              <m:r>
                <w:rPr>
                  <w:rFonts w:ascii="Cambria Math" w:hAnsi="Cambria Math"/>
                </w:rPr>
                <m:t>∼Beta</m:t>
              </m:r>
              <m:d>
                <m:dPr>
                  <m:ctrlPr>
                    <w:rPr>
                      <w:rFonts w:ascii="Cambria Math" w:hAnsi="Cambria Math"/>
                      <w:i/>
                      <w:iCs/>
                    </w:rPr>
                  </m:ctrlPr>
                </m:dPr>
                <m:e>
                  <m:sSup>
                    <m:sSupPr>
                      <m:ctrlPr>
                        <w:rPr>
                          <w:rFonts w:ascii="Cambria Math" w:hAnsi="Cambria Math"/>
                          <w:i/>
                          <w:iCs/>
                        </w:rPr>
                      </m:ctrlPr>
                    </m:sSupPr>
                    <m:e>
                      <m:r>
                        <w:rPr>
                          <w:rFonts w:ascii="Cambria Math" w:hAnsi="Cambria Math"/>
                        </w:rPr>
                        <m:t>λ</m:t>
                      </m:r>
                    </m:e>
                    <m:sup>
                      <m:r>
                        <w:rPr>
                          <w:rFonts w:ascii="Cambria Math" w:hAnsi="Cambria Math"/>
                        </w:rPr>
                        <m:t>I</m:t>
                      </m:r>
                    </m:sup>
                  </m:sSup>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sSup>
                    <m:sSupPr>
                      <m:ctrlPr>
                        <w:rPr>
                          <w:rFonts w:ascii="Cambria Math" w:hAnsi="Cambria Math"/>
                          <w:i/>
                          <w:iCs/>
                        </w:rPr>
                      </m:ctrlPr>
                    </m:sSupPr>
                    <m:e>
                      <m:r>
                        <w:rPr>
                          <w:rFonts w:ascii="Cambria Math" w:hAnsi="Cambria Math"/>
                        </w:rPr>
                        <m:t>λ</m:t>
                      </m:r>
                    </m:e>
                    <m:sup>
                      <m:r>
                        <w:rPr>
                          <w:rFonts w:ascii="Cambria Math" w:hAnsi="Cambria Math"/>
                        </w:rPr>
                        <m:t>I</m:t>
                      </m:r>
                    </m:sup>
                  </m:sSup>
                  <m:d>
                    <m:dPr>
                      <m:ctrlPr>
                        <w:rPr>
                          <w:rFonts w:ascii="Cambria Math" w:hAnsi="Cambria Math"/>
                          <w:i/>
                          <w:iCs/>
                        </w:rPr>
                      </m:ctrlPr>
                    </m:dPr>
                    <m:e>
                      <m:r>
                        <w:rPr>
                          <w:rFonts w:ascii="Cambria Math" w:hAnsi="Cambria Math"/>
                        </w:rPr>
                        <m:t>1-</m:t>
                      </m:r>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I</m:t>
                          </m:r>
                        </m:sup>
                      </m:sSubSup>
                    </m:e>
                  </m:d>
                </m:e>
              </m:d>
              <m:r>
                <w:rPr>
                  <w:rFonts w:ascii="Cambria Math" w:hAnsi="Cambria Math"/>
                </w:rPr>
                <m:t>#(4a)</m:t>
              </m:r>
            </m:e>
          </m:eqArr>
        </m:oMath>
      </m:oMathPara>
    </w:p>
    <w:p w14:paraId="5C7366F2" w14:textId="11CF38E9" w:rsidR="004B7F28" w:rsidRPr="001B44F8" w:rsidRDefault="00B65663" w:rsidP="00487208">
      <w:pPr>
        <w:spacing w:line="480" w:lineRule="auto"/>
        <w:jc w:val="both"/>
      </w:pPr>
      <m:oMathPara>
        <m:oMath>
          <m:eqArr>
            <m:eqArrPr>
              <m:maxDist m:val="1"/>
              <m:ctrlPr>
                <w:rPr>
                  <w:rFonts w:ascii="Cambria Math" w:hAnsi="Cambria Math"/>
                  <w:i/>
                </w:rPr>
              </m:ctrlPr>
            </m:eqArrPr>
            <m:e>
              <m:sSubSup>
                <m:sSubSupPr>
                  <m:ctrlPr>
                    <w:rPr>
                      <w:rFonts w:ascii="Cambria Math" w:hAnsi="Cambria Math"/>
                      <w:i/>
                      <w:iCs/>
                    </w:rPr>
                  </m:ctrlPr>
                </m:sSubSupPr>
                <m:e>
                  <m:r>
                    <w:rPr>
                      <w:rFonts w:ascii="Cambria Math" w:hAnsi="Cambria Math"/>
                    </w:rPr>
                    <m:t>Y</m:t>
                  </m:r>
                </m:e>
                <m:sub>
                  <m:r>
                    <w:rPr>
                      <w:rFonts w:ascii="Cambria Math" w:hAnsi="Cambria Math"/>
                    </w:rPr>
                    <m:t>t</m:t>
                  </m:r>
                </m:sub>
                <m:sup>
                  <m:r>
                    <w:rPr>
                      <w:rFonts w:ascii="Cambria Math" w:hAnsi="Cambria Math"/>
                    </w:rPr>
                    <m:t>R</m:t>
                  </m:r>
                </m:sup>
              </m:sSubSup>
              <m:r>
                <w:rPr>
                  <w:rFonts w:ascii="Cambria Math" w:hAnsi="Cambria Math"/>
                </w:rPr>
                <m:t>|</m:t>
              </m:r>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r>
                <m:rPr>
                  <m:sty m:val="bi"/>
                </m:rPr>
                <w:rPr>
                  <w:rFonts w:ascii="Cambria Math" w:hAnsi="Cambria Math"/>
                </w:rPr>
                <m:t>,τ</m:t>
              </m:r>
              <m:r>
                <w:rPr>
                  <w:rFonts w:ascii="Cambria Math" w:hAnsi="Cambria Math"/>
                </w:rPr>
                <m:t>∼Beta</m:t>
              </m:r>
              <m:d>
                <m:dPr>
                  <m:ctrlPr>
                    <w:rPr>
                      <w:rFonts w:ascii="Cambria Math" w:hAnsi="Cambria Math"/>
                      <w:i/>
                      <w:iCs/>
                    </w:rPr>
                  </m:ctrlPr>
                </m:dPr>
                <m:e>
                  <m:sSup>
                    <m:sSupPr>
                      <m:ctrlPr>
                        <w:rPr>
                          <w:rFonts w:ascii="Cambria Math" w:hAnsi="Cambria Math"/>
                          <w:i/>
                          <w:iCs/>
                        </w:rPr>
                      </m:ctrlPr>
                    </m:sSupPr>
                    <m:e>
                      <m:r>
                        <w:rPr>
                          <w:rFonts w:ascii="Cambria Math" w:hAnsi="Cambria Math"/>
                        </w:rPr>
                        <m:t>λ</m:t>
                      </m:r>
                    </m:e>
                    <m:sup>
                      <m:r>
                        <w:rPr>
                          <w:rFonts w:ascii="Cambria Math" w:hAnsi="Cambria Math"/>
                        </w:rPr>
                        <m:t>R</m:t>
                      </m:r>
                    </m:sup>
                  </m:sSup>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R</m:t>
                      </m:r>
                    </m:sup>
                  </m:sSubSup>
                  <m:r>
                    <w:rPr>
                      <w:rFonts w:ascii="Cambria Math" w:hAnsi="Cambria Math"/>
                    </w:rPr>
                    <m:t>,</m:t>
                  </m:r>
                  <m:sSup>
                    <m:sSupPr>
                      <m:ctrlPr>
                        <w:rPr>
                          <w:rFonts w:ascii="Cambria Math" w:hAnsi="Cambria Math"/>
                          <w:i/>
                          <w:iCs/>
                        </w:rPr>
                      </m:ctrlPr>
                    </m:sSupPr>
                    <m:e>
                      <m:r>
                        <w:rPr>
                          <w:rFonts w:ascii="Cambria Math" w:hAnsi="Cambria Math"/>
                        </w:rPr>
                        <m:t>λ</m:t>
                      </m:r>
                    </m:e>
                    <m:sup>
                      <m:r>
                        <w:rPr>
                          <w:rFonts w:ascii="Cambria Math" w:hAnsi="Cambria Math"/>
                        </w:rPr>
                        <m:t>R</m:t>
                      </m:r>
                    </m:sup>
                  </m:sSup>
                  <m:d>
                    <m:dPr>
                      <m:ctrlPr>
                        <w:rPr>
                          <w:rFonts w:ascii="Cambria Math" w:hAnsi="Cambria Math"/>
                          <w:i/>
                          <w:iCs/>
                        </w:rPr>
                      </m:ctrlPr>
                    </m:dPr>
                    <m:e>
                      <m:r>
                        <w:rPr>
                          <w:rFonts w:ascii="Cambria Math" w:hAnsi="Cambria Math"/>
                        </w:rPr>
                        <m:t>1-</m:t>
                      </m:r>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R</m:t>
                          </m:r>
                        </m:sup>
                      </m:sSubSup>
                    </m:e>
                  </m:d>
                </m:e>
              </m:d>
              <m:r>
                <w:rPr>
                  <w:rFonts w:ascii="Cambria Math" w:hAnsi="Cambria Math"/>
                </w:rPr>
                <m:t>.#</m:t>
              </m:r>
              <m:d>
                <m:dPr>
                  <m:ctrlPr>
                    <w:rPr>
                      <w:rFonts w:ascii="Cambria Math" w:hAnsi="Cambria Math"/>
                      <w:i/>
                    </w:rPr>
                  </m:ctrlPr>
                </m:dPr>
                <m:e>
                  <m:r>
                    <w:rPr>
                      <w:rFonts w:ascii="Cambria Math" w:hAnsi="Cambria Math"/>
                    </w:rPr>
                    <m:t>4b</m:t>
                  </m:r>
                </m:e>
              </m:d>
            </m:e>
          </m:eqArr>
        </m:oMath>
      </m:oMathPara>
    </w:p>
    <w:p w14:paraId="2B9121C2" w14:textId="55C70900" w:rsidR="004B7F28" w:rsidRDefault="004B7F28" w:rsidP="00487208">
      <w:pPr>
        <w:spacing w:line="480" w:lineRule="auto"/>
        <w:jc w:val="both"/>
        <w:rPr>
          <w:iCs/>
        </w:rPr>
      </w:pPr>
      <w:r w:rsidRPr="001B44F8">
        <w:t xml:space="preserve">Further, the Markov process </w:t>
      </w:r>
      <w:r>
        <w:t>associated with</w:t>
      </w:r>
      <w:r w:rsidRPr="001B44F8">
        <w:t xml:space="preserve"> the latent proportions is built as:</w:t>
      </w:r>
    </w:p>
    <w:p w14:paraId="290258C0" w14:textId="4FB13458" w:rsidR="004B7F28" w:rsidRPr="005A0029" w:rsidRDefault="00B65663" w:rsidP="00487208">
      <w:pPr>
        <w:spacing w:line="480" w:lineRule="auto"/>
        <w:jc w:val="both"/>
        <w:rPr>
          <w:iCs/>
        </w:rPr>
      </w:pPr>
      <m:oMathPara>
        <m:oMath>
          <m:eqArr>
            <m:eqArrPr>
              <m:maxDist m:val="1"/>
              <m:ctrlPr>
                <w:rPr>
                  <w:rFonts w:ascii="Cambria Math" w:hAnsi="Cambria Math"/>
                  <w:i/>
                  <w:iCs/>
                </w:rPr>
              </m:ctrlPr>
            </m:eqArrPr>
            <m:e>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t-1</m:t>
                  </m:r>
                </m:sub>
              </m:sSub>
              <m:r>
                <m:rPr>
                  <m:sty m:val="bi"/>
                </m:rPr>
                <w:rPr>
                  <w:rFonts w:ascii="Cambria Math" w:hAnsi="Cambria Math"/>
                </w:rPr>
                <m:t>,τ</m:t>
              </m:r>
              <m:r>
                <w:rPr>
                  <w:rFonts w:ascii="Cambria Math" w:hAnsi="Cambria Math"/>
                </w:rPr>
                <m:t>∼Dirichlet</m:t>
              </m:r>
              <m:d>
                <m:dPr>
                  <m:ctrlPr>
                    <w:rPr>
                      <w:rFonts w:ascii="Cambria Math" w:hAnsi="Cambria Math"/>
                      <w:i/>
                      <w:iCs/>
                    </w:rPr>
                  </m:ctrlPr>
                </m:dPr>
                <m:e>
                  <m:r>
                    <w:rPr>
                      <w:rFonts w:ascii="Cambria Math" w:hAnsi="Cambria Math"/>
                    </w:rPr>
                    <m:t>κf</m:t>
                  </m:r>
                  <m:d>
                    <m:dPr>
                      <m:ctrlPr>
                        <w:rPr>
                          <w:rFonts w:ascii="Cambria Math" w:hAnsi="Cambria Math"/>
                          <w:i/>
                          <w:iCs/>
                        </w:rPr>
                      </m:ctrlPr>
                    </m:dPr>
                    <m:e>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t-1</m:t>
                          </m:r>
                        </m:sub>
                      </m:sSub>
                      <m:r>
                        <w:rPr>
                          <w:rFonts w:ascii="Cambria Math" w:hAnsi="Cambria Math"/>
                        </w:rPr>
                        <m:t>,β,γ</m:t>
                      </m:r>
                    </m:e>
                  </m:d>
                </m:e>
              </m:d>
              <m:r>
                <w:rPr>
                  <w:rFonts w:ascii="Cambria Math" w:hAnsi="Cambria Math"/>
                </w:rPr>
                <m:t>#</m:t>
              </m:r>
              <m:d>
                <m:dPr>
                  <m:ctrlPr>
                    <w:rPr>
                      <w:rFonts w:ascii="Cambria Math" w:hAnsi="Cambria Math"/>
                      <w:i/>
                      <w:iCs/>
                    </w:rPr>
                  </m:ctrlPr>
                </m:dPr>
                <m:e>
                  <m:r>
                    <w:rPr>
                      <w:rFonts w:ascii="Cambria Math" w:hAnsi="Cambria Math"/>
                    </w:rPr>
                    <m:t>5</m:t>
                  </m:r>
                </m:e>
              </m:d>
            </m:e>
          </m:eqArr>
        </m:oMath>
      </m:oMathPara>
    </w:p>
    <w:p w14:paraId="5A138275" w14:textId="509FF6BE" w:rsidR="004B7F28" w:rsidRDefault="004B7F28" w:rsidP="00487208">
      <w:pPr>
        <w:spacing w:line="480" w:lineRule="auto"/>
        <w:jc w:val="both"/>
      </w:pPr>
      <w:r w:rsidRPr="001B44F8">
        <w:t xml:space="preserve">where </w:t>
      </w:r>
      <m:oMath>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oMath>
      <w:r w:rsidRPr="001B44F8">
        <w:rPr>
          <w:b/>
          <w:bCs/>
          <w:iCs/>
        </w:rPr>
        <w:t xml:space="preserve"> </w:t>
      </w:r>
      <w:r w:rsidRPr="001B44F8">
        <w:rPr>
          <w:iCs/>
        </w:rPr>
        <w:t>denotes the vector of the underlying population probabilities of the three compartments, whose mean is modeled as an unknown function of the probability vector from the previous time point, along with the transition parameters</w:t>
      </w:r>
      <w:r>
        <w:rPr>
          <w:iCs/>
        </w:rPr>
        <w:t xml:space="preserve">. </w:t>
      </w:r>
      <m:oMath>
        <m:r>
          <m:rPr>
            <m:sty m:val="bi"/>
          </m:rPr>
          <w:rPr>
            <w:rFonts w:ascii="Cambria Math" w:hAnsi="Cambria Math"/>
          </w:rPr>
          <m:t>τ=</m:t>
        </m:r>
        <m:d>
          <m:dPr>
            <m:ctrlPr>
              <w:rPr>
                <w:rFonts w:ascii="Cambria Math" w:hAnsi="Cambria Math"/>
                <w:i/>
              </w:rPr>
            </m:ctrlPr>
          </m:dPr>
          <m:e>
            <m:r>
              <w:rPr>
                <w:rFonts w:ascii="Cambria Math" w:hAnsi="Cambria Math"/>
              </w:rPr>
              <m:t>β,γ,</m:t>
            </m:r>
            <m:sSubSup>
              <m:sSubSupPr>
                <m:ctrlPr>
                  <w:rPr>
                    <w:rFonts w:ascii="Cambria Math" w:hAnsi="Cambria Math"/>
                    <w:i/>
                    <w:iCs/>
                  </w:rPr>
                </m:ctrlPr>
              </m:sSubSupPr>
              <m:e>
                <m:r>
                  <m:rPr>
                    <m:sty m:val="bi"/>
                  </m:rPr>
                  <w:rPr>
                    <w:rFonts w:ascii="Cambria Math" w:hAnsi="Cambria Math"/>
                  </w:rPr>
                  <m:t>θ</m:t>
                </m:r>
              </m:e>
              <m:sub>
                <m:r>
                  <m:rPr>
                    <m:sty m:val="bi"/>
                  </m:rPr>
                  <w:rPr>
                    <w:rFonts w:ascii="Cambria Math" w:hAnsi="Cambria Math"/>
                  </w:rPr>
                  <m:t>0</m:t>
                </m:r>
                <m:ctrlPr>
                  <w:rPr>
                    <w:rFonts w:ascii="Cambria Math" w:hAnsi="Cambria Math"/>
                    <w:b/>
                    <w:bCs/>
                    <w:i/>
                    <w:iCs/>
                  </w:rPr>
                </m:ctrlPr>
              </m:sub>
              <m:sup>
                <m:r>
                  <w:rPr>
                    <w:rFonts w:ascii="Cambria Math" w:hAnsi="Cambria Math"/>
                  </w:rPr>
                  <m:t>T</m:t>
                </m:r>
              </m:sup>
            </m:sSubSup>
            <m:r>
              <m:rPr>
                <m:sty m:val="bi"/>
              </m:rPr>
              <w:rPr>
                <w:rFonts w:ascii="Cambria Math" w:hAnsi="Cambria Math"/>
              </w:rPr>
              <m:t>,λ</m:t>
            </m:r>
            <m:r>
              <w:rPr>
                <w:rFonts w:ascii="Cambria Math" w:hAnsi="Cambria Math"/>
              </w:rPr>
              <m:t>,κ</m:t>
            </m:r>
          </m:e>
        </m:d>
      </m:oMath>
      <w:r w:rsidRPr="001B44F8">
        <w:rPr>
          <w:b/>
          <w:bCs/>
          <w:iCs/>
        </w:rPr>
        <w:t xml:space="preserve"> </w:t>
      </w:r>
      <w:r w:rsidRPr="001B44F8">
        <w:rPr>
          <w:iCs/>
        </w:rPr>
        <w:t xml:space="preserve">denotes the whole set of parameters where </w:t>
      </w:r>
      <m:oMath>
        <m:sSup>
          <m:sSupPr>
            <m:ctrlPr>
              <w:rPr>
                <w:rFonts w:ascii="Cambria Math" w:hAnsi="Cambria Math"/>
                <w:i/>
                <w:iCs/>
              </w:rPr>
            </m:ctrlPr>
          </m:sSupPr>
          <m:e>
            <m:r>
              <w:rPr>
                <w:rFonts w:ascii="Cambria Math" w:hAnsi="Cambria Math"/>
              </w:rPr>
              <m:t>λ</m:t>
            </m:r>
          </m:e>
          <m:sup>
            <m:r>
              <w:rPr>
                <w:rFonts w:ascii="Cambria Math" w:hAnsi="Cambria Math"/>
              </w:rPr>
              <m:t>I</m:t>
            </m:r>
          </m:sup>
        </m:sSup>
        <m:r>
          <w:rPr>
            <w:rFonts w:ascii="Cambria Math" w:hAnsi="Cambria Math"/>
          </w:rPr>
          <m:t xml:space="preserve">, </m:t>
        </m:r>
        <m:sSup>
          <m:sSupPr>
            <m:ctrlPr>
              <w:rPr>
                <w:rFonts w:ascii="Cambria Math" w:hAnsi="Cambria Math"/>
                <w:i/>
                <w:iCs/>
              </w:rPr>
            </m:ctrlPr>
          </m:sSupPr>
          <m:e>
            <m:r>
              <w:rPr>
                <w:rFonts w:ascii="Cambria Math" w:hAnsi="Cambria Math"/>
              </w:rPr>
              <m:t>λ</m:t>
            </m:r>
          </m:e>
          <m:sup>
            <m:r>
              <w:rPr>
                <w:rFonts w:ascii="Cambria Math" w:hAnsi="Cambria Math"/>
              </w:rPr>
              <m:t>R</m:t>
            </m:r>
          </m:sup>
        </m:sSup>
      </m:oMath>
      <w:r w:rsidRPr="001B44F8">
        <w:rPr>
          <w:iCs/>
        </w:rPr>
        <w:t xml:space="preserve"> and </w:t>
      </w:r>
      <m:oMath>
        <m:r>
          <w:rPr>
            <w:rFonts w:ascii="Cambria Math" w:hAnsi="Cambria Math"/>
          </w:rPr>
          <m:t>κ</m:t>
        </m:r>
      </m:oMath>
      <w:r w:rsidRPr="001B44F8">
        <w:rPr>
          <w:iCs/>
        </w:rPr>
        <w:t xml:space="preserve"> are parameters controlling variability of the observation and latent process, respectively. The function </w:t>
      </w:r>
      <m:oMath>
        <m:r>
          <w:rPr>
            <w:rFonts w:ascii="Cambria Math" w:hAnsi="Cambria Math"/>
          </w:rPr>
          <m:t>f</m:t>
        </m:r>
        <m:d>
          <m:dPr>
            <m:ctrlPr>
              <w:rPr>
                <w:rFonts w:ascii="Cambria Math" w:hAnsi="Cambria Math"/>
                <w:i/>
              </w:rPr>
            </m:ctrlPr>
          </m:dPr>
          <m:e>
            <m:r>
              <m:rPr>
                <m:sty m:val="p"/>
              </m:rPr>
              <w:rPr>
                <w:rFonts w:ascii="Cambria Math" w:hAnsi="Cambria Math"/>
              </w:rPr>
              <m:t>⋅</m:t>
            </m:r>
          </m:e>
        </m:d>
      </m:oMath>
      <w:r w:rsidRPr="001B44F8">
        <w:t xml:space="preserve"> is then solved as the mean transition probability determined by the SIR dynamic system, using a fourth order Runge-</w:t>
      </w:r>
      <w:proofErr w:type="spellStart"/>
      <w:r w:rsidRPr="001B44F8">
        <w:t>Kutta</w:t>
      </w:r>
      <w:proofErr w:type="spellEnd"/>
      <w:r w:rsidRPr="001B44F8">
        <w:t xml:space="preserve"> </w:t>
      </w:r>
      <w:r>
        <w:t xml:space="preserve">(RK4) </w:t>
      </w:r>
      <w:r w:rsidRPr="001B44F8">
        <w:t>approximation</w:t>
      </w:r>
      <w:r w:rsidR="00642B82">
        <w:t xml:space="preserve"> </w:t>
      </w:r>
      <w:r>
        <w:fldChar w:fldCharType="begin"/>
      </w:r>
      <w:r w:rsidR="0003370B">
        <w:instrText xml:space="preserve"> ADDIN ZOTERO_ITEM CSL_CITATION {"citationID":"dQrDaGWQ","properties":{"formattedCitation":"(22)","plainCitation":"(22)","noteIndex":0},"citationItems":[{"id":147,"uris":["http://zotero.org/users/6647948/items/K9MT9AYG"],"uri":["http://zotero.org/users/6647948/items/K9MT9AYG"],"itemData":{"id":147,"type":"book","call-number":"QA372 .B94 2008","edition":"2nd ed","event-place":"Chichester, England ; Hoboken, NJ","ISBN":"978-0-470-72335-7","note":"OCLC: ocn191024153","number-of-pages":"463","publisher":"Wiley","publisher-place":"Chichester, England ; Hoboken, NJ","source":"Library of Congress ISBN","title":"Numerical methods for ordinary differential equations","author":[{"family":"Butcher","given":"J. C."}],"issued":{"date-parts":[["2008"]]}}}],"schema":"https://github.com/citation-style-language/schema/raw/master/csl-citation.json"} </w:instrText>
      </w:r>
      <w:r>
        <w:fldChar w:fldCharType="separate"/>
      </w:r>
      <w:r w:rsidR="00962F61">
        <w:t>(22)</w:t>
      </w:r>
      <w:r>
        <w:fldChar w:fldCharType="end"/>
      </w:r>
      <w:r w:rsidRPr="001B44F8">
        <w:t>.</w:t>
      </w:r>
    </w:p>
    <w:p w14:paraId="4A61D05E" w14:textId="69D75EE9" w:rsidR="004B7F28" w:rsidRDefault="004B7F28" w:rsidP="00487208">
      <w:pPr>
        <w:spacing w:line="480" w:lineRule="auto"/>
        <w:jc w:val="both"/>
        <w:rPr>
          <w:bCs/>
          <w:color w:val="000000" w:themeColor="text1"/>
        </w:rPr>
      </w:pPr>
      <w:r w:rsidRPr="005A0029">
        <w:rPr>
          <w:i/>
          <w:iCs/>
        </w:rPr>
        <w:lastRenderedPageBreak/>
        <w:t>Priors and MCMC algorithm:</w:t>
      </w:r>
      <w:r>
        <w:rPr>
          <w:i/>
          <w:iCs/>
        </w:rPr>
        <w:t xml:space="preserve"> </w:t>
      </w:r>
      <w:r w:rsidRPr="001B44F8">
        <w:rPr>
          <w:color w:val="000000" w:themeColor="text1"/>
        </w:rPr>
        <w:t xml:space="preserve">The prior on the initial vector of latent probabilities is set as </w:t>
      </w:r>
      <m:oMath>
        <m:sSub>
          <m:sSubPr>
            <m:ctrlPr>
              <w:rPr>
                <w:rFonts w:ascii="Cambria Math" w:hAnsi="Cambria Math"/>
                <w:b/>
                <w:bCs/>
                <w:i/>
                <w:iCs/>
                <w:color w:val="000000" w:themeColor="text1"/>
              </w:rPr>
            </m:ctrlPr>
          </m:sSubPr>
          <m:e>
            <m:r>
              <m:rPr>
                <m:sty m:val="bi"/>
              </m:rPr>
              <w:rPr>
                <w:rFonts w:ascii="Cambria Math" w:hAnsi="Cambria Math"/>
                <w:color w:val="000000" w:themeColor="text1"/>
              </w:rPr>
              <m:t>θ</m:t>
            </m:r>
          </m:e>
          <m:sub>
            <m:r>
              <m:rPr>
                <m:sty m:val="bi"/>
              </m:rPr>
              <w:rPr>
                <w:rFonts w:ascii="Cambria Math" w:hAnsi="Cambria Math"/>
                <w:color w:val="000000" w:themeColor="text1"/>
              </w:rPr>
              <m:t>0</m:t>
            </m:r>
          </m:sub>
        </m:sSub>
        <m:r>
          <w:rPr>
            <w:rFonts w:ascii="Cambria Math" w:hAnsi="Cambria Math"/>
            <w:color w:val="000000" w:themeColor="text1"/>
          </w:rPr>
          <m:t>~</m:t>
        </m:r>
        <m:r>
          <m:rPr>
            <m:sty m:val="p"/>
          </m:rPr>
          <w:rPr>
            <w:rFonts w:ascii="Cambria Math" w:hAnsi="Cambria Math"/>
            <w:color w:val="000000" w:themeColor="text1"/>
          </w:rPr>
          <m:t>Dirichlet</m:t>
        </m:r>
        <m:d>
          <m:dPr>
            <m:ctrlPr>
              <w:rPr>
                <w:rFonts w:ascii="Cambria Math" w:hAnsi="Cambria Math"/>
                <w:i/>
                <w:color w:val="000000" w:themeColor="text1"/>
              </w:rPr>
            </m:ctrlPr>
          </m:dPr>
          <m:e>
            <m:r>
              <w:rPr>
                <w:rFonts w:ascii="Cambria Math" w:hAnsi="Cambria Math"/>
                <w:color w:val="000000" w:themeColor="text1"/>
              </w:rPr>
              <m:t>1-</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R</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R</m:t>
                </m:r>
              </m:sup>
            </m:sSubSup>
          </m:e>
        </m:d>
      </m:oMath>
      <w:r w:rsidRPr="001B44F8">
        <w:rPr>
          <w:color w:val="000000" w:themeColor="text1"/>
        </w:rPr>
        <w:t xml:space="preserve">, </w:t>
      </w:r>
      <m:oMath>
        <m:sSubSup>
          <m:sSubSupPr>
            <m:ctrlPr>
              <w:rPr>
                <w:rFonts w:ascii="Cambria Math" w:hAnsi="Cambria Math"/>
                <w:i/>
                <w:iCs/>
                <w:color w:val="000000" w:themeColor="text1"/>
              </w:rPr>
            </m:ctrlPr>
          </m:sSubSupPr>
          <m:e>
            <m:r>
              <w:rPr>
                <w:rFonts w:ascii="Cambria Math" w:hAnsi="Cambria Math"/>
                <w:color w:val="000000" w:themeColor="text1"/>
              </w:rPr>
              <m:t>θ</m:t>
            </m:r>
          </m:e>
          <m:sub>
            <m:r>
              <w:rPr>
                <w:rFonts w:ascii="Cambria Math" w:hAnsi="Cambria Math"/>
                <w:color w:val="000000" w:themeColor="text1"/>
              </w:rPr>
              <m:t>0</m:t>
            </m:r>
          </m:sub>
          <m:sup>
            <m:r>
              <w:rPr>
                <w:rFonts w:ascii="Cambria Math" w:hAnsi="Cambria Math"/>
                <w:color w:val="000000" w:themeColor="text1"/>
              </w:rPr>
              <m:t>S</m:t>
            </m:r>
          </m:sup>
        </m:sSubSup>
        <m:r>
          <w:rPr>
            <w:rFonts w:ascii="Cambria Math" w:hAnsi="Cambria Math"/>
            <w:color w:val="000000" w:themeColor="text1"/>
          </w:rPr>
          <m:t>=1-</m:t>
        </m:r>
        <m:sSubSup>
          <m:sSubSupPr>
            <m:ctrlPr>
              <w:rPr>
                <w:rFonts w:ascii="Cambria Math" w:hAnsi="Cambria Math"/>
                <w:i/>
                <w:iCs/>
                <w:color w:val="000000" w:themeColor="text1"/>
              </w:rPr>
            </m:ctrlPr>
          </m:sSubSupPr>
          <m:e>
            <m:r>
              <w:rPr>
                <w:rFonts w:ascii="Cambria Math" w:hAnsi="Cambria Math"/>
                <w:color w:val="000000" w:themeColor="text1"/>
              </w:rPr>
              <m:t>θ</m:t>
            </m:r>
          </m:e>
          <m:sub>
            <m:r>
              <w:rPr>
                <w:rFonts w:ascii="Cambria Math" w:hAnsi="Cambria Math"/>
                <w:color w:val="000000" w:themeColor="text1"/>
              </w:rPr>
              <m:t>0</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θ</m:t>
            </m:r>
          </m:e>
          <m:sub>
            <m:r>
              <w:rPr>
                <w:rFonts w:ascii="Cambria Math" w:hAnsi="Cambria Math"/>
                <w:color w:val="000000" w:themeColor="text1"/>
              </w:rPr>
              <m:t>0</m:t>
            </m:r>
          </m:sub>
          <m:sup>
            <m:r>
              <w:rPr>
                <w:rFonts w:ascii="Cambria Math" w:hAnsi="Cambria Math"/>
                <w:color w:val="000000" w:themeColor="text1"/>
              </w:rPr>
              <m:t>R</m:t>
            </m:r>
          </m:sup>
        </m:sSubSup>
      </m:oMath>
      <w:r w:rsidRPr="001B44F8">
        <w:rPr>
          <w:iCs/>
          <w:color w:val="000000" w:themeColor="text1"/>
          <w:lang w:eastAsia="zh-CN"/>
        </w:rPr>
        <w:t xml:space="preserve">. The </w:t>
      </w:r>
      <w:r w:rsidRPr="001B44F8">
        <w:rPr>
          <w:iCs/>
          <w:color w:val="000000" w:themeColor="text1"/>
        </w:rPr>
        <w:t xml:space="preserve">prior distribution of the basic reproduction number is </w:t>
      </w:r>
      <w:r>
        <w:rPr>
          <w:iCs/>
          <w:color w:val="000000" w:themeColor="text1"/>
        </w:rPr>
        <w:t>lognormal</w:t>
      </w:r>
      <w:r w:rsidRPr="001B44F8">
        <w:rPr>
          <w:iCs/>
          <w:color w:val="000000" w:themeColor="text1"/>
        </w:rPr>
        <w:t xml:space="preserve"> such that </w:t>
      </w:r>
      <m:oMath>
        <m:r>
          <w:rPr>
            <w:rFonts w:ascii="Cambria Math" w:hAnsi="Cambria Math"/>
            <w:color w:val="000000" w:themeColor="text1"/>
          </w:rPr>
          <m:t>E</m:t>
        </m:r>
        <m:d>
          <m:dPr>
            <m:ctrlPr>
              <w:rPr>
                <w:rFonts w:ascii="Cambria Math" w:hAnsi="Cambria Math"/>
                <w:i/>
                <w:iCs/>
                <w:color w:val="000000" w:themeColor="text1"/>
              </w:rPr>
            </m:ctrlPr>
          </m:dPr>
          <m:e>
            <m:sSub>
              <m:sSubPr>
                <m:ctrlPr>
                  <w:rPr>
                    <w:rFonts w:ascii="Cambria Math" w:hAnsi="Cambria Math"/>
                    <w:i/>
                    <w:iCs/>
                    <w:color w:val="000000" w:themeColor="text1"/>
                  </w:rPr>
                </m:ctrlPr>
              </m:sSubPr>
              <m:e>
                <m:r>
                  <w:rPr>
                    <w:rFonts w:ascii="Cambria Math" w:hAnsi="Cambria Math"/>
                    <w:color w:val="000000" w:themeColor="text1"/>
                  </w:rPr>
                  <m:t>R</m:t>
                </m:r>
              </m:e>
              <m:sub>
                <m:r>
                  <w:rPr>
                    <w:rFonts w:ascii="Cambria Math" w:hAnsi="Cambria Math"/>
                    <w:color w:val="000000" w:themeColor="text1"/>
                  </w:rPr>
                  <m:t>0</m:t>
                </m:r>
              </m:sub>
            </m:sSub>
          </m:e>
        </m:d>
        <m:r>
          <w:rPr>
            <w:rFonts w:ascii="Cambria Math" w:hAnsi="Cambria Math"/>
            <w:color w:val="000000" w:themeColor="text1"/>
          </w:rPr>
          <m:t xml:space="preserve">=3.28 </m:t>
        </m:r>
      </m:oMath>
      <w:r>
        <w:rPr>
          <w:iCs/>
          <w:color w:val="000000" w:themeColor="text1"/>
        </w:rPr>
        <w:fldChar w:fldCharType="begin"/>
      </w:r>
      <w:r w:rsidR="0003370B">
        <w:rPr>
          <w:iCs/>
          <w:color w:val="000000" w:themeColor="text1"/>
        </w:rPr>
        <w:instrText xml:space="preserve"> ADDIN ZOTERO_ITEM CSL_CITATION {"citationID":"6znTCJIP","properties":{"formattedCitation":"(23)","plainCitation":"(23)","noteIndex":0},"citationItems":[{"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rPr>
          <w:iCs/>
          <w:color w:val="000000" w:themeColor="text1"/>
        </w:rPr>
        <w:fldChar w:fldCharType="separate"/>
      </w:r>
      <w:r w:rsidR="00962F61">
        <w:rPr>
          <w:color w:val="000000"/>
        </w:rPr>
        <w:t>(23)</w:t>
      </w:r>
      <w:r>
        <w:rPr>
          <w:iCs/>
          <w:color w:val="000000" w:themeColor="text1"/>
        </w:rPr>
        <w:fldChar w:fldCharType="end"/>
      </w:r>
      <w:r>
        <w:rPr>
          <w:iCs/>
          <w:color w:val="000000" w:themeColor="text1"/>
        </w:rPr>
        <w:t xml:space="preserve">. </w:t>
      </w:r>
      <w:r w:rsidRPr="001B44F8">
        <w:rPr>
          <w:iCs/>
          <w:color w:val="000000" w:themeColor="text1"/>
        </w:rPr>
        <w:t xml:space="preserve">The prior distribution of the removal rate is also </w:t>
      </w:r>
      <w:r>
        <w:rPr>
          <w:iCs/>
          <w:color w:val="000000" w:themeColor="text1"/>
        </w:rPr>
        <w:t xml:space="preserve">lognormal </w:t>
      </w:r>
      <w:r w:rsidRPr="001B44F8">
        <w:rPr>
          <w:iCs/>
          <w:color w:val="000000" w:themeColor="text1"/>
        </w:rPr>
        <w:t xml:space="preserve">such that </w:t>
      </w:r>
      <m:oMath>
        <m:r>
          <w:rPr>
            <w:rFonts w:ascii="Cambria Math" w:hAnsi="Cambria Math"/>
            <w:color w:val="000000" w:themeColor="text1"/>
          </w:rPr>
          <m:t>E</m:t>
        </m:r>
        <m:d>
          <m:dPr>
            <m:ctrlPr>
              <w:rPr>
                <w:rFonts w:ascii="Cambria Math" w:hAnsi="Cambria Math"/>
                <w:i/>
                <w:iCs/>
                <w:color w:val="000000" w:themeColor="text1"/>
              </w:rPr>
            </m:ctrlPr>
          </m:dPr>
          <m:e>
            <m:r>
              <w:rPr>
                <w:rFonts w:ascii="Cambria Math" w:hAnsi="Cambria Math"/>
                <w:color w:val="000000" w:themeColor="text1"/>
              </w:rPr>
              <m:t>γ</m:t>
            </m:r>
          </m:e>
        </m:d>
        <m:r>
          <w:rPr>
            <w:rFonts w:ascii="Cambria Math" w:hAnsi="Cambria Math"/>
            <w:color w:val="000000" w:themeColor="text1"/>
          </w:rPr>
          <m:t>=0.5436</m:t>
        </m:r>
      </m:oMath>
      <w:r w:rsidRPr="001B44F8">
        <w:rPr>
          <w:iCs/>
          <w:color w:val="000000" w:themeColor="text1"/>
        </w:rPr>
        <w:t xml:space="preserve">. We use the proportion of death within the removed compartment as </w:t>
      </w:r>
      <m:oMath>
        <m:r>
          <w:rPr>
            <w:rFonts w:ascii="Cambria Math" w:hAnsi="Cambria Math"/>
            <w:color w:val="000000" w:themeColor="text1"/>
          </w:rPr>
          <m:t>0.0184</m:t>
        </m:r>
      </m:oMath>
      <w:r w:rsidRPr="001B44F8">
        <w:rPr>
          <w:iCs/>
          <w:color w:val="000000" w:themeColor="text1"/>
        </w:rPr>
        <w:t xml:space="preserve"> so that the infection fatality ratio is </w:t>
      </w:r>
      <m:oMath>
        <m:r>
          <w:rPr>
            <w:rFonts w:ascii="Cambria Math" w:hAnsi="Cambria Math"/>
            <w:color w:val="000000" w:themeColor="text1"/>
          </w:rPr>
          <m:t xml:space="preserve">0.01 </m:t>
        </m:r>
      </m:oMath>
      <w:r>
        <w:rPr>
          <w:iCs/>
          <w:color w:val="000000" w:themeColor="text1"/>
        </w:rPr>
        <w:fldChar w:fldCharType="begin"/>
      </w:r>
      <w:r w:rsidR="0003370B">
        <w:rPr>
          <w:iCs/>
          <w:color w:val="000000" w:themeColor="text1"/>
        </w:rPr>
        <w:instrText xml:space="preserve"> ADDIN ZOTERO_ITEM CSL_CITATION {"citationID":"k6oUAuzq","properties":{"formattedCitation":"(24)","plainCitation":"(24)","noteIndex":0},"citationItems":[{"id":83,"uris":["http://zotero.org/users/6647948/items/AY3KWFND"],"uri":["http://zotero.org/users/6647948/items/AY3KWFND"],"itemData":{"id":83,"type":"article-journal","container-title":"The Lancet Infectious Diseases","DOI":"10.1016/S1473-3099(20)30243-7","ISSN":"14733099","issue":"6","journalAbbreviation":"The Lancet Infectious Diseases","language":"en","page":"669-677","source":"DOI.org (Crossref)","title":"Estimates of the severity of coronavirus disease 2019: a model-based analysis","title-short":"Estimates of the severity of coronavirus disease 2019","volume":"20","author":[{"family":"Verity","given":"Robert"},{"family":"Okell","given":"Lucy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M"}],"issued":{"date-parts":[["2020",6]]}}}],"schema":"https://github.com/citation-style-language/schema/raw/master/csl-citation.json"} </w:instrText>
      </w:r>
      <w:r>
        <w:rPr>
          <w:iCs/>
          <w:color w:val="000000" w:themeColor="text1"/>
        </w:rPr>
        <w:fldChar w:fldCharType="separate"/>
      </w:r>
      <w:r w:rsidR="00962F61">
        <w:rPr>
          <w:color w:val="000000"/>
        </w:rPr>
        <w:t>(24)</w:t>
      </w:r>
      <w:r>
        <w:rPr>
          <w:iCs/>
          <w:color w:val="000000" w:themeColor="text1"/>
        </w:rPr>
        <w:fldChar w:fldCharType="end"/>
      </w:r>
      <w:r>
        <w:rPr>
          <w:iCs/>
          <w:color w:val="000000" w:themeColor="text1"/>
        </w:rPr>
        <w:t xml:space="preserve">. </w:t>
      </w:r>
      <w:r w:rsidRPr="001B44F8">
        <w:rPr>
          <w:iCs/>
          <w:color w:val="000000" w:themeColor="text1"/>
        </w:rPr>
        <w:t>For the variability parameters, the default choice is to set large variances in both observed and latent processes, which may be adjusted over the course of epidemic with more data becoming available</w:t>
      </w:r>
      <w:r>
        <w:rPr>
          <w:iCs/>
          <w:color w:val="000000" w:themeColor="text1"/>
        </w:rPr>
        <w:t xml:space="preserve">: </w:t>
      </w:r>
      <m:oMath>
        <m:r>
          <w:rPr>
            <w:rFonts w:ascii="Cambria Math" w:hAnsi="Cambria Math"/>
            <w:color w:val="000000" w:themeColor="text1"/>
          </w:rPr>
          <m:t>κ, </m:t>
        </m:r>
        <m:sSup>
          <m:sSupPr>
            <m:ctrlPr>
              <w:rPr>
                <w:rFonts w:ascii="Cambria Math" w:hAnsi="Cambria Math"/>
                <w:i/>
                <w:iCs/>
                <w:color w:val="000000" w:themeColor="text1"/>
              </w:rPr>
            </m:ctrlPr>
          </m:sSupPr>
          <m:e>
            <m:r>
              <w:rPr>
                <w:rFonts w:ascii="Cambria Math" w:hAnsi="Cambria Math"/>
                <w:color w:val="000000" w:themeColor="text1"/>
              </w:rPr>
              <m:t>λ</m:t>
            </m:r>
          </m:e>
          <m:sup>
            <m:r>
              <w:rPr>
                <w:rFonts w:ascii="Cambria Math" w:hAnsi="Cambria Math"/>
                <w:color w:val="000000" w:themeColor="text1"/>
              </w:rPr>
              <m:t>I</m:t>
            </m:r>
          </m:sup>
        </m:sSup>
        <m:r>
          <w:rPr>
            <w:rFonts w:ascii="Cambria Math" w:hAnsi="Cambria Math"/>
            <w:color w:val="000000" w:themeColor="text1"/>
          </w:rPr>
          <m:t>,</m:t>
        </m:r>
        <m:sSup>
          <m:sSupPr>
            <m:ctrlPr>
              <w:rPr>
                <w:rFonts w:ascii="Cambria Math" w:hAnsi="Cambria Math"/>
                <w:i/>
                <w:iCs/>
                <w:color w:val="000000" w:themeColor="text1"/>
              </w:rPr>
            </m:ctrlPr>
          </m:sSupPr>
          <m:e>
            <m:r>
              <w:rPr>
                <w:rFonts w:ascii="Cambria Math" w:hAnsi="Cambria Math"/>
                <w:color w:val="000000" w:themeColor="text1"/>
              </w:rPr>
              <m:t>λ</m:t>
            </m:r>
          </m:e>
          <m:sup>
            <m:r>
              <w:rPr>
                <w:rFonts w:ascii="Cambria Math" w:hAnsi="Cambria Math"/>
                <w:color w:val="000000" w:themeColor="text1"/>
              </w:rPr>
              <m:t>R</m:t>
            </m:r>
          </m:sup>
        </m:sSup>
        <m:r>
          <w:rPr>
            <w:rFonts w:ascii="Cambria Math" w:hAnsi="Cambria Math"/>
            <w:color w:val="000000" w:themeColor="text1"/>
          </w:rPr>
          <m:t xml:space="preserve"> </m:t>
        </m:r>
        <m:limUpp>
          <m:limUppPr>
            <m:ctrlPr>
              <w:rPr>
                <w:rFonts w:ascii="Cambria Math" w:hAnsi="Cambria Math"/>
                <w:iCs/>
                <w:color w:val="000000" w:themeColor="text1"/>
              </w:rPr>
            </m:ctrlPr>
          </m:limUppPr>
          <m:e>
            <m:r>
              <m:rPr>
                <m:sty m:val="p"/>
              </m:rPr>
              <w:rPr>
                <w:rFonts w:ascii="Cambria Math" w:hAnsi="Cambria Math"/>
                <w:color w:val="000000" w:themeColor="text1"/>
              </w:rPr>
              <m:t>∼</m:t>
            </m:r>
          </m:e>
          <m:lim>
            <m:r>
              <m:rPr>
                <m:nor/>
              </m:rPr>
              <w:rPr>
                <w:rFonts w:ascii="Cambria Math" w:hAnsi="Cambria Math"/>
                <w:i/>
                <w:iCs/>
                <w:color w:val="000000" w:themeColor="text1"/>
              </w:rPr>
              <m:t>iid</m:t>
            </m:r>
          </m:lim>
        </m:limUpp>
        <m:r>
          <w:rPr>
            <w:rFonts w:ascii="Cambria Math" w:hAnsi="Cambria Math"/>
            <w:color w:val="000000" w:themeColor="text1"/>
          </w:rPr>
          <m:t xml:space="preserve"> </m:t>
        </m:r>
        <m:r>
          <m:rPr>
            <m:sty m:val="p"/>
          </m:rPr>
          <w:rPr>
            <w:rFonts w:ascii="Cambria Math" w:hAnsi="Cambria Math"/>
            <w:color w:val="000000" w:themeColor="text1"/>
          </w:rPr>
          <m:t>Gamma</m:t>
        </m:r>
        <m:d>
          <m:dPr>
            <m:ctrlPr>
              <w:rPr>
                <w:rFonts w:ascii="Cambria Math" w:hAnsi="Cambria Math"/>
                <w:i/>
                <w:iCs/>
                <w:color w:val="000000" w:themeColor="text1"/>
              </w:rPr>
            </m:ctrlPr>
          </m:dPr>
          <m:e>
            <m:r>
              <w:rPr>
                <w:rFonts w:ascii="Cambria Math" w:hAnsi="Cambria Math"/>
                <w:color w:val="000000" w:themeColor="text1"/>
              </w:rPr>
              <m:t>2, </m:t>
            </m:r>
            <m:sSup>
              <m:sSupPr>
                <m:ctrlPr>
                  <w:rPr>
                    <w:rFonts w:ascii="Cambria Math" w:hAnsi="Cambria Math"/>
                    <w:i/>
                    <w:color w:val="000000" w:themeColor="text1"/>
                  </w:rPr>
                </m:ctrlPr>
              </m:sSupPr>
              <m:e>
                <m:r>
                  <w:rPr>
                    <w:rFonts w:ascii="Cambria Math" w:hAnsi="Cambria Math"/>
                    <w:color w:val="000000" w:themeColor="text1"/>
                  </w:rPr>
                  <m:t>10</m:t>
                </m:r>
              </m:e>
              <m:sup>
                <m:r>
                  <w:rPr>
                    <w:rFonts w:ascii="Cambria Math" w:hAnsi="Cambria Math"/>
                    <w:color w:val="000000" w:themeColor="text1"/>
                  </w:rPr>
                  <m:t>-4</m:t>
                </m:r>
              </m:sup>
            </m:sSup>
          </m:e>
        </m:d>
        <m:r>
          <w:rPr>
            <w:rFonts w:ascii="Cambria Math" w:hAnsi="Cambria Math"/>
            <w:color w:val="000000" w:themeColor="text1"/>
          </w:rPr>
          <m:t>.</m:t>
        </m:r>
      </m:oMath>
    </w:p>
    <w:p w14:paraId="43CE7C2E" w14:textId="0D88E5B2" w:rsidR="004B7F28" w:rsidRPr="001B44F8" w:rsidRDefault="004B7F28" w:rsidP="00487208">
      <w:pPr>
        <w:spacing w:line="480" w:lineRule="auto"/>
        <w:jc w:val="both"/>
        <w:rPr>
          <w:iCs/>
          <w:color w:val="000000" w:themeColor="text1"/>
        </w:rPr>
      </w:pPr>
      <w:r w:rsidRPr="001B44F8">
        <w:rPr>
          <w:iCs/>
          <w:color w:val="000000" w:themeColor="text1"/>
        </w:rPr>
        <w:t xml:space="preserve">Denoting </w:t>
      </w:r>
      <m:oMath>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oMath>
      <w:r w:rsidRPr="001B44F8">
        <w:rPr>
          <w:iCs/>
          <w:color w:val="000000" w:themeColor="text1"/>
        </w:rPr>
        <w:t xml:space="preserve"> as the last date of data availability, and assuming that the forecast spans over the period </w:t>
      </w:r>
      <m:oMath>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hAnsi="Cambria Math"/>
            <w:color w:val="000000" w:themeColor="text1"/>
          </w:rPr>
          <m:t>+1,T]</m:t>
        </m:r>
      </m:oMath>
      <w:r w:rsidRPr="001B44F8">
        <w:rPr>
          <w:iCs/>
          <w:color w:val="000000" w:themeColor="text1"/>
        </w:rPr>
        <w:t>, our algorithm is as follows.</w:t>
      </w:r>
    </w:p>
    <w:p w14:paraId="637EDA6F" w14:textId="77777777" w:rsidR="004B7F28" w:rsidRPr="001B44F8" w:rsidRDefault="004B7F28" w:rsidP="00487208">
      <w:pPr>
        <w:spacing w:line="480" w:lineRule="auto"/>
        <w:jc w:val="both"/>
        <w:rPr>
          <w:iCs/>
          <w:color w:val="000000" w:themeColor="text1"/>
        </w:rPr>
      </w:pPr>
      <w:r>
        <w:rPr>
          <w:iCs/>
          <w:color w:val="000000" w:themeColor="text1"/>
        </w:rPr>
        <w:t>Step 0</w:t>
      </w:r>
      <w:r w:rsidRPr="001B44F8">
        <w:rPr>
          <w:iCs/>
          <w:color w:val="000000" w:themeColor="text1"/>
        </w:rPr>
        <w:t xml:space="preserve">. Take </w:t>
      </w:r>
      <m:oMath>
        <m:r>
          <w:rPr>
            <w:rFonts w:ascii="Cambria Math" w:hAnsi="Cambria Math"/>
            <w:color w:val="000000" w:themeColor="text1"/>
          </w:rPr>
          <m:t>M</m:t>
        </m:r>
      </m:oMath>
      <w:r w:rsidRPr="001B44F8">
        <w:rPr>
          <w:iCs/>
          <w:color w:val="000000" w:themeColor="text1"/>
        </w:rPr>
        <w:t xml:space="preserve"> draws from the posterior </w:t>
      </w:r>
      <m:oMath>
        <m:r>
          <w:rPr>
            <w:rFonts w:ascii="Cambria Math" w:hAnsi="Cambria Math"/>
            <w:color w:val="000000" w:themeColor="text1"/>
          </w:rPr>
          <m:t>[</m:t>
        </m:r>
        <m:sSub>
          <m:sSubPr>
            <m:ctrlPr>
              <w:rPr>
                <w:rFonts w:ascii="Cambria Math" w:hAnsi="Cambria Math"/>
                <w:b/>
                <w:bCs/>
                <w:i/>
                <w:iCs/>
                <w:color w:val="000000" w:themeColor="text1"/>
              </w:rPr>
            </m:ctrlPr>
          </m:sSubPr>
          <m:e>
            <m:r>
              <m:rPr>
                <m:sty m:val="bi"/>
              </m:rPr>
              <w:rPr>
                <w:rFonts w:ascii="Cambria Math" w:hAnsi="Cambria Math"/>
                <w:color w:val="000000" w:themeColor="text1"/>
              </w:rPr>
              <m:t>θ</m:t>
            </m:r>
            <m:ctrlPr>
              <w:rPr>
                <w:rFonts w:ascii="Cambria Math" w:hAnsi="Cambria Math"/>
                <w:i/>
                <w:iCs/>
                <w:color w:val="000000" w:themeColor="text1"/>
              </w:rPr>
            </m:ctrlPr>
          </m:e>
          <m:sub>
            <m:r>
              <m:rPr>
                <m:sty m:val="bi"/>
              </m:rPr>
              <w:rPr>
                <w:rFonts w:ascii="Cambria Math" w:hAnsi="Cambria Math"/>
                <w:color w:val="000000" w:themeColor="text1"/>
              </w:rPr>
              <m:t>1:</m:t>
            </m:r>
            <m:sSub>
              <m:sSubPr>
                <m:ctrlPr>
                  <w:rPr>
                    <w:rFonts w:ascii="Cambria Math" w:hAnsi="Cambria Math"/>
                    <w:b/>
                    <w:bCs/>
                    <w:i/>
                    <w:iCs/>
                    <w:color w:val="000000" w:themeColor="text1"/>
                  </w:rPr>
                </m:ctrlPr>
              </m:sSubPr>
              <m:e>
                <m:r>
                  <m:rPr>
                    <m:sty m:val="bi"/>
                  </m:rPr>
                  <w:rPr>
                    <w:rFonts w:ascii="Cambria Math" w:hAnsi="Cambria Math"/>
                    <w:color w:val="000000" w:themeColor="text1"/>
                  </w:rPr>
                  <m:t>t</m:t>
                </m:r>
              </m:e>
              <m:sub>
                <m:r>
                  <m:rPr>
                    <m:sty m:val="bi"/>
                  </m:rPr>
                  <w:rPr>
                    <w:rFonts w:ascii="Cambria Math" w:hAnsi="Cambria Math"/>
                    <w:color w:val="000000" w:themeColor="text1"/>
                  </w:rPr>
                  <m:t>0</m:t>
                </m:r>
              </m:sub>
            </m:sSub>
          </m:sub>
        </m:sSub>
        <m:r>
          <w:rPr>
            <w:rFonts w:ascii="Cambria Math" w:hAnsi="Cambria Math"/>
            <w:color w:val="000000" w:themeColor="text1"/>
          </w:rPr>
          <m:t>,</m:t>
        </m:r>
        <m:r>
          <m:rPr>
            <m:sty m:val="bi"/>
          </m:rPr>
          <w:rPr>
            <w:rFonts w:ascii="Cambria Math" w:hAnsi="Cambria Math"/>
            <w:color w:val="000000" w:themeColor="text1"/>
          </w:rPr>
          <m:t>τ|</m:t>
        </m:r>
        <m:sSub>
          <m:sSubPr>
            <m:ctrlPr>
              <w:rPr>
                <w:rFonts w:ascii="Cambria Math" w:hAnsi="Cambria Math"/>
                <w:b/>
                <w:bCs/>
                <w:i/>
                <w:iCs/>
                <w:color w:val="000000" w:themeColor="text1"/>
              </w:rPr>
            </m:ctrlPr>
          </m:sSubPr>
          <m:e>
            <m:r>
              <m:rPr>
                <m:sty m:val="bi"/>
              </m:rPr>
              <w:rPr>
                <w:rFonts w:ascii="Cambria Math" w:hAnsi="Cambria Math"/>
                <w:color w:val="000000" w:themeColor="text1"/>
              </w:rPr>
              <m:t>Y</m:t>
            </m:r>
          </m:e>
          <m:sub>
            <m:r>
              <m:rPr>
                <m:sty m:val="bi"/>
              </m:rPr>
              <w:rPr>
                <w:rFonts w:ascii="Cambria Math" w:hAnsi="Cambria Math"/>
                <w:color w:val="000000" w:themeColor="text1"/>
              </w:rPr>
              <m:t>1:</m:t>
            </m:r>
            <m:sSub>
              <m:sSubPr>
                <m:ctrlPr>
                  <w:rPr>
                    <w:rFonts w:ascii="Cambria Math" w:hAnsi="Cambria Math"/>
                    <w:b/>
                    <w:bCs/>
                    <w:i/>
                    <w:iCs/>
                    <w:color w:val="000000" w:themeColor="text1"/>
                  </w:rPr>
                </m:ctrlPr>
              </m:sSubPr>
              <m:e>
                <m:r>
                  <m:rPr>
                    <m:sty m:val="bi"/>
                  </m:rPr>
                  <w:rPr>
                    <w:rFonts w:ascii="Cambria Math" w:hAnsi="Cambria Math"/>
                    <w:color w:val="000000" w:themeColor="text1"/>
                  </w:rPr>
                  <m:t>t</m:t>
                </m:r>
              </m:e>
              <m:sub>
                <m:r>
                  <m:rPr>
                    <m:sty m:val="bi"/>
                  </m:rPr>
                  <w:rPr>
                    <w:rFonts w:ascii="Cambria Math" w:hAnsi="Cambria Math"/>
                    <w:color w:val="000000" w:themeColor="text1"/>
                  </w:rPr>
                  <m:t>0</m:t>
                </m:r>
              </m:sub>
            </m:sSub>
          </m:sub>
        </m:sSub>
        <m:r>
          <w:rPr>
            <w:rFonts w:ascii="Cambria Math" w:hAnsi="Cambria Math"/>
            <w:color w:val="000000" w:themeColor="text1"/>
          </w:rPr>
          <m:t>]</m:t>
        </m:r>
      </m:oMath>
      <w:r w:rsidRPr="001B44F8">
        <w:rPr>
          <w:iCs/>
          <w:color w:val="000000" w:themeColor="text1"/>
        </w:rPr>
        <w:t>.</w:t>
      </w:r>
    </w:p>
    <w:p w14:paraId="148EB97B" w14:textId="77777777" w:rsidR="004B7F28" w:rsidRPr="001B44F8" w:rsidRDefault="004B7F28" w:rsidP="00487208">
      <w:pPr>
        <w:spacing w:line="480" w:lineRule="auto"/>
        <w:jc w:val="both"/>
        <w:rPr>
          <w:iCs/>
          <w:color w:val="000000" w:themeColor="text1"/>
        </w:rPr>
      </w:pPr>
      <w:r>
        <w:rPr>
          <w:iCs/>
          <w:color w:val="000000" w:themeColor="text1"/>
        </w:rPr>
        <w:t>Step 1</w:t>
      </w:r>
      <w:r w:rsidRPr="001B44F8">
        <w:rPr>
          <w:iCs/>
          <w:color w:val="000000" w:themeColor="text1"/>
        </w:rPr>
        <w:t xml:space="preserve">. For each solution path </w:t>
      </w:r>
      <m:oMath>
        <m:r>
          <w:rPr>
            <w:rFonts w:ascii="Cambria Math" w:hAnsi="Cambria Math"/>
            <w:color w:val="000000" w:themeColor="text1"/>
          </w:rPr>
          <m:t>m∈{1,…,M}</m:t>
        </m:r>
      </m:oMath>
      <w:r w:rsidRPr="001B44F8">
        <w:rPr>
          <w:iCs/>
          <w:color w:val="000000" w:themeColor="text1"/>
        </w:rPr>
        <w:t>, iterate between the following two steps via MCMC.</w:t>
      </w:r>
    </w:p>
    <w:p w14:paraId="426E5F67" w14:textId="77777777" w:rsidR="004B7F28" w:rsidRPr="001B44F8" w:rsidRDefault="004B7F28" w:rsidP="00487208">
      <w:pPr>
        <w:spacing w:line="480" w:lineRule="auto"/>
        <w:jc w:val="both"/>
        <w:rPr>
          <w:iCs/>
          <w:color w:val="000000" w:themeColor="text1"/>
        </w:rPr>
      </w:pPr>
      <w:r w:rsidRPr="001B44F8">
        <w:rPr>
          <w:iCs/>
          <w:color w:val="000000" w:themeColor="text1"/>
        </w:rPr>
        <w:tab/>
      </w:r>
      <w:proofErr w:type="spellStart"/>
      <w:r w:rsidRPr="001B44F8">
        <w:rPr>
          <w:iCs/>
          <w:color w:val="000000" w:themeColor="text1"/>
        </w:rPr>
        <w:t>i</w:t>
      </w:r>
      <w:proofErr w:type="spellEnd"/>
      <w:r w:rsidRPr="001B44F8">
        <w:rPr>
          <w:iCs/>
          <w:color w:val="000000" w:themeColor="text1"/>
        </w:rPr>
        <w:t xml:space="preserve">. Draw </w:t>
      </w:r>
      <m:oMath>
        <m:sSubSup>
          <m:sSubSupPr>
            <m:ctrlPr>
              <w:rPr>
                <w:rFonts w:ascii="Cambria Math" w:hAnsi="Cambria Math"/>
                <w:b/>
                <w:bCs/>
                <w:i/>
                <w:iCs/>
                <w:color w:val="000000" w:themeColor="text1"/>
              </w:rPr>
            </m:ctrlPr>
          </m:sSubSupPr>
          <m:e>
            <m:r>
              <m:rPr>
                <m:sty m:val="bi"/>
              </m:rPr>
              <w:rPr>
                <w:rFonts w:ascii="Cambria Math" w:hAnsi="Cambria Math"/>
                <w:color w:val="000000" w:themeColor="text1"/>
              </w:rPr>
              <m:t>θ</m:t>
            </m:r>
          </m:e>
          <m:sub>
            <m:r>
              <m:rPr>
                <m:sty m:val="bi"/>
              </m:rPr>
              <w:rPr>
                <w:rFonts w:ascii="Cambria Math" w:hAnsi="Cambria Math"/>
                <w:color w:val="000000" w:themeColor="text1"/>
              </w:rPr>
              <m:t>t</m:t>
            </m:r>
          </m:sub>
          <m:sup>
            <m:r>
              <m:rPr>
                <m:sty m:val="bi"/>
              </m:rPr>
              <w:rPr>
                <w:rFonts w:ascii="Cambria Math" w:hAnsi="Cambria Math"/>
                <w:color w:val="000000" w:themeColor="text1"/>
              </w:rPr>
              <m:t>(m)</m:t>
            </m:r>
          </m:sup>
        </m:sSubSup>
      </m:oMath>
      <w:r w:rsidRPr="001B44F8">
        <w:rPr>
          <w:b/>
          <w:bCs/>
          <w:iCs/>
          <w:color w:val="000000" w:themeColor="text1"/>
        </w:rPr>
        <w:t xml:space="preserve"> </w:t>
      </w:r>
      <w:r w:rsidRPr="001B44F8">
        <w:rPr>
          <w:iCs/>
          <w:color w:val="000000" w:themeColor="text1"/>
        </w:rPr>
        <w:t xml:space="preserve">from </w:t>
      </w:r>
      <m:oMath>
        <m:d>
          <m:dPr>
            <m:begChr m:val="["/>
            <m:endChr m:val="]"/>
            <m:ctrlPr>
              <w:rPr>
                <w:rFonts w:ascii="Cambria Math" w:hAnsi="Cambria Math"/>
                <w:i/>
                <w:iCs/>
                <w:color w:val="000000" w:themeColor="text1"/>
              </w:rPr>
            </m:ctrlPr>
          </m:dPr>
          <m:e>
            <m:sSub>
              <m:sSubPr>
                <m:ctrlPr>
                  <w:rPr>
                    <w:rFonts w:ascii="Cambria Math" w:hAnsi="Cambria Math"/>
                    <w:b/>
                    <w:bCs/>
                    <w:i/>
                    <w:iCs/>
                    <w:color w:val="000000" w:themeColor="text1"/>
                  </w:rPr>
                </m:ctrlPr>
              </m:sSubPr>
              <m:e>
                <m:r>
                  <m:rPr>
                    <m:sty m:val="bi"/>
                  </m:rPr>
                  <w:rPr>
                    <w:rFonts w:ascii="Cambria Math" w:hAnsi="Cambria Math"/>
                    <w:color w:val="000000" w:themeColor="text1"/>
                  </w:rPr>
                  <m:t>θ</m:t>
                </m:r>
                <m:ctrlPr>
                  <w:rPr>
                    <w:rFonts w:ascii="Cambria Math" w:hAnsi="Cambria Math"/>
                    <w:i/>
                    <w:iCs/>
                    <w:color w:val="000000" w:themeColor="text1"/>
                  </w:rPr>
                </m:ctrlPr>
              </m:e>
              <m:sub>
                <m:r>
                  <m:rPr>
                    <m:sty m:val="bi"/>
                  </m:rPr>
                  <w:rPr>
                    <w:rFonts w:ascii="Cambria Math" w:hAnsi="Cambria Math"/>
                    <w:color w:val="000000" w:themeColor="text1"/>
                  </w:rPr>
                  <m:t>t</m:t>
                </m:r>
              </m:sub>
            </m:sSub>
          </m:e>
          <m:e>
            <m:sSubSup>
              <m:sSubSupPr>
                <m:ctrlPr>
                  <w:rPr>
                    <w:rFonts w:ascii="Cambria Math" w:hAnsi="Cambria Math"/>
                    <w:i/>
                    <w:iCs/>
                    <w:color w:val="000000" w:themeColor="text1"/>
                  </w:rPr>
                </m:ctrlPr>
              </m:sSubSupPr>
              <m:e>
                <m:r>
                  <m:rPr>
                    <m:sty m:val="bi"/>
                  </m:rPr>
                  <w:rPr>
                    <w:rFonts w:ascii="Cambria Math" w:hAnsi="Cambria Math"/>
                    <w:color w:val="000000" w:themeColor="text1"/>
                  </w:rPr>
                  <m:t>θ</m:t>
                </m:r>
              </m:e>
              <m:sub>
                <m:r>
                  <w:rPr>
                    <w:rFonts w:ascii="Cambria Math" w:hAnsi="Cambria Math"/>
                    <w:color w:val="000000" w:themeColor="text1"/>
                  </w:rPr>
                  <m:t>t-1</m:t>
                </m:r>
              </m:sub>
              <m:sup>
                <m:d>
                  <m:dPr>
                    <m:ctrlPr>
                      <w:rPr>
                        <w:rFonts w:ascii="Cambria Math" w:hAnsi="Cambria Math"/>
                        <w:i/>
                        <w:iCs/>
                        <w:color w:val="000000" w:themeColor="text1"/>
                      </w:rPr>
                    </m:ctrlPr>
                  </m:dPr>
                  <m:e>
                    <m:r>
                      <w:rPr>
                        <w:rFonts w:ascii="Cambria Math" w:hAnsi="Cambria Math"/>
                        <w:color w:val="000000" w:themeColor="text1"/>
                      </w:rPr>
                      <m:t>m-1</m:t>
                    </m:r>
                  </m:e>
                </m:d>
              </m:sup>
            </m:sSubSup>
            <m:r>
              <w:rPr>
                <w:rFonts w:ascii="Cambria Math" w:hAnsi="Cambria Math"/>
                <w:color w:val="000000" w:themeColor="text1"/>
              </w:rPr>
              <m:t>,</m:t>
            </m:r>
            <m:sSup>
              <m:sSupPr>
                <m:ctrlPr>
                  <w:rPr>
                    <w:rFonts w:ascii="Cambria Math" w:hAnsi="Cambria Math"/>
                    <w:b/>
                    <w:bCs/>
                    <w:i/>
                    <w:iCs/>
                    <w:color w:val="000000" w:themeColor="text1"/>
                  </w:rPr>
                </m:ctrlPr>
              </m:sSupPr>
              <m:e>
                <m:r>
                  <m:rPr>
                    <m:sty m:val="bi"/>
                  </m:rPr>
                  <w:rPr>
                    <w:rFonts w:ascii="Cambria Math" w:hAnsi="Cambria Math"/>
                    <w:color w:val="000000" w:themeColor="text1"/>
                  </w:rPr>
                  <m:t>τ</m:t>
                </m:r>
                <m:ctrlPr>
                  <w:rPr>
                    <w:rFonts w:ascii="Cambria Math" w:hAnsi="Cambria Math"/>
                    <w:i/>
                    <w:iCs/>
                    <w:color w:val="000000" w:themeColor="text1"/>
                  </w:rPr>
                </m:ctrlPr>
              </m:e>
              <m:sup>
                <m:d>
                  <m:dPr>
                    <m:ctrlPr>
                      <w:rPr>
                        <w:rFonts w:ascii="Cambria Math" w:hAnsi="Cambria Math"/>
                        <w:i/>
                        <w:iCs/>
                        <w:color w:val="000000" w:themeColor="text1"/>
                      </w:rPr>
                    </m:ctrlPr>
                  </m:dPr>
                  <m:e>
                    <m:r>
                      <w:rPr>
                        <w:rFonts w:ascii="Cambria Math" w:hAnsi="Cambria Math"/>
                        <w:color w:val="000000" w:themeColor="text1"/>
                      </w:rPr>
                      <m:t>m</m:t>
                    </m:r>
                  </m:e>
                </m:d>
              </m:sup>
            </m:sSup>
          </m:e>
        </m:d>
        <m:r>
          <w:rPr>
            <w:rFonts w:ascii="Cambria Math" w:hAnsi="Cambria Math"/>
            <w:color w:val="000000" w:themeColor="text1"/>
          </w:rPr>
          <m:t>, 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hAnsi="Cambria Math"/>
            <w:color w:val="000000" w:themeColor="text1"/>
          </w:rPr>
          <m:t>+1,…,T}</m:t>
        </m:r>
      </m:oMath>
      <w:r w:rsidRPr="001B44F8">
        <w:rPr>
          <w:iCs/>
          <w:color w:val="000000" w:themeColor="text1"/>
        </w:rPr>
        <w:t>.</w:t>
      </w:r>
    </w:p>
    <w:p w14:paraId="2BA8C10A" w14:textId="57E08453" w:rsidR="004B7F28" w:rsidRPr="001B44F8" w:rsidRDefault="004B7F28" w:rsidP="00487208">
      <w:pPr>
        <w:spacing w:line="480" w:lineRule="auto"/>
        <w:ind w:firstLine="720"/>
        <w:jc w:val="both"/>
        <w:rPr>
          <w:color w:val="000000" w:themeColor="text1"/>
        </w:rPr>
      </w:pPr>
      <w:r w:rsidRPr="001B44F8">
        <w:rPr>
          <w:iCs/>
          <w:color w:val="000000" w:themeColor="text1"/>
        </w:rPr>
        <w:t xml:space="preserve">ii. Draw </w:t>
      </w:r>
      <m:oMath>
        <m:sSubSup>
          <m:sSubSupPr>
            <m:ctrlPr>
              <w:rPr>
                <w:rFonts w:ascii="Cambria Math" w:hAnsi="Cambria Math"/>
                <w:b/>
                <w:bCs/>
                <w:i/>
                <w:iCs/>
                <w:color w:val="000000" w:themeColor="text1"/>
              </w:rPr>
            </m:ctrlPr>
          </m:sSubSupPr>
          <m:e>
            <m:r>
              <m:rPr>
                <m:sty m:val="bi"/>
              </m:rPr>
              <w:rPr>
                <w:rFonts w:ascii="Cambria Math" w:hAnsi="Cambria Math"/>
                <w:color w:val="000000" w:themeColor="text1"/>
              </w:rPr>
              <m:t>Y</m:t>
            </m:r>
          </m:e>
          <m:sub>
            <m:r>
              <m:rPr>
                <m:sty m:val="bi"/>
              </m:rPr>
              <w:rPr>
                <w:rFonts w:ascii="Cambria Math" w:hAnsi="Cambria Math"/>
                <w:color w:val="000000" w:themeColor="text1"/>
              </w:rPr>
              <m:t>t</m:t>
            </m:r>
          </m:sub>
          <m:sup>
            <m:r>
              <m:rPr>
                <m:sty m:val="bi"/>
              </m:rPr>
              <w:rPr>
                <w:rFonts w:ascii="Cambria Math" w:hAnsi="Cambria Math"/>
                <w:color w:val="000000" w:themeColor="text1"/>
              </w:rPr>
              <m:t>(m)</m:t>
            </m:r>
          </m:sup>
        </m:sSubSup>
      </m:oMath>
      <w:r w:rsidRPr="001B44F8">
        <w:rPr>
          <w:b/>
          <w:bCs/>
          <w:iCs/>
          <w:color w:val="000000" w:themeColor="text1"/>
        </w:rPr>
        <w:t xml:space="preserve"> </w:t>
      </w:r>
      <w:r w:rsidRPr="001B44F8">
        <w:rPr>
          <w:iCs/>
          <w:color w:val="000000" w:themeColor="text1"/>
        </w:rPr>
        <w:t xml:space="preserve">from </w:t>
      </w:r>
      <m:oMath>
        <m:d>
          <m:dPr>
            <m:begChr m:val="["/>
            <m:endChr m:val="]"/>
            <m:ctrlPr>
              <w:rPr>
                <w:rFonts w:ascii="Cambria Math" w:hAnsi="Cambria Math"/>
                <w:i/>
                <w:iCs/>
                <w:color w:val="000000" w:themeColor="text1"/>
              </w:rPr>
            </m:ctrlPr>
          </m:dPr>
          <m:e>
            <m:sSub>
              <m:sSubPr>
                <m:ctrlPr>
                  <w:rPr>
                    <w:rFonts w:ascii="Cambria Math" w:hAnsi="Cambria Math"/>
                    <w:b/>
                    <w:bCs/>
                    <w:i/>
                    <w:iCs/>
                    <w:color w:val="000000" w:themeColor="text1"/>
                  </w:rPr>
                </m:ctrlPr>
              </m:sSubPr>
              <m:e>
                <m:r>
                  <m:rPr>
                    <m:sty m:val="bi"/>
                  </m:rPr>
                  <w:rPr>
                    <w:rFonts w:ascii="Cambria Math" w:hAnsi="Cambria Math"/>
                    <w:color w:val="000000" w:themeColor="text1"/>
                  </w:rPr>
                  <m:t>Y</m:t>
                </m:r>
                <m:ctrlPr>
                  <w:rPr>
                    <w:rFonts w:ascii="Cambria Math" w:hAnsi="Cambria Math"/>
                    <w:i/>
                    <w:iCs/>
                    <w:color w:val="000000" w:themeColor="text1"/>
                  </w:rPr>
                </m:ctrlPr>
              </m:e>
              <m:sub>
                <m:r>
                  <m:rPr>
                    <m:sty m:val="bi"/>
                  </m:rPr>
                  <w:rPr>
                    <w:rFonts w:ascii="Cambria Math" w:hAnsi="Cambria Math"/>
                    <w:color w:val="000000" w:themeColor="text1"/>
                  </w:rPr>
                  <m:t>t</m:t>
                </m:r>
              </m:sub>
            </m:sSub>
          </m:e>
          <m:e>
            <m:sSubSup>
              <m:sSubSupPr>
                <m:ctrlPr>
                  <w:rPr>
                    <w:rFonts w:ascii="Cambria Math" w:hAnsi="Cambria Math"/>
                    <w:i/>
                    <w:iCs/>
                    <w:color w:val="000000" w:themeColor="text1"/>
                  </w:rPr>
                </m:ctrlPr>
              </m:sSubSupPr>
              <m:e>
                <m:r>
                  <m:rPr>
                    <m:sty m:val="bi"/>
                  </m:rPr>
                  <w:rPr>
                    <w:rFonts w:ascii="Cambria Math" w:hAnsi="Cambria Math"/>
                    <w:color w:val="000000" w:themeColor="text1"/>
                  </w:rPr>
                  <m:t>θ</m:t>
                </m:r>
              </m:e>
              <m:sub>
                <m:r>
                  <w:rPr>
                    <w:rFonts w:ascii="Cambria Math" w:hAnsi="Cambria Math"/>
                    <w:color w:val="000000" w:themeColor="text1"/>
                  </w:rPr>
                  <m:t>t</m:t>
                </m:r>
              </m:sub>
              <m:sup>
                <m:d>
                  <m:dPr>
                    <m:ctrlPr>
                      <w:rPr>
                        <w:rFonts w:ascii="Cambria Math" w:hAnsi="Cambria Math"/>
                        <w:i/>
                        <w:iCs/>
                        <w:color w:val="000000" w:themeColor="text1"/>
                      </w:rPr>
                    </m:ctrlPr>
                  </m:dPr>
                  <m:e>
                    <m:r>
                      <w:rPr>
                        <w:rFonts w:ascii="Cambria Math" w:hAnsi="Cambria Math"/>
                        <w:color w:val="000000" w:themeColor="text1"/>
                      </w:rPr>
                      <m:t>m</m:t>
                    </m:r>
                  </m:e>
                </m:d>
              </m:sup>
            </m:sSubSup>
            <m:r>
              <w:rPr>
                <w:rFonts w:ascii="Cambria Math" w:hAnsi="Cambria Math"/>
                <w:color w:val="000000" w:themeColor="text1"/>
              </w:rPr>
              <m:t>,</m:t>
            </m:r>
            <m:sSup>
              <m:sSupPr>
                <m:ctrlPr>
                  <w:rPr>
                    <w:rFonts w:ascii="Cambria Math" w:hAnsi="Cambria Math"/>
                    <w:b/>
                    <w:bCs/>
                    <w:i/>
                    <w:iCs/>
                    <w:color w:val="000000" w:themeColor="text1"/>
                  </w:rPr>
                </m:ctrlPr>
              </m:sSupPr>
              <m:e>
                <m:r>
                  <m:rPr>
                    <m:sty m:val="bi"/>
                  </m:rPr>
                  <w:rPr>
                    <w:rFonts w:ascii="Cambria Math" w:hAnsi="Cambria Math"/>
                    <w:color w:val="000000" w:themeColor="text1"/>
                  </w:rPr>
                  <m:t>τ</m:t>
                </m:r>
                <m:ctrlPr>
                  <w:rPr>
                    <w:rFonts w:ascii="Cambria Math" w:hAnsi="Cambria Math"/>
                    <w:i/>
                    <w:iCs/>
                    <w:color w:val="000000" w:themeColor="text1"/>
                  </w:rPr>
                </m:ctrlPr>
              </m:e>
              <m:sup>
                <m:d>
                  <m:dPr>
                    <m:ctrlPr>
                      <w:rPr>
                        <w:rFonts w:ascii="Cambria Math" w:hAnsi="Cambria Math"/>
                        <w:i/>
                        <w:iCs/>
                        <w:color w:val="000000" w:themeColor="text1"/>
                      </w:rPr>
                    </m:ctrlPr>
                  </m:dPr>
                  <m:e>
                    <m:r>
                      <w:rPr>
                        <w:rFonts w:ascii="Cambria Math" w:hAnsi="Cambria Math"/>
                        <w:color w:val="000000" w:themeColor="text1"/>
                      </w:rPr>
                      <m:t>m</m:t>
                    </m:r>
                  </m:e>
                </m:d>
              </m:sup>
            </m:sSup>
          </m:e>
        </m:d>
        <m:r>
          <w:rPr>
            <w:rFonts w:ascii="Cambria Math" w:hAnsi="Cambria Math"/>
            <w:color w:val="000000" w:themeColor="text1"/>
          </w:rPr>
          <m:t>, 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hAnsi="Cambria Math"/>
            <w:color w:val="000000" w:themeColor="text1"/>
          </w:rPr>
          <m:t>+1,…,T}</m:t>
        </m:r>
      </m:oMath>
      <w:r w:rsidRPr="001B44F8">
        <w:rPr>
          <w:iCs/>
          <w:color w:val="000000" w:themeColor="text1"/>
        </w:rPr>
        <w:t>.</w:t>
      </w:r>
    </w:p>
    <w:p w14:paraId="04026DB6" w14:textId="437D49B7" w:rsidR="004B7F28" w:rsidRDefault="004B7F28" w:rsidP="00487208">
      <w:pPr>
        <w:spacing w:line="480" w:lineRule="auto"/>
        <w:jc w:val="both"/>
        <w:rPr>
          <w:color w:val="000000" w:themeColor="text1"/>
        </w:rPr>
      </w:pPr>
      <w:r w:rsidRPr="00BC2480">
        <w:rPr>
          <w:i/>
          <w:iCs/>
          <w:color w:val="000000" w:themeColor="text1"/>
        </w:rPr>
        <w:t>Implementation</w:t>
      </w:r>
      <w:r w:rsidRPr="00BC2480">
        <w:rPr>
          <w:color w:val="000000" w:themeColor="text1"/>
        </w:rPr>
        <w:t>:</w:t>
      </w:r>
      <w:r w:rsidRPr="001B44F8">
        <w:rPr>
          <w:color w:val="000000" w:themeColor="text1"/>
        </w:rPr>
        <w:t xml:space="preserve"> </w:t>
      </w:r>
      <w:r w:rsidRPr="001B44F8">
        <w:rPr>
          <w:iCs/>
          <w:color w:val="000000" w:themeColor="text1"/>
        </w:rPr>
        <w:t xml:space="preserve">We implement the proposed algorithm in R package </w:t>
      </w:r>
      <w:proofErr w:type="spellStart"/>
      <w:r w:rsidRPr="00AA70F8">
        <w:rPr>
          <w:i/>
          <w:color w:val="000000" w:themeColor="text1"/>
        </w:rPr>
        <w:t>rjags</w:t>
      </w:r>
      <w:proofErr w:type="spellEnd"/>
      <w:r w:rsidR="00470C1F">
        <w:rPr>
          <w:i/>
          <w:color w:val="000000" w:themeColor="text1"/>
        </w:rPr>
        <w:t xml:space="preserve"> </w:t>
      </w:r>
      <w:r>
        <w:rPr>
          <w:iCs/>
          <w:color w:val="000000" w:themeColor="text1"/>
        </w:rPr>
        <w:fldChar w:fldCharType="begin"/>
      </w:r>
      <w:r w:rsidR="0003370B">
        <w:rPr>
          <w:iCs/>
          <w:color w:val="000000" w:themeColor="text1"/>
        </w:rPr>
        <w:instrText xml:space="preserve"> ADDIN ZOTERO_ITEM CSL_CITATION {"citationID":"Va7pdVe2","properties":{"formattedCitation":"(25)","plainCitation":"(25)","noteIndex":0},"citationItems":[{"id":68,"uris":["http://zotero.org/users/6647948/items/WJFXSGS9"],"uri":["http://zotero.org/users/6647948/items/WJFXSGS9"],"itemData":{"id":68,"type":"article-journal","container-title":"R package version","issue":"6","title":"rjags: Bayesian graphical models using MCMC","volume":"4","author":[{"family":"Plummer","given":"Martyn"}],"issued":{"date-parts":[["2016"]]}}}],"schema":"https://github.com/citation-style-language/schema/raw/master/csl-citation.json"} </w:instrText>
      </w:r>
      <w:r>
        <w:rPr>
          <w:iCs/>
          <w:color w:val="000000" w:themeColor="text1"/>
        </w:rPr>
        <w:fldChar w:fldCharType="separate"/>
      </w:r>
      <w:r w:rsidR="00962F61">
        <w:rPr>
          <w:color w:val="000000"/>
        </w:rPr>
        <w:t>(25)</w:t>
      </w:r>
      <w:r>
        <w:rPr>
          <w:iCs/>
          <w:color w:val="000000" w:themeColor="text1"/>
        </w:rPr>
        <w:fldChar w:fldCharType="end"/>
      </w:r>
      <w:r w:rsidRPr="001B44F8">
        <w:rPr>
          <w:iCs/>
          <w:color w:val="000000" w:themeColor="text1"/>
        </w:rPr>
        <w:t xml:space="preserve"> and the differential equations were solved via the fourth-order Runge–</w:t>
      </w:r>
      <w:proofErr w:type="spellStart"/>
      <w:r w:rsidRPr="001B44F8">
        <w:rPr>
          <w:iCs/>
          <w:color w:val="000000" w:themeColor="text1"/>
        </w:rPr>
        <w:t>Kutta</w:t>
      </w:r>
      <w:proofErr w:type="spellEnd"/>
      <w:r w:rsidRPr="001B44F8">
        <w:rPr>
          <w:iCs/>
          <w:color w:val="000000" w:themeColor="text1"/>
        </w:rPr>
        <w:t xml:space="preserve"> approximation. To ensure the quality of the MCMC</w:t>
      </w:r>
      <w:r>
        <w:rPr>
          <w:iCs/>
          <w:color w:val="000000" w:themeColor="text1"/>
        </w:rPr>
        <w:t xml:space="preserve"> procedure</w:t>
      </w:r>
      <w:r w:rsidRPr="001B44F8">
        <w:rPr>
          <w:iCs/>
          <w:color w:val="000000" w:themeColor="text1"/>
        </w:rPr>
        <w:t xml:space="preserve">, we </w:t>
      </w:r>
      <w:r>
        <w:rPr>
          <w:iCs/>
          <w:color w:val="000000" w:themeColor="text1"/>
        </w:rPr>
        <w:t>fix the</w:t>
      </w:r>
      <w:r w:rsidRPr="001B44F8">
        <w:rPr>
          <w:iCs/>
          <w:color w:val="000000" w:themeColor="text1"/>
        </w:rPr>
        <w:t xml:space="preserve">  adaptation number </w:t>
      </w:r>
      <w:r>
        <w:rPr>
          <w:iCs/>
          <w:color w:val="000000" w:themeColor="text1"/>
        </w:rPr>
        <w:t>at</w:t>
      </w:r>
      <w:r w:rsidRPr="001B44F8">
        <w:rPr>
          <w:iCs/>
          <w:color w:val="000000" w:themeColor="text1"/>
        </w:rPr>
        <w:t xml:space="preserve"> </w:t>
      </w:r>
      <m:oMath>
        <m:sSup>
          <m:sSupPr>
            <m:ctrlPr>
              <w:rPr>
                <w:rFonts w:ascii="Cambria Math" w:hAnsi="Cambria Math"/>
                <w:i/>
                <w:iCs/>
                <w:color w:val="000000" w:themeColor="text1"/>
              </w:rPr>
            </m:ctrlPr>
          </m:sSupPr>
          <m:e>
            <m:r>
              <w:rPr>
                <w:rFonts w:ascii="Cambria Math" w:hAnsi="Cambria Math"/>
                <w:color w:val="000000" w:themeColor="text1"/>
              </w:rPr>
              <m:t>10</m:t>
            </m:r>
          </m:e>
          <m:sup>
            <m:r>
              <w:rPr>
                <w:rFonts w:ascii="Cambria Math" w:hAnsi="Cambria Math"/>
                <w:color w:val="000000" w:themeColor="text1"/>
              </w:rPr>
              <m:t>4</m:t>
            </m:r>
          </m:sup>
        </m:sSup>
      </m:oMath>
      <w:r w:rsidRPr="001B44F8">
        <w:rPr>
          <w:iCs/>
          <w:color w:val="000000" w:themeColor="text1"/>
        </w:rPr>
        <w:t xml:space="preserve">, thin the chain by keeping one draw from every 10 random draws to reduce autocorrelation, set a burn-in period of </w:t>
      </w:r>
      <m:oMath>
        <m:sSup>
          <m:sSupPr>
            <m:ctrlPr>
              <w:rPr>
                <w:rFonts w:ascii="Cambria Math" w:hAnsi="Cambria Math"/>
                <w:i/>
                <w:iCs/>
                <w:color w:val="000000" w:themeColor="text1"/>
              </w:rPr>
            </m:ctrlPr>
          </m:sSupPr>
          <m:e>
            <m:r>
              <w:rPr>
                <w:rFonts w:ascii="Cambria Math" w:hAnsi="Cambria Math"/>
                <w:color w:val="000000" w:themeColor="text1"/>
              </w:rPr>
              <m:t>10</m:t>
            </m:r>
          </m:e>
          <m:sup>
            <m:r>
              <w:rPr>
                <w:rFonts w:ascii="Cambria Math" w:hAnsi="Cambria Math"/>
                <w:color w:val="000000" w:themeColor="text1"/>
              </w:rPr>
              <m:t>5</m:t>
            </m:r>
          </m:sup>
        </m:sSup>
      </m:oMath>
      <w:r w:rsidRPr="001B44F8">
        <w:rPr>
          <w:iCs/>
          <w:color w:val="000000" w:themeColor="text1"/>
        </w:rPr>
        <w:t xml:space="preserve"> draws to let the chain stabilize, and start from 4 separate chains. Thus, in total, we have </w:t>
      </w:r>
      <m:oMath>
        <m:sSup>
          <m:sSupPr>
            <m:ctrlPr>
              <w:rPr>
                <w:rFonts w:ascii="Cambria Math" w:hAnsi="Cambria Math"/>
                <w:i/>
                <w:iCs/>
                <w:color w:val="000000" w:themeColor="text1"/>
              </w:rPr>
            </m:ctrlPr>
          </m:sSupPr>
          <m:e>
            <m:r>
              <w:rPr>
                <w:rFonts w:ascii="Cambria Math" w:hAnsi="Cambria Math"/>
                <w:color w:val="000000" w:themeColor="text1"/>
              </w:rPr>
              <m:t>2×10</m:t>
            </m:r>
          </m:e>
          <m:sup>
            <m:r>
              <w:rPr>
                <w:rFonts w:ascii="Cambria Math" w:hAnsi="Cambria Math"/>
                <w:color w:val="000000" w:themeColor="text1"/>
              </w:rPr>
              <m:t>5</m:t>
            </m:r>
          </m:sup>
        </m:sSup>
      </m:oMath>
      <w:r w:rsidRPr="001B44F8">
        <w:rPr>
          <w:iCs/>
          <w:color w:val="000000" w:themeColor="text1"/>
        </w:rPr>
        <w:t xml:space="preserve"> effective draws with about </w:t>
      </w:r>
      <m:oMath>
        <m:sSup>
          <m:sSupPr>
            <m:ctrlPr>
              <w:rPr>
                <w:rFonts w:ascii="Cambria Math" w:hAnsi="Cambria Math"/>
                <w:i/>
                <w:iCs/>
                <w:color w:val="000000" w:themeColor="text1"/>
              </w:rPr>
            </m:ctrlPr>
          </m:sSupPr>
          <m:e>
            <m:r>
              <w:rPr>
                <w:rFonts w:ascii="Cambria Math" w:hAnsi="Cambria Math"/>
                <w:color w:val="000000" w:themeColor="text1"/>
              </w:rPr>
              <m:t>2×10</m:t>
            </m:r>
          </m:e>
          <m:sup>
            <m:r>
              <w:rPr>
                <w:rFonts w:ascii="Cambria Math" w:hAnsi="Cambria Math"/>
                <w:color w:val="000000" w:themeColor="text1"/>
              </w:rPr>
              <m:t>6</m:t>
            </m:r>
          </m:sup>
        </m:sSup>
      </m:oMath>
      <w:r w:rsidRPr="001B44F8">
        <w:rPr>
          <w:iCs/>
          <w:color w:val="000000" w:themeColor="text1"/>
        </w:rPr>
        <w:t xml:space="preserve">  draws discarded. </w:t>
      </w:r>
      <w:r w:rsidRPr="001B44F8">
        <w:rPr>
          <w:color w:val="000000" w:themeColor="text1"/>
        </w:rPr>
        <w:t xml:space="preserve">This implementation provides not only posterior estimation </w:t>
      </w:r>
      <w:r>
        <w:rPr>
          <w:color w:val="000000" w:themeColor="text1"/>
        </w:rPr>
        <w:t>of</w:t>
      </w:r>
      <w:r w:rsidRPr="001B44F8">
        <w:rPr>
          <w:color w:val="000000" w:themeColor="text1"/>
        </w:rPr>
        <w:t xml:space="preserve"> parameters and </w:t>
      </w:r>
      <w:r w:rsidRPr="001B44F8">
        <w:rPr>
          <w:color w:val="000000" w:themeColor="text1"/>
        </w:rPr>
        <w:lastRenderedPageBreak/>
        <w:t>prevalence of all the three compartments in the SIR model, but also predict</w:t>
      </w:r>
      <w:r>
        <w:rPr>
          <w:color w:val="000000" w:themeColor="text1"/>
        </w:rPr>
        <w:t>s</w:t>
      </w:r>
      <w:r w:rsidRPr="001B44F8">
        <w:rPr>
          <w:color w:val="000000" w:themeColor="text1"/>
        </w:rPr>
        <w:t xml:space="preserve"> proportions of the infected and the removed people at future time point</w:t>
      </w:r>
      <w:r>
        <w:rPr>
          <w:color w:val="000000" w:themeColor="text1"/>
        </w:rPr>
        <w:t xml:space="preserve">(s). </w:t>
      </w:r>
      <w:r w:rsidRPr="00C13232">
        <w:rPr>
          <w:color w:val="000000" w:themeColor="text1"/>
        </w:rPr>
        <w:t xml:space="preserve"> </w:t>
      </w:r>
      <w:r w:rsidRPr="001B44F8">
        <w:rPr>
          <w:color w:val="000000" w:themeColor="text1"/>
        </w:rPr>
        <w:t>The R package for implementing this general model for understanding disease dynamics is publicly available at</w:t>
      </w:r>
      <w:hyperlink r:id="rId16">
        <w:r w:rsidRPr="001B44F8">
          <w:rPr>
            <w:color w:val="000000" w:themeColor="text1"/>
          </w:rPr>
          <w:t xml:space="preserve"> </w:t>
        </w:r>
      </w:hyperlink>
      <w:r w:rsidRPr="004B7F28">
        <w:rPr>
          <w:i/>
          <w:iCs/>
          <w:color w:val="000000" w:themeColor="text1"/>
        </w:rPr>
        <w:t>https://github.com/lilywang1988/eSIR.</w:t>
      </w:r>
    </w:p>
    <w:p w14:paraId="78999B7E" w14:textId="59ADCF2F" w:rsidR="000A5C5F" w:rsidRPr="002027C8" w:rsidRDefault="000A5C5F" w:rsidP="00487208">
      <w:pPr>
        <w:pBdr>
          <w:top w:val="nil"/>
          <w:left w:val="nil"/>
          <w:bottom w:val="nil"/>
          <w:right w:val="nil"/>
          <w:between w:val="nil"/>
        </w:pBdr>
        <w:spacing w:line="480" w:lineRule="auto"/>
        <w:jc w:val="both"/>
        <w:rPr>
          <w:b/>
          <w:bCs/>
        </w:rPr>
      </w:pPr>
    </w:p>
    <w:p w14:paraId="3A6D7F91" w14:textId="54C6DD57" w:rsidR="002D6FDF" w:rsidRPr="002027C8" w:rsidRDefault="00DC5A24" w:rsidP="00487208">
      <w:pPr>
        <w:pBdr>
          <w:top w:val="nil"/>
          <w:left w:val="nil"/>
          <w:bottom w:val="nil"/>
          <w:right w:val="nil"/>
          <w:between w:val="nil"/>
        </w:pBdr>
        <w:spacing w:line="480" w:lineRule="auto"/>
        <w:jc w:val="both"/>
        <w:rPr>
          <w:b/>
          <w:bCs/>
          <w:i/>
          <w:iCs/>
        </w:rPr>
      </w:pPr>
      <w:r w:rsidRPr="002027C8">
        <w:rPr>
          <w:b/>
          <w:bCs/>
          <w:i/>
          <w:iCs/>
        </w:rPr>
        <w:t>2.1.</w:t>
      </w:r>
      <w:r w:rsidR="002734B7" w:rsidRPr="002027C8">
        <w:rPr>
          <w:b/>
          <w:bCs/>
          <w:i/>
          <w:iCs/>
        </w:rPr>
        <w:t xml:space="preserve">c. </w:t>
      </w:r>
      <w:r w:rsidR="00FC540E" w:rsidRPr="002027C8">
        <w:rPr>
          <w:b/>
          <w:bCs/>
          <w:i/>
          <w:iCs/>
        </w:rPr>
        <w:t>SAPHIRE model</w:t>
      </w:r>
    </w:p>
    <w:p w14:paraId="148AD210" w14:textId="751F16B6" w:rsidR="00D56AD8" w:rsidRDefault="009B2D53" w:rsidP="00487208">
      <w:pPr>
        <w:spacing w:line="480" w:lineRule="auto"/>
        <w:jc w:val="both"/>
        <w:rPr>
          <w:color w:val="000000" w:themeColor="text1"/>
        </w:rPr>
      </w:pPr>
      <w:r w:rsidRPr="002734B7">
        <w:rPr>
          <w:i/>
          <w:iCs/>
        </w:rPr>
        <w:t>Overview:</w:t>
      </w:r>
      <w:r w:rsidRPr="001B44F8">
        <w:t xml:space="preserve"> </w:t>
      </w:r>
      <w:r w:rsidR="00B663FF">
        <w:t>This model</w:t>
      </w:r>
      <w:r w:rsidR="004977EB">
        <w:t xml:space="preserve"> </w:t>
      </w:r>
      <w:r w:rsidR="005E7565">
        <w:fldChar w:fldCharType="begin"/>
      </w:r>
      <w:r w:rsidR="0003370B">
        <w:instrText xml:space="preserve"> ADDIN ZOTERO_ITEM CSL_CITATION {"citationID":"7JZJfE9H","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5E7565">
        <w:fldChar w:fldCharType="separate"/>
      </w:r>
      <w:r w:rsidR="00962F61">
        <w:t>(13)</w:t>
      </w:r>
      <w:r w:rsidR="005E7565">
        <w:fldChar w:fldCharType="end"/>
      </w:r>
      <w:r w:rsidR="00B663FF">
        <w:t xml:space="preserve"> extends </w:t>
      </w:r>
      <w:r w:rsidR="00FC540E">
        <w:t xml:space="preserve">the classic SEIR model </w:t>
      </w:r>
      <w:r w:rsidR="00824C60">
        <w:t>to estimate COVID-related transmission parameters, in addition to projecting COVID-19 counts</w:t>
      </w:r>
      <w:r w:rsidR="00B04887">
        <w:t xml:space="preserve">, while accounting for pre-symptomatic infectiousness, time-varying ascertainment rates, transmission rates and population movements. </w:t>
      </w:r>
      <w:r w:rsidR="00EE68B9" w:rsidRPr="002B498F">
        <w:rPr>
          <w:i/>
          <w:iCs/>
        </w:rPr>
        <w:t>Figure 3</w:t>
      </w:r>
      <w:r w:rsidR="00EE68B9" w:rsidRPr="00B663FF">
        <w:rPr>
          <w:b/>
          <w:bCs/>
          <w:i/>
          <w:iCs/>
        </w:rPr>
        <w:t xml:space="preserve"> </w:t>
      </w:r>
      <w:r w:rsidR="00EE68B9">
        <w:t xml:space="preserve">provides a schematic diagram of the compartments and transitions conceptualized in this model. The model includes seven compartments: </w:t>
      </w:r>
      <w:r w:rsidR="00D60EAD">
        <w:t xml:space="preserve">susceptible (S), exposed (E), pre-symptomatic infectious (P), ascertained infectious (I), unascertained infectious (A), isolation in hospital (H) and removed (R). </w:t>
      </w:r>
      <w:r w:rsidRPr="001B44F8">
        <w:rPr>
          <w:color w:val="000000"/>
          <w:shd w:val="clear" w:color="auto" w:fill="FFFFFF"/>
        </w:rPr>
        <w:t xml:space="preserve">Compared with the classic SEIR model, </w:t>
      </w:r>
      <w:r w:rsidR="00D929D4">
        <w:rPr>
          <w:color w:val="000000"/>
          <w:shd w:val="clear" w:color="auto" w:fill="FFFFFF"/>
        </w:rPr>
        <w:t>SAPHIRE</w:t>
      </w:r>
      <w:r w:rsidRPr="001B44F8">
        <w:rPr>
          <w:color w:val="000000"/>
          <w:shd w:val="clear" w:color="auto" w:fill="FFFFFF"/>
        </w:rPr>
        <w:t xml:space="preserve"> explicitly model</w:t>
      </w:r>
      <w:r w:rsidR="00D929D4">
        <w:rPr>
          <w:color w:val="000000"/>
          <w:shd w:val="clear" w:color="auto" w:fill="FFFFFF"/>
        </w:rPr>
        <w:t>s</w:t>
      </w:r>
      <w:r w:rsidRPr="001B44F8">
        <w:rPr>
          <w:color w:val="000000"/>
          <w:shd w:val="clear" w:color="auto" w:fill="FFFFFF"/>
        </w:rPr>
        <w:t xml:space="preserve"> population movement and introduc</w:t>
      </w:r>
      <w:r w:rsidR="00E73058">
        <w:rPr>
          <w:color w:val="000000"/>
          <w:shd w:val="clear" w:color="auto" w:fill="FFFFFF"/>
        </w:rPr>
        <w:t>e</w:t>
      </w:r>
      <w:r w:rsidRPr="001B44F8">
        <w:rPr>
          <w:color w:val="000000"/>
          <w:shd w:val="clear" w:color="auto" w:fill="FFFFFF"/>
        </w:rPr>
        <w:t xml:space="preserve"> two additional compartments </w:t>
      </w:r>
      <w:r w:rsidR="00E73058">
        <w:rPr>
          <w:color w:val="000000"/>
          <w:shd w:val="clear" w:color="auto" w:fill="FFFFFF"/>
        </w:rPr>
        <w:t>(</w:t>
      </w:r>
      <w:r w:rsidRPr="001B44F8">
        <w:rPr>
          <w:color w:val="000000"/>
          <w:shd w:val="clear" w:color="auto" w:fill="FFFFFF"/>
        </w:rPr>
        <w:t>A and H</w:t>
      </w:r>
      <w:r w:rsidR="00E73058">
        <w:rPr>
          <w:color w:val="000000"/>
          <w:shd w:val="clear" w:color="auto" w:fill="FFFFFF"/>
        </w:rPr>
        <w:t>)</w:t>
      </w:r>
      <w:r w:rsidRPr="001B44F8">
        <w:rPr>
          <w:color w:val="000000"/>
          <w:shd w:val="clear" w:color="auto" w:fill="FFFFFF"/>
        </w:rPr>
        <w:t xml:space="preserve"> to </w:t>
      </w:r>
      <w:r w:rsidR="00E73058">
        <w:rPr>
          <w:color w:val="000000"/>
          <w:shd w:val="clear" w:color="auto" w:fill="FFFFFF"/>
        </w:rPr>
        <w:t xml:space="preserve">account for the fact that </w:t>
      </w:r>
      <w:r w:rsidRPr="001B44F8">
        <w:rPr>
          <w:color w:val="000000"/>
          <w:shd w:val="clear" w:color="auto" w:fill="FFFFFF"/>
        </w:rPr>
        <w:t xml:space="preserve">only ascertained cases would seek medical care and thus be quarantined by hospitalization. </w:t>
      </w:r>
      <w:r w:rsidR="009F5D9C">
        <w:t xml:space="preserve">The model described and implemented here relies on the same methodology and arguments as presented by the authors of the SAPHIRE model. The only difference is that while the original model analyzed data from China over a time period of December 2019 to March 2020 (which constituted the initial days of the pandemic in China), we analyze data from India, for the initial period of the pandemic in India. Additionally, the original manuscript adjusted the model to account for population movement. With the lockdown in India being severe (several states closed their respective borders) and data on population movement not being available, we make no such modifications. Additionally, described in greater detail in the subsequent sections, we note that the SAPHIRE model returns reported and unreported cumulative COVID-case counts, in addition to </w:t>
      </w:r>
      <w:r w:rsidR="009F5D9C">
        <w:lastRenderedPageBreak/>
        <w:t xml:space="preserve">cumulative counts of the removed compartment. As such, for the purpose of comparisons, the SAPHIRE model is used only to study cumulative COVID-case counts, and not active case counts or cumulative death counts. </w:t>
      </w:r>
      <w:r w:rsidR="009F5D9C" w:rsidRPr="001B44F8">
        <w:rPr>
          <w:color w:val="000000" w:themeColor="text1"/>
        </w:rPr>
        <w:t>The R package for implementing this general model for understanding disease dynamics is publicly available at</w:t>
      </w:r>
      <w:hyperlink r:id="rId17">
        <w:r w:rsidR="009F5D9C" w:rsidRPr="001B44F8">
          <w:rPr>
            <w:color w:val="000000" w:themeColor="text1"/>
          </w:rPr>
          <w:t xml:space="preserve"> </w:t>
        </w:r>
      </w:hyperlink>
      <w:r w:rsidR="00F1359C" w:rsidRPr="008304CF">
        <w:rPr>
          <w:i/>
          <w:iCs/>
        </w:rPr>
        <w:t>https://github.com/chaolongwang/SAPHIRE.</w:t>
      </w:r>
    </w:p>
    <w:p w14:paraId="2B549874" w14:textId="7F33BD7D" w:rsidR="00D56AD8" w:rsidRPr="001B44F8" w:rsidRDefault="00D56AD8" w:rsidP="00487208">
      <w:pPr>
        <w:spacing w:line="480" w:lineRule="auto"/>
        <w:jc w:val="both"/>
      </w:pPr>
      <w:r w:rsidRPr="00E73058">
        <w:rPr>
          <w:i/>
          <w:iCs/>
        </w:rPr>
        <w:t>Formulation:</w:t>
      </w:r>
      <w:r w:rsidRPr="001B44F8">
        <w:t xml:space="preserve"> </w:t>
      </w:r>
      <w:r>
        <w:t>The</w:t>
      </w:r>
      <w:r w:rsidRPr="001B44F8">
        <w:t xml:space="preserve"> dynamics of the 7 compartments</w:t>
      </w:r>
      <w:r>
        <w:t xml:space="preserve"> described above</w:t>
      </w:r>
      <w:r w:rsidRPr="001B44F8">
        <w:t xml:space="preserve"> a</w:t>
      </w:r>
      <w:r>
        <w:t>t</w:t>
      </w:r>
      <w:r w:rsidRPr="001B44F8">
        <w:t xml:space="preserve"> time </w:t>
      </w:r>
      <m:oMath>
        <m:r>
          <w:rPr>
            <w:rFonts w:ascii="Cambria Math" w:hAnsi="Cambria Math"/>
          </w:rPr>
          <m:t>t</m:t>
        </m:r>
      </m:oMath>
      <w:r w:rsidRPr="001B44F8">
        <w:t xml:space="preserve"> </w:t>
      </w:r>
      <w:r>
        <w:t xml:space="preserve">are </w:t>
      </w:r>
      <w:r w:rsidRPr="001B44F8">
        <w:t>described by the set of ordinary differential equations</w:t>
      </w:r>
    </w:p>
    <w:p w14:paraId="50DE7506" w14:textId="7EF97398" w:rsidR="00D56AD8" w:rsidRPr="00BC664D" w:rsidRDefault="00B65663"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=n-</m:t>
              </m:r>
              <m:f>
                <m:fPr>
                  <m:ctrlPr>
                    <w:rPr>
                      <w:rFonts w:ascii="Cambria Math" w:hAnsi="Cambria Math"/>
                      <w:i/>
                    </w:rPr>
                  </m:ctrlPr>
                </m:fPr>
                <m:num>
                  <m:r>
                    <w:rPr>
                      <w:rFonts w:ascii="Cambria Math" w:hAnsi="Cambria Math"/>
                    </w:rPr>
                    <m:t>bS</m:t>
                  </m:r>
                  <m:d>
                    <m:dPr>
                      <m:ctrlPr>
                        <w:rPr>
                          <w:rFonts w:ascii="Cambria Math" w:hAnsi="Cambria Math"/>
                          <w:i/>
                        </w:rPr>
                      </m:ctrlPr>
                    </m:dPr>
                    <m:e>
                      <m:r>
                        <w:rPr>
                          <w:rFonts w:ascii="Cambria Math" w:hAnsi="Cambria Math"/>
                        </w:rPr>
                        <m:t>αP + αA + I</m:t>
                      </m:r>
                    </m:e>
                  </m:d>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nS</m:t>
                  </m:r>
                </m:num>
                <m:den>
                  <m:r>
                    <w:rPr>
                      <w:rFonts w:ascii="Cambria Math" w:hAnsi="Cambria Math"/>
                    </w:rPr>
                    <m:t>N</m:t>
                  </m:r>
                </m:den>
              </m:f>
              <m:r>
                <w:rPr>
                  <w:rFonts w:ascii="Cambria Math" w:hAnsi="Cambria Math"/>
                </w:rPr>
                <m:t>,#(6a)</m:t>
              </m:r>
            </m:e>
          </m:eqArr>
        </m:oMath>
      </m:oMathPara>
    </w:p>
    <w:p w14:paraId="7EE216A2" w14:textId="42D492EB" w:rsidR="00D56AD8" w:rsidRPr="00BC664D" w:rsidRDefault="00B65663"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dE</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bS</m:t>
                  </m:r>
                  <m:d>
                    <m:dPr>
                      <m:ctrlPr>
                        <w:rPr>
                          <w:rFonts w:ascii="Cambria Math" w:hAnsi="Cambria Math"/>
                          <w:i/>
                        </w:rPr>
                      </m:ctrlPr>
                    </m:dPr>
                    <m:e>
                      <m:r>
                        <w:rPr>
                          <w:rFonts w:ascii="Cambria Math" w:hAnsi="Cambria Math"/>
                        </w:rPr>
                        <m:t>αP + αA + I</m:t>
                      </m:r>
                    </m:e>
                  </m:d>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nE</m:t>
                  </m:r>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6b</m:t>
                  </m:r>
                </m:e>
              </m:d>
            </m:e>
          </m:eqArr>
        </m:oMath>
      </m:oMathPara>
    </w:p>
    <w:p w14:paraId="727DB776" w14:textId="70150F38" w:rsidR="00D56AD8" w:rsidRPr="00BC664D" w:rsidRDefault="00B65663"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dP</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6c</m:t>
                  </m:r>
                </m:e>
              </m:d>
            </m:e>
          </m:eqArr>
        </m:oMath>
      </m:oMathPara>
    </w:p>
    <w:p w14:paraId="2D801247" w14:textId="694B5865" w:rsidR="00D56AD8" w:rsidRPr="00D56AD8" w:rsidRDefault="00B65663"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dA</m:t>
                  </m:r>
                </m:num>
                <m:den>
                  <m:r>
                    <w:rPr>
                      <w:rFonts w:ascii="Cambria Math" w:hAnsi="Cambria Math"/>
                    </w:rPr>
                    <m:t>dt</m:t>
                  </m:r>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1-r</m:t>
                      </m:r>
                    </m:e>
                  </m:d>
                  <m:r>
                    <w:rPr>
                      <w:rFonts w:ascii="Cambria Math" w:hAnsi="Cambria Math"/>
                    </w:rPr>
                    <m:t>P</m:t>
                  </m:r>
                </m:num>
                <m:den>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 xml:space="preserve">- </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D</m:t>
                      </m:r>
                    </m:e>
                    <m:sub>
                      <m:r>
                        <w:rPr>
                          <w:rFonts w:ascii="Cambria Math" w:hAnsi="Cambria Math"/>
                        </w:rPr>
                        <m:t>i</m:t>
                      </m:r>
                    </m:sub>
                  </m:sSub>
                </m:den>
              </m:f>
              <m:r>
                <w:rPr>
                  <w:rFonts w:ascii="Cambria Math" w:hAnsi="Cambria Math"/>
                </w:rPr>
                <m:t xml:space="preserve">- </m:t>
              </m:r>
              <m:f>
                <m:fPr>
                  <m:ctrlPr>
                    <w:rPr>
                      <w:rFonts w:ascii="Cambria Math" w:hAnsi="Cambria Math"/>
                      <w:i/>
                    </w:rPr>
                  </m:ctrlPr>
                </m:fPr>
                <m:num>
                  <m:r>
                    <w:rPr>
                      <w:rFonts w:ascii="Cambria Math" w:hAnsi="Cambria Math"/>
                    </w:rPr>
                    <m:t>nA</m:t>
                  </m:r>
                </m:num>
                <m:den>
                  <m:r>
                    <w:rPr>
                      <w:rFonts w:ascii="Cambria Math" w:hAnsi="Cambria Math"/>
                    </w:rPr>
                    <m:t>N</m:t>
                  </m:r>
                </m:den>
              </m:f>
              <m:r>
                <w:rPr>
                  <w:rFonts w:ascii="Cambria Math" w:hAnsi="Cambria Math"/>
                </w:rPr>
                <m:t xml:space="preserve"> ,#</m:t>
              </m:r>
              <m:d>
                <m:dPr>
                  <m:ctrlPr>
                    <w:rPr>
                      <w:rFonts w:ascii="Cambria Math" w:hAnsi="Cambria Math"/>
                      <w:i/>
                    </w:rPr>
                  </m:ctrlPr>
                </m:dPr>
                <m:e>
                  <m:r>
                    <w:rPr>
                      <w:rFonts w:ascii="Cambria Math" w:hAnsi="Cambria Math"/>
                    </w:rPr>
                    <m:t>6d</m:t>
                  </m:r>
                </m:e>
              </m:d>
            </m:e>
          </m:eqArr>
        </m:oMath>
      </m:oMathPara>
    </w:p>
    <w:p w14:paraId="1A1C2318" w14:textId="0A8B0744" w:rsidR="00D56AD8" w:rsidRPr="00BC664D" w:rsidRDefault="00B65663"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dI</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rP</m:t>
                  </m:r>
                </m:num>
                <m:den>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 xml:space="preserve">- </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D</m:t>
                      </m:r>
                    </m:e>
                    <m:sub>
                      <m:r>
                        <w:rPr>
                          <w:rFonts w:ascii="Cambria Math" w:hAnsi="Cambria Math"/>
                        </w:rPr>
                        <m:t>i</m:t>
                      </m:r>
                    </m:sub>
                  </m:sSub>
                </m:den>
              </m:f>
              <m:r>
                <w:rPr>
                  <w:rFonts w:ascii="Cambria Math" w:hAnsi="Cambria Math"/>
                </w:rPr>
                <m:t xml:space="preserve">- </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D</m:t>
                      </m:r>
                    </m:e>
                    <m:sub>
                      <m:r>
                        <w:rPr>
                          <w:rFonts w:ascii="Cambria Math" w:hAnsi="Cambria Math"/>
                        </w:rPr>
                        <m:t>q</m:t>
                      </m:r>
                    </m:sub>
                  </m:sSub>
                </m:den>
              </m:f>
              <m:r>
                <w:rPr>
                  <w:rFonts w:ascii="Cambria Math" w:hAnsi="Cambria Math"/>
                </w:rPr>
                <m:t>,#</m:t>
              </m:r>
              <m:d>
                <m:dPr>
                  <m:ctrlPr>
                    <w:rPr>
                      <w:rFonts w:ascii="Cambria Math" w:hAnsi="Cambria Math"/>
                      <w:i/>
                    </w:rPr>
                  </m:ctrlPr>
                </m:dPr>
                <m:e>
                  <m:r>
                    <w:rPr>
                      <w:rFonts w:ascii="Cambria Math" w:hAnsi="Cambria Math"/>
                    </w:rPr>
                    <m:t>6e</m:t>
                  </m:r>
                </m:e>
              </m:d>
            </m:e>
          </m:eqArr>
        </m:oMath>
      </m:oMathPara>
    </w:p>
    <w:p w14:paraId="40E2880E" w14:textId="12A276C0" w:rsidR="00D56AD8" w:rsidRPr="00BC664D" w:rsidRDefault="00B65663"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dH</m:t>
                  </m:r>
                </m:num>
                <m:den>
                  <m:r>
                    <w:rPr>
                      <w:rFonts w:ascii="Cambria Math" w:hAnsi="Cambria Math"/>
                    </w:rPr>
                    <m:t>dt</m:t>
                  </m:r>
                </m:den>
              </m:f>
              <m:r>
                <w:rPr>
                  <w:rFonts w:ascii="Cambria Math" w:hAnsi="Cambria Math"/>
                </w:rPr>
                <m:t xml:space="preserve">= </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D</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H</m:t>
                  </m:r>
                </m:num>
                <m:den>
                  <m:sSub>
                    <m:sSubPr>
                      <m:ctrlPr>
                        <w:rPr>
                          <w:rFonts w:ascii="Cambria Math" w:hAnsi="Cambria Math"/>
                          <w:i/>
                        </w:rPr>
                      </m:ctrlPr>
                    </m:sSubPr>
                    <m:e>
                      <m:r>
                        <w:rPr>
                          <w:rFonts w:ascii="Cambria Math" w:hAnsi="Cambria Math"/>
                        </w:rPr>
                        <m:t>D</m:t>
                      </m:r>
                    </m:e>
                    <m:sub>
                      <m:r>
                        <w:rPr>
                          <w:rFonts w:ascii="Cambria Math" w:hAnsi="Cambria Math"/>
                        </w:rPr>
                        <m:t>h</m:t>
                      </m:r>
                    </m:sub>
                  </m:sSub>
                </m:den>
              </m:f>
              <m:r>
                <w:rPr>
                  <w:rFonts w:ascii="Cambria Math" w:hAnsi="Cambria Math"/>
                </w:rPr>
                <m:t>,#</m:t>
              </m:r>
              <m:d>
                <m:dPr>
                  <m:ctrlPr>
                    <w:rPr>
                      <w:rFonts w:ascii="Cambria Math" w:hAnsi="Cambria Math"/>
                      <w:i/>
                    </w:rPr>
                  </m:ctrlPr>
                </m:dPr>
                <m:e>
                  <m:r>
                    <w:rPr>
                      <w:rFonts w:ascii="Cambria Math" w:hAnsi="Cambria Math"/>
                    </w:rPr>
                    <m:t>6f</m:t>
                  </m:r>
                </m:e>
              </m:d>
            </m:e>
          </m:eqArr>
        </m:oMath>
      </m:oMathPara>
    </w:p>
    <w:p w14:paraId="523BEBD6" w14:textId="7DB25C51" w:rsidR="00D56AD8" w:rsidRDefault="00B65663" w:rsidP="00487208">
      <w:pPr>
        <w:spacing w:line="480" w:lineRule="auto"/>
        <w:jc w:val="both"/>
        <w:rPr>
          <w:i/>
          <w:color w:val="000000"/>
          <w:shd w:val="clear" w:color="auto" w:fill="FFFFFF"/>
        </w:rPr>
      </w:pPr>
      <m:oMathPara>
        <m:oMath>
          <m:eqArr>
            <m:eqArrPr>
              <m:maxDist m:val="1"/>
              <m:ctrlPr>
                <w:rPr>
                  <w:rFonts w:ascii="Cambria Math" w:hAnsi="Cambria Math"/>
                  <w:i/>
                  <w:color w:val="000000"/>
                  <w:shd w:val="clear" w:color="auto" w:fill="FFFFFF"/>
                </w:rPr>
              </m:ctrlPr>
            </m:eqArrPr>
            <m:e>
              <m:f>
                <m:fPr>
                  <m:ctrlPr>
                    <w:rPr>
                      <w:rFonts w:ascii="Cambria Math" w:hAnsi="Cambria Math"/>
                      <w:i/>
                      <w:color w:val="000000"/>
                      <w:shd w:val="clear" w:color="auto" w:fill="FFFFFF"/>
                    </w:rPr>
                  </m:ctrlPr>
                </m:fPr>
                <m:num>
                  <m:r>
                    <w:rPr>
                      <w:rFonts w:ascii="Cambria Math" w:hAnsi="Cambria Math"/>
                      <w:color w:val="000000"/>
                      <w:shd w:val="clear" w:color="auto" w:fill="FFFFFF"/>
                    </w:rPr>
                    <m:t>dR</m:t>
                  </m:r>
                </m:num>
                <m:den>
                  <m:r>
                    <w:rPr>
                      <w:rFonts w:ascii="Cambria Math" w:hAnsi="Cambria Math"/>
                      <w:color w:val="000000"/>
                      <w:shd w:val="clear" w:color="auto" w:fill="FFFFFF"/>
                    </w:rPr>
                    <m:t>dt</m:t>
                  </m:r>
                </m:den>
              </m:f>
              <m:r>
                <w:rPr>
                  <w:rFonts w:ascii="Cambria Math" w:hAnsi="Cambria Math"/>
                  <w:color w:val="000000"/>
                  <w:shd w:val="clear" w:color="auto" w:fill="FFFFFF"/>
                </w:rPr>
                <m:t>=</m:t>
              </m:r>
              <m:f>
                <m:fPr>
                  <m:ctrlPr>
                    <w:rPr>
                      <w:rFonts w:ascii="Cambria Math" w:hAnsi="Cambria Math"/>
                      <w:i/>
                    </w:rPr>
                  </m:ctrlPr>
                </m:fPr>
                <m:num>
                  <m:r>
                    <w:rPr>
                      <w:rFonts w:ascii="Cambria Math" w:hAnsi="Cambria Math"/>
                    </w:rPr>
                    <m:t>A+I</m:t>
                  </m:r>
                </m:num>
                <m:den>
                  <m:sSub>
                    <m:sSubPr>
                      <m:ctrlPr>
                        <w:rPr>
                          <w:rFonts w:ascii="Cambria Math" w:hAnsi="Cambria Math"/>
                          <w:i/>
                        </w:rPr>
                      </m:ctrlPr>
                    </m:sSubPr>
                    <m:e>
                      <m:r>
                        <w:rPr>
                          <w:rFonts w:ascii="Cambria Math" w:hAnsi="Cambria Math"/>
                        </w:rPr>
                        <m:t>D</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H</m:t>
                  </m:r>
                </m:num>
                <m:den>
                  <m:sSub>
                    <m:sSubPr>
                      <m:ctrlPr>
                        <w:rPr>
                          <w:rFonts w:ascii="Cambria Math" w:hAnsi="Cambria Math"/>
                          <w:i/>
                        </w:rPr>
                      </m:ctrlPr>
                    </m:sSubPr>
                    <m:e>
                      <m:r>
                        <w:rPr>
                          <w:rFonts w:ascii="Cambria Math" w:hAnsi="Cambria Math"/>
                        </w:rPr>
                        <m:t>D</m:t>
                      </m:r>
                    </m:e>
                    <m:sub>
                      <m:r>
                        <w:rPr>
                          <w:rFonts w:ascii="Cambria Math" w:hAnsi="Cambria Math"/>
                        </w:rPr>
                        <m:t>h</m:t>
                      </m:r>
                    </m:sub>
                  </m:sSub>
                </m:den>
              </m:f>
              <m:r>
                <w:rPr>
                  <w:rFonts w:ascii="Cambria Math" w:hAnsi="Cambria Math"/>
                </w:rPr>
                <m:t xml:space="preserve"> -</m:t>
              </m:r>
              <m:f>
                <m:fPr>
                  <m:ctrlPr>
                    <w:rPr>
                      <w:rFonts w:ascii="Cambria Math" w:hAnsi="Cambria Math"/>
                      <w:i/>
                    </w:rPr>
                  </m:ctrlPr>
                </m:fPr>
                <m:num>
                  <m:r>
                    <w:rPr>
                      <w:rFonts w:ascii="Cambria Math" w:hAnsi="Cambria Math"/>
                    </w:rPr>
                    <m:t>nR</m:t>
                  </m:r>
                </m:num>
                <m:den>
                  <m:r>
                    <w:rPr>
                      <w:rFonts w:ascii="Cambria Math" w:hAnsi="Cambria Math"/>
                    </w:rPr>
                    <m:t>N</m:t>
                  </m:r>
                </m:den>
              </m:f>
              <m:r>
                <w:rPr>
                  <w:rFonts w:ascii="Cambria Math" w:hAnsi="Cambria Math"/>
                  <w:color w:val="000000"/>
                  <w:shd w:val="clear" w:color="auto" w:fill="FFFFFF"/>
                </w:rPr>
                <m:t>,#</m:t>
              </m:r>
              <m:d>
                <m:dPr>
                  <m:ctrlPr>
                    <w:rPr>
                      <w:rFonts w:ascii="Cambria Math" w:hAnsi="Cambria Math"/>
                      <w:i/>
                      <w:color w:val="000000"/>
                      <w:shd w:val="clear" w:color="auto" w:fill="FFFFFF"/>
                    </w:rPr>
                  </m:ctrlPr>
                </m:dPr>
                <m:e>
                  <m:r>
                    <w:rPr>
                      <w:rFonts w:ascii="Cambria Math" w:hAnsi="Cambria Math"/>
                      <w:color w:val="000000"/>
                      <w:shd w:val="clear" w:color="auto" w:fill="FFFFFF"/>
                    </w:rPr>
                    <m:t>6g</m:t>
                  </m:r>
                </m:e>
              </m:d>
            </m:e>
          </m:eqArr>
        </m:oMath>
      </m:oMathPara>
    </w:p>
    <w:p w14:paraId="224D05F7" w14:textId="3E8C94F3" w:rsidR="00CD61DF" w:rsidRPr="00D965BB" w:rsidRDefault="00D56AD8" w:rsidP="00487208">
      <w:pPr>
        <w:spacing w:line="480" w:lineRule="auto"/>
        <w:jc w:val="both"/>
        <w:rPr>
          <w:color w:val="000000"/>
          <w:shd w:val="clear" w:color="auto" w:fill="FFFFFF"/>
        </w:rPr>
      </w:pPr>
      <w:r w:rsidRPr="00BE6D16">
        <w:rPr>
          <w:iCs/>
          <w:color w:val="000000"/>
          <w:shd w:val="clear" w:color="auto" w:fill="FFFFFF"/>
        </w:rPr>
        <w:t>i</w:t>
      </w:r>
      <w:r>
        <w:rPr>
          <w:iCs/>
          <w:color w:val="000000"/>
          <w:shd w:val="clear" w:color="auto" w:fill="FFFFFF"/>
        </w:rPr>
        <w:t xml:space="preserve">n which </w:t>
      </w:r>
      <m:oMath>
        <m:r>
          <w:rPr>
            <w:rFonts w:ascii="Cambria Math" w:hAnsi="Cambria Math"/>
            <w:color w:val="000000"/>
            <w:shd w:val="clear" w:color="auto" w:fill="FFFFFF"/>
          </w:rPr>
          <m:t>b</m:t>
        </m:r>
      </m:oMath>
      <w:r>
        <w:rPr>
          <w:iCs/>
          <w:color w:val="000000"/>
          <w:shd w:val="clear" w:color="auto" w:fill="FFFFFF"/>
        </w:rPr>
        <w:t xml:space="preserve"> is the </w:t>
      </w:r>
      <w:r>
        <w:t xml:space="preserve">transmission rate for ascertained cases (defined as the number of individuals that an ascertained case can infect per day), </w:t>
      </w:r>
      <m:oMath>
        <m:r>
          <m:rPr>
            <m:sty m:val="p"/>
          </m:rPr>
          <w:rPr>
            <w:rFonts w:ascii="Cambria Math" w:hAnsi="Cambria Math"/>
          </w:rPr>
          <m:t>α</m:t>
        </m:r>
      </m:oMath>
      <w:r>
        <w:t xml:space="preserve"> is the ratio of the transmission rate of unascertained cases to that </w:t>
      </w:r>
      <w:r>
        <w:lastRenderedPageBreak/>
        <w:t xml:space="preserve">of ascertained cases, </w:t>
      </w:r>
      <m:oMath>
        <m:r>
          <w:rPr>
            <w:rFonts w:ascii="Cambria Math" w:hAnsi="Cambria Math"/>
          </w:rPr>
          <m:t>r</m:t>
        </m:r>
      </m:oMath>
      <w:r>
        <w:t xml:space="preserve"> is the ascertainment rate,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the latent period, </w:t>
      </w:r>
      <m:oMath>
        <m:sSub>
          <m:sSubPr>
            <m:ctrlPr>
              <w:rPr>
                <w:rFonts w:ascii="Cambria Math" w:hAnsi="Cambria Math"/>
                <w:i/>
              </w:rPr>
            </m:ctrlPr>
          </m:sSubPr>
          <m:e>
            <m:r>
              <w:rPr>
                <w:rFonts w:ascii="Cambria Math" w:hAnsi="Cambria Math"/>
              </w:rPr>
              <m:t>D</m:t>
            </m:r>
          </m:e>
          <m:sub>
            <m:r>
              <w:rPr>
                <w:rFonts w:ascii="Cambria Math" w:hAnsi="Cambria Math"/>
              </w:rPr>
              <m:t>p</m:t>
            </m:r>
          </m:sub>
        </m:sSub>
      </m:oMath>
      <w:r>
        <w:t xml:space="preserve"> is the pre-symptomatic infectious period,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is the symptomatic infectiousness period, </w:t>
      </w:r>
      <m:oMath>
        <m:sSub>
          <m:sSubPr>
            <m:ctrlPr>
              <w:rPr>
                <w:rFonts w:ascii="Cambria Math" w:hAnsi="Cambria Math"/>
                <w:i/>
              </w:rPr>
            </m:ctrlPr>
          </m:sSubPr>
          <m:e>
            <m:r>
              <w:rPr>
                <w:rFonts w:ascii="Cambria Math" w:hAnsi="Cambria Math"/>
              </w:rPr>
              <m:t>D</m:t>
            </m:r>
          </m:e>
          <m:sub>
            <m:r>
              <w:rPr>
                <w:rFonts w:ascii="Cambria Math" w:hAnsi="Cambria Math"/>
              </w:rPr>
              <m:t>q</m:t>
            </m:r>
          </m:sub>
        </m:sSub>
      </m:oMath>
      <w:r>
        <w:t xml:space="preserve"> is the duration from illness onset to isolation and </w:t>
      </w:r>
      <m:oMath>
        <m:sSub>
          <m:sSubPr>
            <m:ctrlPr>
              <w:rPr>
                <w:rFonts w:ascii="Cambria Math" w:hAnsi="Cambria Math"/>
                <w:i/>
              </w:rPr>
            </m:ctrlPr>
          </m:sSubPr>
          <m:e>
            <m:r>
              <w:rPr>
                <w:rFonts w:ascii="Cambria Math" w:hAnsi="Cambria Math"/>
              </w:rPr>
              <m:t>D</m:t>
            </m:r>
          </m:e>
          <m:sub>
            <m:r>
              <w:rPr>
                <w:rFonts w:ascii="Cambria Math" w:hAnsi="Cambria Math"/>
              </w:rPr>
              <m:t>h</m:t>
            </m:r>
          </m:sub>
        </m:sSub>
      </m:oMath>
      <w:r>
        <w:t xml:space="preserve"> is the isolation period in the hospital. </w:t>
      </w:r>
    </w:p>
    <w:p w14:paraId="4B56A059" w14:textId="77777777" w:rsidR="002418A4" w:rsidRDefault="002418A4" w:rsidP="00487208">
      <w:pPr>
        <w:keepNext/>
        <w:spacing w:line="480" w:lineRule="auto"/>
        <w:jc w:val="both"/>
      </w:pPr>
      <w:r>
        <w:rPr>
          <w:noProof/>
        </w:rPr>
        <w:drawing>
          <wp:inline distT="0" distB="0" distL="0" distR="0" wp14:anchorId="274AA53C" wp14:editId="3CBE01DE">
            <wp:extent cx="6315613" cy="3108960"/>
            <wp:effectExtent l="12700" t="12700" r="9525" b="1524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6315613" cy="3108960"/>
                    </a:xfrm>
                    <a:prstGeom prst="rect">
                      <a:avLst/>
                    </a:prstGeom>
                    <a:ln>
                      <a:solidFill>
                        <a:schemeClr val="tx1"/>
                      </a:solidFill>
                    </a:ln>
                  </pic:spPr>
                </pic:pic>
              </a:graphicData>
            </a:graphic>
          </wp:inline>
        </w:drawing>
      </w:r>
    </w:p>
    <w:p w14:paraId="5588A51A" w14:textId="64123271" w:rsidR="008304CF" w:rsidRDefault="002418A4" w:rsidP="00487208">
      <w:pPr>
        <w:pStyle w:val="Caption"/>
        <w:spacing w:line="480" w:lineRule="auto"/>
        <w:jc w:val="center"/>
      </w:pPr>
      <w:r w:rsidRPr="008E6145">
        <w:t xml:space="preserve">Figure </w:t>
      </w:r>
      <w:fldSimple w:instr=" SEQ Figure \* ARABIC ">
        <w:r w:rsidR="008D4950">
          <w:rPr>
            <w:noProof/>
          </w:rPr>
          <w:t>3</w:t>
        </w:r>
      </w:fldSimple>
      <w:r w:rsidRPr="008E6145">
        <w:t>:</w:t>
      </w:r>
      <w:r>
        <w:t xml:space="preserve"> </w:t>
      </w:r>
      <w:r w:rsidRPr="007409BD">
        <w:t xml:space="preserve">The </w:t>
      </w:r>
      <w:r w:rsidR="0071117E">
        <w:t>SAPHIRE</w:t>
      </w:r>
      <w:r w:rsidRPr="007409BD">
        <w:t xml:space="preserve"> model with separate compartments for the latent, unascertained and ascertained cases.</w:t>
      </w:r>
    </w:p>
    <w:p w14:paraId="78B3B3BE" w14:textId="77777777" w:rsidR="004977EB" w:rsidRDefault="004977EB" w:rsidP="00487208">
      <w:pPr>
        <w:pStyle w:val="Caption"/>
        <w:spacing w:line="480" w:lineRule="auto"/>
        <w:jc w:val="both"/>
      </w:pPr>
    </w:p>
    <w:p w14:paraId="0E96C23C" w14:textId="1BE74D44" w:rsidR="008304CF" w:rsidRPr="00D40ACC" w:rsidRDefault="008304CF" w:rsidP="00487208">
      <w:pPr>
        <w:spacing w:line="480" w:lineRule="auto"/>
        <w:jc w:val="both"/>
        <w:rPr>
          <w:color w:val="000000"/>
          <w:shd w:val="clear" w:color="auto" w:fill="FFFFFF"/>
        </w:rPr>
      </w:pPr>
      <w:r w:rsidRPr="00D40ACC">
        <w:rPr>
          <w:color w:val="000000"/>
          <w:shd w:val="clear" w:color="auto" w:fill="FFFFFF"/>
        </w:rPr>
        <w:t xml:space="preserve">Under this setup, reproductive number </w:t>
      </w:r>
      <m:oMath>
        <m:r>
          <w:rPr>
            <w:rFonts w:ascii="Cambria Math" w:hAnsi="Cambria Math"/>
            <w:color w:val="000000"/>
            <w:shd w:val="clear" w:color="auto" w:fill="FFFFFF"/>
          </w:rPr>
          <m:t>R</m:t>
        </m:r>
      </m:oMath>
      <w:r w:rsidRPr="00D40ACC">
        <w:rPr>
          <w:color w:val="000000"/>
          <w:shd w:val="clear" w:color="auto" w:fill="FFFFFF"/>
        </w:rPr>
        <w:t xml:space="preserve"> </w:t>
      </w:r>
      <w:r>
        <w:rPr>
          <w:color w:val="000000"/>
          <w:shd w:val="clear" w:color="auto" w:fill="FFFFFF"/>
        </w:rPr>
        <w:t xml:space="preserve">(as presented in the original manuscript) </w:t>
      </w:r>
      <w:r w:rsidRPr="00D40ACC">
        <w:rPr>
          <w:color w:val="000000"/>
          <w:shd w:val="clear" w:color="auto" w:fill="FFFFFF"/>
        </w:rPr>
        <w:t>may be expressed as</w:t>
      </w:r>
    </w:p>
    <w:p w14:paraId="2B5DDC84" w14:textId="21036627" w:rsidR="008304CF" w:rsidRDefault="00B65663" w:rsidP="00487208">
      <w:pPr>
        <w:spacing w:line="480" w:lineRule="auto"/>
        <w:jc w:val="both"/>
        <w:rPr>
          <w:color w:val="000000"/>
          <w:shd w:val="clear" w:color="auto" w:fill="FFFFFF"/>
        </w:rPr>
      </w:pPr>
      <m:oMathPara>
        <m:oMath>
          <m:eqArr>
            <m:eqArrPr>
              <m:maxDist m:val="1"/>
              <m:ctrlPr>
                <w:rPr>
                  <w:rFonts w:ascii="Cambria Math" w:hAnsi="Cambria Math"/>
                  <w:i/>
                  <w:color w:val="000000"/>
                  <w:shd w:val="clear" w:color="auto" w:fill="FFFFFF"/>
                </w:rPr>
              </m:ctrlPr>
            </m:eqArrPr>
            <m:e>
              <m:r>
                <w:rPr>
                  <w:rFonts w:ascii="Cambria Math" w:hAnsi="Cambria Math"/>
                  <w:color w:val="000000"/>
                  <w:shd w:val="clear" w:color="auto" w:fill="FFFFFF"/>
                </w:rPr>
                <m:t>R=αb</m:t>
              </m:r>
              <m:sSup>
                <m:sSupPr>
                  <m:ctrlPr>
                    <w:rPr>
                      <w:rFonts w:ascii="Cambria Math" w:hAnsi="Cambria Math"/>
                      <w:i/>
                      <w:color w:val="000000"/>
                      <w:shd w:val="clear" w:color="auto" w:fill="FFFFFF"/>
                    </w:rPr>
                  </m:ctrlPr>
                </m:sSupPr>
                <m:e>
                  <m:d>
                    <m:dPr>
                      <m:ctrlPr>
                        <w:rPr>
                          <w:rFonts w:ascii="Cambria Math" w:hAnsi="Cambria Math"/>
                          <w:color w:val="000000"/>
                          <w:shd w:val="clear" w:color="auto" w:fill="FFFFFF"/>
                        </w:rPr>
                      </m:ctrlPr>
                    </m:dPr>
                    <m:e>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ctrlPr>
                            <w:rPr>
                              <w:rFonts w:ascii="Cambria Math" w:hAnsi="Cambria Math"/>
                              <w:color w:val="000000"/>
                              <w:shd w:val="clear" w:color="auto" w:fill="FFFFFF"/>
                            </w:rPr>
                          </m:ctrlPr>
                        </m:e>
                        <m:sub>
                          <m:r>
                            <m:rPr>
                              <m:nor/>
                            </m:rPr>
                            <w:rPr>
                              <w:rFonts w:ascii="Cambria Math" w:hAnsi="Cambria Math"/>
                              <w:color w:val="000000"/>
                              <w:shd w:val="clear" w:color="auto" w:fill="FFFFFF"/>
                            </w:rPr>
                            <m:t>p</m:t>
                          </m:r>
                        </m:sub>
                        <m:sup>
                          <m:r>
                            <w:rPr>
                              <w:rFonts w:ascii="Cambria Math" w:hAnsi="Cambria Math"/>
                              <w:color w:val="000000"/>
                              <w:shd w:val="clear" w:color="auto" w:fill="FFFFFF"/>
                            </w:rPr>
                            <m:t>-1</m:t>
                          </m:r>
                        </m:sup>
                      </m:sSubSup>
                      <m:r>
                        <w:rPr>
                          <w:rFonts w:ascii="Cambria Math" w:hAnsi="Cambria Math"/>
                          <w:color w:val="000000"/>
                          <w:shd w:val="clear" w:color="auto" w:fill="FFFFFF"/>
                        </w:rPr>
                        <m:t>+</m:t>
                      </m:r>
                      <m:f>
                        <m:fPr>
                          <m:ctrlPr>
                            <w:rPr>
                              <w:rFonts w:ascii="Cambria Math" w:hAnsi="Cambria Math"/>
                              <w:color w:val="000000"/>
                              <w:shd w:val="clear" w:color="auto" w:fill="FFFFFF"/>
                            </w:rPr>
                          </m:ctrlPr>
                        </m:fPr>
                        <m:num>
                          <m:r>
                            <w:rPr>
                              <w:rFonts w:ascii="Cambria Math" w:hAnsi="Cambria Math"/>
                              <w:color w:val="000000"/>
                              <w:shd w:val="clear" w:color="auto" w:fill="FFFFFF"/>
                            </w:rPr>
                            <m:t>n</m:t>
                          </m:r>
                          <m:ctrlPr>
                            <w:rPr>
                              <w:rFonts w:ascii="Cambria Math" w:hAnsi="Cambria Math"/>
                              <w:i/>
                              <w:color w:val="000000"/>
                              <w:shd w:val="clear" w:color="auto" w:fill="FFFFFF"/>
                            </w:rPr>
                          </m:ctrlPr>
                        </m:num>
                        <m:den>
                          <m:r>
                            <w:rPr>
                              <w:rFonts w:ascii="Cambria Math" w:hAnsi="Cambria Math"/>
                              <w:color w:val="000000"/>
                              <w:shd w:val="clear" w:color="auto" w:fill="FFFFFF"/>
                            </w:rPr>
                            <m:t>N</m:t>
                          </m:r>
                          <m:ctrlPr>
                            <w:rPr>
                              <w:rFonts w:ascii="Cambria Math" w:hAnsi="Cambria Math"/>
                              <w:i/>
                              <w:color w:val="000000"/>
                              <w:shd w:val="clear" w:color="auto" w:fill="FFFFFF"/>
                            </w:rPr>
                          </m:ctrlPr>
                        </m:den>
                      </m:f>
                      <m:ctrlPr>
                        <w:rPr>
                          <w:rFonts w:ascii="Cambria Math" w:hAnsi="Cambria Math"/>
                          <w:i/>
                          <w:color w:val="000000"/>
                          <w:shd w:val="clear" w:color="auto" w:fill="FFFFFF"/>
                        </w:rPr>
                      </m:ctrlPr>
                    </m:e>
                  </m:d>
                </m:e>
                <m:sup>
                  <m:r>
                    <w:rPr>
                      <w:rFonts w:ascii="Cambria Math" w:hAnsi="Cambria Math"/>
                      <w:color w:val="000000"/>
                      <w:shd w:val="clear" w:color="auto" w:fill="FFFFFF"/>
                    </w:rPr>
                    <m:t>-1</m:t>
                  </m:r>
                </m:sup>
              </m:sSup>
              <m:r>
                <w:rPr>
                  <w:rFonts w:ascii="Cambria Math" w:hAnsi="Cambria Math"/>
                  <w:color w:val="000000"/>
                  <w:shd w:val="clear" w:color="auto" w:fill="FFFFFF"/>
                </w:rPr>
                <m:t>+</m:t>
              </m:r>
              <m:d>
                <m:dPr>
                  <m:ctrlPr>
                    <w:rPr>
                      <w:rFonts w:ascii="Cambria Math" w:hAnsi="Cambria Math"/>
                      <w:i/>
                      <w:color w:val="000000"/>
                      <w:shd w:val="clear" w:color="auto" w:fill="FFFFFF"/>
                    </w:rPr>
                  </m:ctrlPr>
                </m:dPr>
                <m:e>
                  <m:r>
                    <w:rPr>
                      <w:rFonts w:ascii="Cambria Math" w:hAnsi="Cambria Math"/>
                      <w:color w:val="000000"/>
                      <w:shd w:val="clear" w:color="auto" w:fill="FFFFFF"/>
                    </w:rPr>
                    <m:t>1-r</m:t>
                  </m:r>
                </m:e>
              </m:d>
              <m:r>
                <w:rPr>
                  <w:rFonts w:ascii="Cambria Math" w:hAnsi="Cambria Math"/>
                  <w:color w:val="000000"/>
                  <w:shd w:val="clear" w:color="auto" w:fill="FFFFFF"/>
                </w:rPr>
                <m:t>αb</m:t>
              </m:r>
              <m:sSup>
                <m:sSupPr>
                  <m:ctrlPr>
                    <w:rPr>
                      <w:rFonts w:ascii="Cambria Math" w:hAnsi="Cambria Math"/>
                      <w:i/>
                      <w:color w:val="000000"/>
                      <w:shd w:val="clear" w:color="auto" w:fill="FFFFFF"/>
                    </w:rPr>
                  </m:ctrlPr>
                </m:sSupPr>
                <m:e>
                  <m:d>
                    <m:dPr>
                      <m:ctrlPr>
                        <w:rPr>
                          <w:rFonts w:ascii="Cambria Math" w:hAnsi="Cambria Math"/>
                          <w:color w:val="000000"/>
                          <w:shd w:val="clear" w:color="auto" w:fill="FFFFFF"/>
                        </w:rPr>
                      </m:ctrlPr>
                    </m:dPr>
                    <m:e>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ctrlPr>
                            <w:rPr>
                              <w:rFonts w:ascii="Cambria Math" w:hAnsi="Cambria Math"/>
                              <w:color w:val="000000"/>
                              <w:shd w:val="clear" w:color="auto" w:fill="FFFFFF"/>
                            </w:rPr>
                          </m:ctrlPr>
                        </m:e>
                        <m:sub>
                          <m:r>
                            <m:rPr>
                              <m:nor/>
                            </m:rPr>
                            <w:rPr>
                              <w:rFonts w:ascii="Cambria Math" w:hAnsi="Cambria Math"/>
                              <w:color w:val="000000"/>
                              <w:shd w:val="clear" w:color="auto" w:fill="FFFFFF"/>
                            </w:rPr>
                            <m:t>i</m:t>
                          </m:r>
                        </m:sub>
                        <m:sup>
                          <m:r>
                            <w:rPr>
                              <w:rFonts w:ascii="Cambria Math" w:hAnsi="Cambria Math"/>
                              <w:color w:val="000000"/>
                              <w:shd w:val="clear" w:color="auto" w:fill="FFFFFF"/>
                            </w:rPr>
                            <m:t>-1</m:t>
                          </m:r>
                        </m:sup>
                      </m:sSubSup>
                      <m:r>
                        <w:rPr>
                          <w:rFonts w:ascii="Cambria Math" w:hAnsi="Cambria Math"/>
                          <w:color w:val="000000"/>
                          <w:shd w:val="clear" w:color="auto" w:fill="FFFFFF"/>
                        </w:rPr>
                        <m:t>+</m:t>
                      </m:r>
                      <m:f>
                        <m:fPr>
                          <m:ctrlPr>
                            <w:rPr>
                              <w:rFonts w:ascii="Cambria Math" w:hAnsi="Cambria Math"/>
                              <w:color w:val="000000"/>
                              <w:shd w:val="clear" w:color="auto" w:fill="FFFFFF"/>
                            </w:rPr>
                          </m:ctrlPr>
                        </m:fPr>
                        <m:num>
                          <m:r>
                            <w:rPr>
                              <w:rFonts w:ascii="Cambria Math" w:hAnsi="Cambria Math"/>
                              <w:color w:val="000000"/>
                              <w:shd w:val="clear" w:color="auto" w:fill="FFFFFF"/>
                            </w:rPr>
                            <m:t>n</m:t>
                          </m:r>
                          <m:ctrlPr>
                            <w:rPr>
                              <w:rFonts w:ascii="Cambria Math" w:hAnsi="Cambria Math"/>
                              <w:i/>
                              <w:color w:val="000000"/>
                              <w:shd w:val="clear" w:color="auto" w:fill="FFFFFF"/>
                            </w:rPr>
                          </m:ctrlPr>
                        </m:num>
                        <m:den>
                          <m:r>
                            <w:rPr>
                              <w:rFonts w:ascii="Cambria Math" w:hAnsi="Cambria Math"/>
                              <w:color w:val="000000"/>
                              <w:shd w:val="clear" w:color="auto" w:fill="FFFFFF"/>
                            </w:rPr>
                            <m:t>N</m:t>
                          </m:r>
                          <m:ctrlPr>
                            <w:rPr>
                              <w:rFonts w:ascii="Cambria Math" w:hAnsi="Cambria Math"/>
                              <w:i/>
                              <w:color w:val="000000"/>
                              <w:shd w:val="clear" w:color="auto" w:fill="FFFFFF"/>
                            </w:rPr>
                          </m:ctrlPr>
                        </m:den>
                      </m:f>
                      <m:ctrlPr>
                        <w:rPr>
                          <w:rFonts w:ascii="Cambria Math" w:hAnsi="Cambria Math"/>
                          <w:i/>
                          <w:color w:val="000000"/>
                          <w:shd w:val="clear" w:color="auto" w:fill="FFFFFF"/>
                        </w:rPr>
                      </m:ctrlPr>
                    </m:e>
                  </m:d>
                </m:e>
                <m:sup>
                  <m:r>
                    <w:rPr>
                      <w:rFonts w:ascii="Cambria Math" w:hAnsi="Cambria Math"/>
                      <w:color w:val="000000"/>
                      <w:shd w:val="clear" w:color="auto" w:fill="FFFFFF"/>
                    </w:rPr>
                    <m:t>-1</m:t>
                  </m:r>
                </m:sup>
              </m:sSup>
              <m:r>
                <w:rPr>
                  <w:rFonts w:ascii="Cambria Math" w:hAnsi="Cambria Math"/>
                  <w:color w:val="000000"/>
                  <w:shd w:val="clear" w:color="auto" w:fill="FFFFFF"/>
                </w:rPr>
                <m:t>+rb</m:t>
              </m:r>
              <m:sSup>
                <m:sSupPr>
                  <m:ctrlPr>
                    <w:rPr>
                      <w:rFonts w:ascii="Cambria Math" w:hAnsi="Cambria Math"/>
                      <w:i/>
                      <w:color w:val="000000"/>
                      <w:shd w:val="clear" w:color="auto" w:fill="FFFFFF"/>
                    </w:rPr>
                  </m:ctrlPr>
                </m:sSupPr>
                <m:e>
                  <m:d>
                    <m:dPr>
                      <m:ctrlPr>
                        <w:rPr>
                          <w:rFonts w:ascii="Cambria Math" w:hAnsi="Cambria Math"/>
                          <w:color w:val="000000"/>
                          <w:shd w:val="clear" w:color="auto" w:fill="FFFFFF"/>
                        </w:rPr>
                      </m:ctrlPr>
                    </m:dPr>
                    <m:e>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ctrlPr>
                            <w:rPr>
                              <w:rFonts w:ascii="Cambria Math" w:hAnsi="Cambria Math"/>
                              <w:color w:val="000000"/>
                              <w:shd w:val="clear" w:color="auto" w:fill="FFFFFF"/>
                            </w:rPr>
                          </m:ctrlPr>
                        </m:e>
                        <m:sub>
                          <m:r>
                            <m:rPr>
                              <m:nor/>
                            </m:rPr>
                            <w:rPr>
                              <w:rFonts w:ascii="Cambria Math" w:hAnsi="Cambria Math"/>
                              <w:color w:val="000000"/>
                              <w:shd w:val="clear" w:color="auto" w:fill="FFFFFF"/>
                            </w:rPr>
                            <m:t>i</m:t>
                          </m:r>
                        </m:sub>
                        <m:sup>
                          <m:r>
                            <w:rPr>
                              <w:rFonts w:ascii="Cambria Math" w:hAnsi="Cambria Math"/>
                              <w:color w:val="000000"/>
                              <w:shd w:val="clear" w:color="auto" w:fill="FFFFFF"/>
                            </w:rPr>
                            <m:t>-1</m:t>
                          </m:r>
                        </m:sup>
                      </m:sSubSup>
                      <m:r>
                        <w:rPr>
                          <w:rFonts w:ascii="Cambria Math" w:hAnsi="Cambria Math"/>
                          <w:color w:val="000000"/>
                          <w:shd w:val="clear" w:color="auto" w:fill="FFFFFF"/>
                        </w:rPr>
                        <m:t>+</m:t>
                      </m:r>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e>
                        <m:sub>
                          <m:r>
                            <m:rPr>
                              <m:nor/>
                            </m:rPr>
                            <w:rPr>
                              <w:rFonts w:ascii="Cambria Math" w:hAnsi="Cambria Math"/>
                              <w:color w:val="000000"/>
                              <w:shd w:val="clear" w:color="auto" w:fill="FFFFFF"/>
                            </w:rPr>
                            <m:t>q</m:t>
                          </m:r>
                        </m:sub>
                        <m:sup>
                          <m:r>
                            <w:rPr>
                              <w:rFonts w:ascii="Cambria Math" w:hAnsi="Cambria Math"/>
                              <w:color w:val="000000"/>
                              <w:shd w:val="clear" w:color="auto" w:fill="FFFFFF"/>
                            </w:rPr>
                            <m:t>-1</m:t>
                          </m:r>
                        </m:sup>
                      </m:sSubSup>
                      <m:ctrlPr>
                        <w:rPr>
                          <w:rFonts w:ascii="Cambria Math" w:hAnsi="Cambria Math"/>
                          <w:i/>
                          <w:color w:val="000000"/>
                          <w:shd w:val="clear" w:color="auto" w:fill="FFFFFF"/>
                        </w:rPr>
                      </m:ctrlPr>
                    </m:e>
                  </m:d>
                </m:e>
                <m:sup>
                  <m:r>
                    <w:rPr>
                      <w:rFonts w:ascii="Cambria Math" w:hAnsi="Cambria Math"/>
                      <w:color w:val="000000"/>
                      <w:shd w:val="clear" w:color="auto" w:fill="FFFFFF"/>
                    </w:rPr>
                    <m:t>-1</m:t>
                  </m:r>
                </m:sup>
              </m:sSup>
              <m:r>
                <w:rPr>
                  <w:rFonts w:ascii="Cambria Math" w:hAnsi="Cambria Math"/>
                  <w:color w:val="000000"/>
                  <w:shd w:val="clear" w:color="auto" w:fill="FFFFFF"/>
                </w:rPr>
                <m:t>,#</m:t>
              </m:r>
              <m:d>
                <m:dPr>
                  <m:ctrlPr>
                    <w:rPr>
                      <w:rFonts w:ascii="Cambria Math" w:hAnsi="Cambria Math"/>
                      <w:i/>
                      <w:color w:val="000000"/>
                      <w:shd w:val="clear" w:color="auto" w:fill="FFFFFF"/>
                    </w:rPr>
                  </m:ctrlPr>
                </m:dPr>
                <m:e>
                  <m:r>
                    <w:rPr>
                      <w:rFonts w:ascii="Cambria Math" w:hAnsi="Cambria Math"/>
                      <w:color w:val="000000"/>
                      <w:shd w:val="clear" w:color="auto" w:fill="FFFFFF"/>
                    </w:rPr>
                    <m:t>7</m:t>
                  </m:r>
                </m:e>
              </m:d>
            </m:e>
          </m:eqArr>
        </m:oMath>
      </m:oMathPara>
    </w:p>
    <w:p w14:paraId="6364E63A" w14:textId="1A72AFD3" w:rsidR="00980BAC" w:rsidRDefault="008304CF" w:rsidP="00487208">
      <w:pPr>
        <w:spacing w:line="480" w:lineRule="auto"/>
        <w:jc w:val="both"/>
        <w:rPr>
          <w:color w:val="000000"/>
          <w:shd w:val="clear" w:color="auto" w:fill="FFFFFF"/>
        </w:rPr>
      </w:pPr>
      <w:r>
        <w:rPr>
          <w:color w:val="000000"/>
          <w:shd w:val="clear" w:color="auto" w:fill="FFFFFF"/>
        </w:rPr>
        <w:t xml:space="preserve">in which the three terms represent infections contributed by pre-symptomatic individuals, unascertained cases and ascertained cases, respectively. The model adjusts the infectious periods of each type of case </w:t>
      </w:r>
      <w:r>
        <w:rPr>
          <w:color w:val="000000"/>
          <w:shd w:val="clear" w:color="auto" w:fill="FFFFFF"/>
        </w:rPr>
        <w:lastRenderedPageBreak/>
        <w:t>by taking population movement (</w:t>
      </w:r>
      <m:oMath>
        <m:r>
          <w:rPr>
            <w:rFonts w:ascii="Cambria Math" w:hAnsi="Cambria Math"/>
            <w:color w:val="000000"/>
            <w:shd w:val="clear" w:color="auto" w:fill="FFFFFF"/>
          </w:rPr>
          <m:t>n</m:t>
        </m:r>
        <m:r>
          <m:rPr>
            <m:lit/>
          </m:rPr>
          <w:rPr>
            <w:rFonts w:ascii="Cambria Math" w:hAnsi="Cambria Math"/>
            <w:color w:val="000000"/>
            <w:shd w:val="clear" w:color="auto" w:fill="FFFFFF"/>
          </w:rPr>
          <m:t>/</m:t>
        </m:r>
        <m:r>
          <w:rPr>
            <w:rFonts w:ascii="Cambria Math" w:hAnsi="Cambria Math"/>
            <w:color w:val="000000"/>
            <w:shd w:val="clear" w:color="auto" w:fill="FFFFFF"/>
          </w:rPr>
          <m:t>N</m:t>
        </m:r>
      </m:oMath>
      <w:r>
        <w:rPr>
          <w:color w:val="000000"/>
          <w:shd w:val="clear" w:color="auto" w:fill="FFFFFF"/>
        </w:rPr>
        <w:t xml:space="preserve">) and isolation </w:t>
      </w:r>
      <m:oMath>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e>
          <m:sub>
            <m:r>
              <w:rPr>
                <w:rFonts w:ascii="Cambria Math" w:hAnsi="Cambria Math"/>
                <w:color w:val="000000"/>
                <w:shd w:val="clear" w:color="auto" w:fill="FFFFFF"/>
              </w:rPr>
              <m:t>q</m:t>
            </m:r>
          </m:sub>
          <m:sup>
            <m:r>
              <w:rPr>
                <w:rFonts w:ascii="Cambria Math" w:hAnsi="Cambria Math"/>
                <w:color w:val="000000"/>
                <w:shd w:val="clear" w:color="auto" w:fill="FFFFFF"/>
              </w:rPr>
              <m:t>-1</m:t>
            </m:r>
          </m:sup>
        </m:sSubSup>
        <m:r>
          <w:rPr>
            <w:rFonts w:ascii="Cambria Math" w:hAnsi="Cambria Math"/>
            <w:color w:val="000000"/>
            <w:shd w:val="clear" w:color="auto" w:fill="FFFFFF"/>
          </w:rPr>
          <m:t>)</m:t>
        </m:r>
      </m:oMath>
      <w:r>
        <w:rPr>
          <w:color w:val="000000"/>
          <w:shd w:val="clear" w:color="auto" w:fill="FFFFFF"/>
        </w:rPr>
        <w:t xml:space="preserve"> into account. For the case of India, we set </w:t>
      </w:r>
      <m:oMath>
        <m:r>
          <w:rPr>
            <w:rFonts w:ascii="Cambria Math" w:hAnsi="Cambria Math"/>
            <w:color w:val="000000"/>
            <w:shd w:val="clear" w:color="auto" w:fill="FFFFFF"/>
          </w:rPr>
          <m:t>n = 0.</m:t>
        </m:r>
      </m:oMath>
      <w:r>
        <w:rPr>
          <w:color w:val="000000"/>
          <w:shd w:val="clear" w:color="auto" w:fill="FFFFFF"/>
        </w:rPr>
        <w:t xml:space="preserve"> </w:t>
      </w:r>
    </w:p>
    <w:p w14:paraId="672F64A1" w14:textId="0F78D474" w:rsidR="00980BAC" w:rsidRDefault="00980BAC" w:rsidP="00487208">
      <w:pPr>
        <w:spacing w:line="480" w:lineRule="auto"/>
        <w:jc w:val="both"/>
      </w:pPr>
      <w:r w:rsidRPr="008E48E6">
        <w:rPr>
          <w:bCs/>
          <w:i/>
          <w:iCs/>
        </w:rPr>
        <w:t>Initial states and parameter settings</w:t>
      </w:r>
      <w:r w:rsidRPr="0056144A">
        <w:rPr>
          <w:bCs/>
          <w:i/>
          <w:iCs/>
        </w:rPr>
        <w:t>:</w:t>
      </w:r>
      <w:r w:rsidRPr="001B44F8">
        <w:rPr>
          <w:bCs/>
        </w:rPr>
        <w:t xml:space="preserve"> </w:t>
      </w:r>
      <w:r>
        <w:rPr>
          <w:color w:val="000000"/>
          <w:shd w:val="clear" w:color="auto" w:fill="FFFFFF"/>
        </w:rPr>
        <w:t xml:space="preserve">We set </w:t>
      </w:r>
      <m:oMath>
        <m:r>
          <m:rPr>
            <m:sty m:val="p"/>
          </m:rPr>
          <w:rPr>
            <w:rFonts w:ascii="Cambria Math" w:hAnsi="Cambria Math"/>
            <w:color w:val="000000"/>
            <w:shd w:val="clear" w:color="auto" w:fill="FFFFFF"/>
          </w:rPr>
          <m:t>α</m:t>
        </m:r>
        <m:r>
          <w:rPr>
            <w:rFonts w:ascii="Cambria Math" w:hAnsi="Cambria Math"/>
            <w:color w:val="000000"/>
            <w:shd w:val="clear" w:color="auto" w:fill="FFFFFF"/>
          </w:rPr>
          <m:t>= 0.55</m:t>
        </m:r>
      </m:oMath>
      <w:r>
        <w:rPr>
          <w:color w:val="000000"/>
          <w:shd w:val="clear" w:color="auto" w:fill="FFFFFF"/>
        </w:rPr>
        <w:t xml:space="preserve">, assuming lower transmissibility for unascertained cases. </w:t>
      </w:r>
      <w:r>
        <w:t xml:space="preserve">Compartment </w:t>
      </w:r>
      <w:r w:rsidRPr="00ED5A14">
        <w:rPr>
          <w:i/>
          <w:iCs/>
        </w:rPr>
        <w:t xml:space="preserve">P </w:t>
      </w:r>
      <w:r>
        <w:t xml:space="preserve">contains both ascertained and unascertained cases in the pre-symptomatic phase. We set the transmissibility of </w:t>
      </w:r>
      <w:r w:rsidRPr="00AE149F">
        <w:rPr>
          <w:i/>
          <w:iCs/>
        </w:rPr>
        <w:t xml:space="preserve">P </w:t>
      </w:r>
      <w:r>
        <w:t>to be the same as unascertained cases, because it has previously been reported that the majority of cases are unascertained</w:t>
      </w:r>
      <w:r w:rsidR="004977EB">
        <w:t xml:space="preserve"> </w:t>
      </w:r>
      <w:r>
        <w:fldChar w:fldCharType="begin"/>
      </w:r>
      <w:r w:rsidR="0003370B">
        <w:instrText xml:space="preserve"> ADDIN ZOTERO_ITEM CSL_CITATION {"citationID":"pvlGE2Pv","properties":{"formattedCitation":"(26)","plainCitation":"(26)","noteIndex":0},"citationItems":[{"id":110,"uris":["http://zotero.org/users/6647948/items/9K78HE3T"],"uri":["http://zotero.org/users/6647948/items/9K78HE3T"],"itemData":{"id":110,"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schema":"https://github.com/citation-style-language/schema/raw/master/csl-citation.json"} </w:instrText>
      </w:r>
      <w:r>
        <w:fldChar w:fldCharType="separate"/>
      </w:r>
      <w:r w:rsidR="00962F61">
        <w:t>(26)</w:t>
      </w:r>
      <w:r>
        <w:fldChar w:fldCharType="end"/>
      </w:r>
      <w:r>
        <w:t xml:space="preserve">. We assume an incubation period of 5.2 days and a pre-symptomatic infectious period </w:t>
      </w:r>
      <m:oMath>
        <m:sSub>
          <m:sSubPr>
            <m:ctrlPr>
              <w:rPr>
                <w:rFonts w:ascii="Cambria Math" w:hAnsi="Cambria Math"/>
                <w:i/>
              </w:rPr>
            </m:ctrlPr>
          </m:sSubPr>
          <m:e>
            <m:r>
              <w:rPr>
                <w:rFonts w:ascii="Cambria Math" w:hAnsi="Cambria Math"/>
              </w:rPr>
              <m:t>D</m:t>
            </m:r>
          </m:e>
          <m:sub>
            <m:r>
              <w:rPr>
                <w:rFonts w:ascii="Cambria Math" w:hAnsi="Cambria Math"/>
              </w:rPr>
              <m:t>p</m:t>
            </m:r>
          </m:sub>
        </m:sSub>
        <m:r>
          <w:rPr>
            <w:rFonts w:ascii="Cambria Math" w:hAnsi="Cambria Math"/>
          </w:rPr>
          <m:t xml:space="preserve">=2.3 </m:t>
        </m:r>
      </m:oMath>
      <w:r>
        <w:t xml:space="preserve">days. The latent period was </w:t>
      </w:r>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2.9 </m:t>
        </m:r>
      </m:oMath>
      <w:r>
        <w:t xml:space="preserve">days. Because pre-symptomatic infectiousness was estimated to account for </w:t>
      </w:r>
      <w:r w:rsidRPr="008C7852">
        <w:t>44% of the total infections from ascertained cases</w:t>
      </w:r>
      <w:r w:rsidR="004977EB">
        <w:t xml:space="preserve"> </w:t>
      </w:r>
      <w:r w:rsidRPr="008C7852">
        <w:fldChar w:fldCharType="begin"/>
      </w:r>
      <w:r w:rsidR="0003370B">
        <w:instrText xml:space="preserve"> ADDIN ZOTERO_ITEM CSL_CITATION {"citationID":"3p9VFIjC","properties":{"formattedCitation":"(27)","plainCitation":"(27)","noteIndex":0},"citationItems":[{"id":112,"uris":["http://zotero.org/users/6647948/items/BS5VVSZQ"],"uri":["http://zotero.org/users/6647948/items/BS5VVSZQ"],"itemData":{"id":112,"type":"article-journal","container-title":"Nature Medicine","DOI":"10.1038/s41591-020-0869-5","ISSN":"1078-8956, 1546-170X","issue":"5","journalAbbreviation":"Nat Med","language":"en","page":"672-675","source":"DOI.org (Crossref)","title":"Temporal dynamics in viral shedding and transmissibility of COVID-19","volume":"26","author":[{"family":"He","given":"Xi"},{"family":"Lau","given":"Eric H. Y."},{"family":"Wu","given":"Peng"},{"family":"Deng","given":"Xilong"},{"family":"Wang","given":"Jian"},{"family":"Hao","given":"Xinxin"},{"family":"Lau","given":"Yiu Chung"},{"family":"Wong","given":"Jessica Y."},{"family":"Guan","given":"Yujuan"},{"family":"Tan","given":"Xinghua"},{"family":"Mo","given":"Xiaoneng"},{"family":"Chen","given":"Yanqing"},{"family":"Liao","given":"Baolin"},{"family":"Chen","given":"Weilie"},{"family":"Hu","given":"Fengyu"},{"family":"Zhang","given":"Qing"},{"family":"Zhong","given":"Mingqiu"},{"family":"Wu","given":"Yanrong"},{"family":"Zhao","given":"Lingzhai"},{"family":"Zhang","given":"Fuchun"},{"family":"Cowling","given":"Benjamin J."},{"family":"Li","given":"Fang"},{"family":"Leung","given":"Gabriel M."}],"issued":{"date-parts":[["2020",5]]}}}],"schema":"https://github.com/citation-style-language/schema/raw/master/csl-citation.json"} </w:instrText>
      </w:r>
      <w:r w:rsidRPr="008C7852">
        <w:fldChar w:fldCharType="separate"/>
      </w:r>
      <w:r w:rsidR="00962F61">
        <w:t>(27)</w:t>
      </w:r>
      <w:r w:rsidRPr="008C7852">
        <w:fldChar w:fldCharType="end"/>
      </w:r>
      <w:r w:rsidRPr="008C7852">
        <w:t xml:space="preserve">, we set the mean of total infectious period as </w:t>
      </w:r>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p</m:t>
            </m:r>
          </m:sub>
        </m:sSub>
        <m:r>
          <m:rPr>
            <m:lit/>
          </m:rPr>
          <w:rPr>
            <w:rFonts w:ascii="Cambria Math" w:hAnsi="Cambria Math"/>
          </w:rPr>
          <m:t>/</m:t>
        </m:r>
        <m:r>
          <w:rPr>
            <w:rFonts w:ascii="Cambria Math" w:hAnsi="Cambria Math"/>
          </w:rPr>
          <m:t>0.44 = 5.2</m:t>
        </m:r>
      </m:oMath>
      <w:r>
        <w:t xml:space="preserve"> days, assuming constant infectiousness across the pre-symptomatic and symptomatic phases of ascertained cases – thus the mean symptomatic infectious period was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=2.9</m:t>
        </m:r>
      </m:oMath>
      <w:r>
        <w:t xml:space="preserve"> days. We set a long isolation period of </w:t>
      </w:r>
      <m:oMath>
        <m:sSub>
          <m:sSubPr>
            <m:ctrlPr>
              <w:rPr>
                <w:rFonts w:ascii="Cambria Math" w:hAnsi="Cambria Math"/>
                <w:i/>
              </w:rPr>
            </m:ctrlPr>
          </m:sSubPr>
          <m:e>
            <m:r>
              <w:rPr>
                <w:rFonts w:ascii="Cambria Math" w:hAnsi="Cambria Math"/>
              </w:rPr>
              <m:t>D</m:t>
            </m:r>
          </m:e>
          <m:sub>
            <m:r>
              <w:rPr>
                <w:rFonts w:ascii="Cambria Math" w:hAnsi="Cambria Math"/>
              </w:rPr>
              <m:t>h</m:t>
            </m:r>
          </m:sub>
        </m:sSub>
        <m:r>
          <w:rPr>
            <w:rFonts w:ascii="Cambria Math" w:hAnsi="Cambria Math"/>
          </w:rPr>
          <m:t>=30</m:t>
        </m:r>
      </m:oMath>
      <w:r>
        <w:t xml:space="preserve"> days, but this parameter has no effect on the model fitting procedure, or the final parameter estimates. The duration from the onset of symptoms to isolation was estimated to be </w:t>
      </w:r>
      <m:oMath>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 7</m:t>
        </m:r>
      </m:oMath>
      <w:r>
        <w:t xml:space="preserve"> as the median time length from onset to confirmed diagnosis in periods 1 - 4 respectively. On the basis of the parameter settings above, the initial state of the model is specified on March 15. </w:t>
      </w:r>
      <w:r w:rsidRPr="006C2A04">
        <w:t xml:space="preserve">The initial number of ascertained symptomatic cases </w:t>
      </w:r>
      <m:oMath>
        <m:r>
          <w:rPr>
            <w:rFonts w:ascii="Cambria Math" w:hAnsi="Cambria Math"/>
          </w:rPr>
          <m:t>I</m:t>
        </m:r>
        <m:d>
          <m:dPr>
            <m:ctrlPr>
              <w:rPr>
                <w:rFonts w:ascii="Cambria Math" w:hAnsi="Cambria Math"/>
                <w:i/>
              </w:rPr>
            </m:ctrlPr>
          </m:dPr>
          <m:e>
            <m:r>
              <w:rPr>
                <w:rFonts w:ascii="Cambria Math" w:hAnsi="Cambria Math"/>
              </w:rPr>
              <m:t>0</m:t>
            </m:r>
          </m:e>
        </m:d>
      </m:oMath>
      <w:r w:rsidRPr="006C2A04">
        <w:t xml:space="preserve"> is specified as the number ascertained cases in which individuals experienced symptom onset during 12-14 March. The initial ascertainment rate is assumed to be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=2</m:t>
            </m:r>
            <m:r>
              <m:rPr>
                <m:lit/>
              </m:rPr>
              <w:rPr>
                <w:rFonts w:ascii="Cambria Math" w:hAnsi="Cambria Math"/>
              </w:rPr>
              <m:t>/</m:t>
            </m:r>
            <m:r>
              <w:rPr>
                <w:rFonts w:ascii="Cambria Math" w:hAnsi="Cambria Math"/>
              </w:rPr>
              <m:t>100</m:t>
            </m:r>
          </m:e>
        </m:d>
      </m:oMath>
      <w:r w:rsidRPr="006C2A04">
        <w:t xml:space="preserve">, and thus the initial number of unascertained cases is </w:t>
      </w:r>
      <m:oMath>
        <m:r>
          <w:rPr>
            <w:rFonts w:ascii="Cambria Math" w:hAnsi="Cambria Math"/>
          </w:rPr>
          <m:t>A</m:t>
        </m:r>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-1</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0</m:t>
                </m:r>
              </m:sub>
            </m:sSub>
          </m:e>
        </m:d>
        <m:r>
          <w:rPr>
            <w:rFonts w:ascii="Cambria Math" w:hAnsi="Cambria Math"/>
          </w:rPr>
          <m:t>I</m:t>
        </m:r>
        <m:d>
          <m:dPr>
            <m:ctrlPr>
              <w:rPr>
                <w:rFonts w:ascii="Cambria Math" w:hAnsi="Cambria Math"/>
                <w:i/>
              </w:rPr>
            </m:ctrlPr>
          </m:dPr>
          <m:e>
            <m:r>
              <w:rPr>
                <w:rFonts w:ascii="Cambria Math" w:hAnsi="Cambria Math"/>
              </w:rPr>
              <m:t>0</m:t>
            </m:r>
          </m:e>
        </m:d>
      </m:oMath>
      <w:r w:rsidRPr="006C2A04">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xml:space="preserve"> and </w:t>
      </w:r>
      <m:oMath>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xml:space="preserve"> denote the numbers of ascertained cases in which individuals experienced symptom onset during 15–16 March and 17–19 March, respectively. Then, the initial numbers of exposed and pre-symptomatic individuals are set as </w:t>
      </w:r>
      <m:oMath>
        <m:r>
          <w:rPr>
            <w:rFonts w:ascii="Cambria Math" w:hAnsi="Cambria Math"/>
          </w:rPr>
          <m:t>E</m:t>
        </m:r>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-1</m:t>
            </m:r>
          </m:sup>
        </m:sSubSup>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xml:space="preserve"> and </w:t>
      </w:r>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-1</m:t>
            </m:r>
          </m:sup>
        </m:sSubSup>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respectively.</w:t>
      </w:r>
      <w:r>
        <w:t xml:space="preserve"> </w:t>
      </w:r>
      <w:r w:rsidRPr="00482823">
        <w:t xml:space="preserve">The initial number of the hospitalized cases </w:t>
      </w:r>
      <m:oMath>
        <m:r>
          <w:rPr>
            <w:rFonts w:ascii="Cambria Math" w:hAnsi="Cambria Math"/>
          </w:rPr>
          <m:t>H</m:t>
        </m:r>
        <m:d>
          <m:dPr>
            <m:ctrlPr>
              <w:rPr>
                <w:rFonts w:ascii="Cambria Math" w:hAnsi="Cambria Math"/>
                <w:i/>
              </w:rPr>
            </m:ctrlPr>
          </m:dPr>
          <m:e>
            <m:r>
              <w:rPr>
                <w:rFonts w:ascii="Cambria Math" w:hAnsi="Cambria Math"/>
              </w:rPr>
              <m:t>0</m:t>
            </m:r>
          </m:e>
        </m:d>
      </m:oMath>
      <w:r>
        <w:t xml:space="preserve"> </w:t>
      </w:r>
      <w:r w:rsidRPr="00482823">
        <w:t xml:space="preserve">is set as half of the cumulative </w:t>
      </w:r>
      <w:r w:rsidRPr="00482823">
        <w:lastRenderedPageBreak/>
        <w:t>ascertained cases on 8 March since</w:t>
      </w:r>
      <w:r>
        <w:t xml:space="preserve"> </w:t>
      </w:r>
      <m:oMath>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=7</m:t>
        </m:r>
      </m:oMath>
      <w:r>
        <w:t xml:space="preserve"> </w:t>
      </w:r>
      <w:r w:rsidRPr="00482823">
        <w:t>and there would be more severe cases among the ascertained cases in the early phase of the epidemic.</w:t>
      </w:r>
    </w:p>
    <w:p w14:paraId="13C18644" w14:textId="041C1204" w:rsidR="00980BAC" w:rsidRPr="007F46BA" w:rsidRDefault="00980BAC" w:rsidP="00487208">
      <w:pPr>
        <w:spacing w:line="480" w:lineRule="auto"/>
        <w:jc w:val="both"/>
      </w:pPr>
      <w:r w:rsidRPr="00833A3A">
        <w:rPr>
          <w:bCs/>
          <w:i/>
          <w:iCs/>
        </w:rPr>
        <w:t>Likelihood and MCMC algorithm:</w:t>
      </w:r>
      <w:r>
        <w:rPr>
          <w:bCs/>
          <w:i/>
          <w:iCs/>
        </w:rPr>
        <w:t xml:space="preserve"> </w:t>
      </w:r>
      <w:r>
        <w:rPr>
          <w:bCs/>
        </w:rPr>
        <w:t xml:space="preserve">Considering the time-varying strength of control measures </w:t>
      </w:r>
      <w:r>
        <w:t xml:space="preserve">implemented in India over the four lockdown periods, the model assumes that the value of </w:t>
      </w:r>
      <m:oMath>
        <m:r>
          <w:rPr>
            <w:rFonts w:ascii="Cambria Math" w:hAnsi="Cambria Math"/>
          </w:rPr>
          <m:t xml:space="preserve">b </m:t>
        </m:r>
        <m:d>
          <m:dPr>
            <m:ctrlPr>
              <w:rPr>
                <w:rFonts w:ascii="Cambria Math" w:hAnsi="Cambria Math"/>
                <w:i/>
              </w:rPr>
            </m:ctrlPr>
          </m:dPr>
          <m:e>
            <m:r>
              <w:rPr>
                <w:rFonts w:ascii="Cambria Math" w:hAnsi="Cambria Math"/>
              </w:rPr>
              <m:t>r</m:t>
            </m:r>
          </m:e>
        </m:d>
      </m:oMath>
      <w:r>
        <w:t xml:space="preserve"> corresponding to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lockdown period is </w:t>
      </w:r>
      <m:oMath>
        <m:sSub>
          <m:sSubPr>
            <m:ctrlPr>
              <w:rPr>
                <w:rFonts w:ascii="Cambria Math" w:hAnsi="Cambria Math"/>
                <w:i/>
              </w:rPr>
            </m:ctrlPr>
          </m:sSubPr>
          <m:e>
            <m:r>
              <w:rPr>
                <w:rFonts w:ascii="Cambria Math" w:hAnsi="Cambria Math"/>
              </w:rPr>
              <m:t>b</m:t>
            </m:r>
          </m:e>
          <m:sub>
            <m:r>
              <w:rPr>
                <w:rFonts w:ascii="Cambria Math" w:hAnsi="Cambria Math"/>
              </w:rPr>
              <m:t xml:space="preserve">i </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m:rPr>
            <m:nor/>
          </m:rPr>
          <w:rPr>
            <w:rFonts w:ascii="Cambria Math" w:hAnsi="Cambria Math"/>
          </w:rPr>
          <m:t xml:space="preserve"> for </m:t>
        </m:r>
        <m:r>
          <w:rPr>
            <w:rFonts w:ascii="Cambria Math" w:hAnsi="Cambria Math"/>
          </w:rPr>
          <m:t>i=1,2,3, 4.</m:t>
        </m:r>
      </m:oMath>
      <w:r>
        <w:t xml:space="preserve"> The observed number of ascertained cases in which individuals experience symptom onset on day </w:t>
      </w:r>
      <m:oMath>
        <m:r>
          <w:rPr>
            <w:rFonts w:ascii="Cambria Math" w:hAnsi="Cambria Math"/>
          </w:rPr>
          <m:t>t</m:t>
        </m:r>
      </m:oMath>
      <w:r>
        <w:t xml:space="preserve"> – denoted by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 is assumed to follow a Poisson distribution with rate </w:t>
      </w:r>
      <m:oMath>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t</m:t>
            </m:r>
          </m:sub>
        </m:sSub>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t-1</m:t>
            </m:r>
          </m:sub>
        </m:sSub>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-1</m:t>
            </m:r>
          </m:sup>
        </m:sSubSup>
      </m:oMath>
      <w:r>
        <w:t xml:space="preserve">, with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t xml:space="preserve"> denoting the expected number of pre-symptomatic individuals on day </w:t>
      </w:r>
      <m:oMath>
        <m:r>
          <w:rPr>
            <w:rFonts w:ascii="Cambria Math" w:hAnsi="Cambria Math"/>
          </w:rPr>
          <m:t>t</m:t>
        </m:r>
      </m:oMath>
      <w:r>
        <w:t>. The following likelihood equation is used to fit the model using observed data from March 15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w:r>
        <w:t xml:space="preserve"> to June 18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oMath>
      <w:r>
        <w:t>.</w:t>
      </w:r>
    </w:p>
    <w:p w14:paraId="35C658C1" w14:textId="43EBC446" w:rsidR="00980BAC" w:rsidRDefault="00980BAC" w:rsidP="00487208">
      <w:pPr>
        <w:spacing w:line="480" w:lineRule="auto"/>
        <w:jc w:val="both"/>
      </w:pPr>
      <m:oMathPara>
        <m:oMath>
          <m:r>
            <w:rPr>
              <w:rFonts w:ascii="Cambria Math" w:hAnsi="Cambria Math"/>
            </w:rPr>
            <m:t>L</m:t>
          </m:r>
          <m:d>
            <m:dPr>
              <m:ctrlPr>
                <w:rPr>
                  <w:rFonts w:ascii="Cambria Math" w:hAnsi="Cambria Math"/>
                </w:rPr>
              </m:ctrlPr>
            </m:dPr>
            <m:e>
              <m:sSub>
                <m:sSubPr>
                  <m:ctrlPr>
                    <w:rPr>
                      <w:rFonts w:ascii="Cambria Math" w:hAnsi="Cambria Math"/>
                      <w:i/>
                    </w:rPr>
                  </m:ctrlPr>
                </m:sSubPr>
                <m:e>
                  <m:r>
                    <w:rPr>
                      <w:rFonts w:ascii="Cambria Math" w:hAnsi="Cambria Math"/>
                    </w:rPr>
                    <m:t>b</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4</m:t>
                  </m:r>
                </m:sub>
              </m:sSub>
              <m:ctrlPr>
                <w:rPr>
                  <w:rFonts w:ascii="Cambria Math" w:hAnsi="Cambria Math"/>
                  <w:i/>
                </w:rPr>
              </m:ctrlPr>
            </m:e>
          </m:d>
          <m:r>
            <w:rPr>
              <w:rFonts w:ascii="Cambria Math" w:hAnsi="Cambria Math"/>
            </w:rPr>
            <m:t>=</m:t>
          </m:r>
          <m:nary>
            <m:naryPr>
              <m:chr m:val="∏"/>
              <m:ctrlPr>
                <w:rPr>
                  <w:rFonts w:ascii="Cambria Math" w:hAnsi="Cambria Math"/>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sub>
            <m:sup>
              <m:sSub>
                <m:sSubPr>
                  <m:ctrlPr>
                    <w:rPr>
                      <w:rFonts w:ascii="Cambria Math" w:hAnsi="Cambria Math"/>
                      <w:i/>
                    </w:rPr>
                  </m:ctrlPr>
                </m:sSubPr>
                <m:e>
                  <m:r>
                    <w:rPr>
                      <w:rFonts w:ascii="Cambria Math" w:hAnsi="Cambria Math"/>
                    </w:rPr>
                    <m:t>T</m:t>
                  </m:r>
                </m:e>
                <m:sub>
                  <m:r>
                    <w:rPr>
                      <w:rFonts w:ascii="Cambria Math" w:hAnsi="Cambria Math"/>
                    </w:rPr>
                    <m:t>1</m:t>
                  </m:r>
                </m:sub>
              </m:sSub>
              <m:ctrlPr>
                <w:rPr>
                  <w:rFonts w:ascii="Cambria Math" w:hAnsi="Cambria Math"/>
                  <w:i/>
                </w:rPr>
              </m:ctrlPr>
            </m:sup>
            <m:e>
              <m:f>
                <m:fPr>
                  <m:ctrlPr>
                    <w:rPr>
                      <w:rFonts w:ascii="Cambria Math" w:hAnsi="Cambria Math"/>
                      <w:i/>
                    </w:rPr>
                  </m:ctrlPr>
                </m:fPr>
                <m:num>
                  <m:sSup>
                    <m:sSupPr>
                      <m:ctrlPr>
                        <w:rPr>
                          <w:rFonts w:ascii="Cambria Math" w:hAnsi="Cambria Math"/>
                          <w:i/>
                        </w:rPr>
                      </m:ctrlPr>
                    </m:sSupPr>
                    <m:e>
                      <m:r>
                        <m:rPr>
                          <m:nor/>
                        </m:rPr>
                        <w:rPr>
                          <w:rFonts w:ascii="Cambria Math" w:hAnsi="Cambria Math"/>
                          <w:i/>
                        </w:rPr>
                        <m:t>e</m:t>
                      </m:r>
                    </m:e>
                    <m:sup>
                      <m:r>
                        <m:rPr>
                          <m:nor/>
                        </m:rPr>
                        <w:rPr>
                          <w:rFonts w:ascii="Cambria Math" w:hAnsi="Cambria Math"/>
                          <w:i/>
                        </w:rPr>
                        <m:t>-</m:t>
                      </m:r>
                      <m:sSub>
                        <m:sSubPr>
                          <m:ctrlPr>
                            <w:rPr>
                              <w:rFonts w:ascii="Cambria Math" w:hAnsi="Cambria Math"/>
                              <w:i/>
                            </w:rPr>
                          </m:ctrlPr>
                        </m:sSubPr>
                        <m:e>
                          <m:r>
                            <m:rPr>
                              <m:nor/>
                            </m:rPr>
                            <w:rPr>
                              <w:rFonts w:ascii="Cambria Math" w:hAnsi="Cambria Math"/>
                              <w:i/>
                            </w:rPr>
                            <m:t>λ</m:t>
                          </m:r>
                        </m:e>
                        <m:sub>
                          <m:r>
                            <m:rPr>
                              <m:nor/>
                            </m:rPr>
                            <w:rPr>
                              <w:rFonts w:ascii="Cambria Math" w:hAnsi="Cambria Math"/>
                              <w:i/>
                            </w:rPr>
                            <m:t>t</m:t>
                          </m:r>
                        </m:sub>
                      </m:sSub>
                    </m:sup>
                  </m:sSup>
                  <m:sSubSup>
                    <m:sSubSupPr>
                      <m:ctrlPr>
                        <w:rPr>
                          <w:rFonts w:ascii="Cambria Math" w:hAnsi="Cambria Math"/>
                          <w:i/>
                        </w:rPr>
                      </m:ctrlPr>
                    </m:sSubSupPr>
                    <m:e>
                      <m:r>
                        <w:rPr>
                          <w:rFonts w:ascii="Cambria Math" w:hAnsi="Cambria Math"/>
                        </w:rPr>
                        <m:t>λ</m:t>
                      </m:r>
                    </m:e>
                    <m:sub>
                      <m:r>
                        <w:rPr>
                          <w:rFonts w:ascii="Cambria Math" w:hAnsi="Cambria Math"/>
                        </w:rPr>
                        <m:t>t</m:t>
                      </m:r>
                    </m:sub>
                    <m:sup>
                      <m:sSub>
                        <m:sSubPr>
                          <m:ctrlPr>
                            <w:rPr>
                              <w:rFonts w:ascii="Cambria Math" w:hAnsi="Cambria Math"/>
                              <w:i/>
                            </w:rPr>
                          </m:ctrlPr>
                        </m:sSubPr>
                        <m:e>
                          <m:r>
                            <w:rPr>
                              <w:rFonts w:ascii="Cambria Math" w:hAnsi="Cambria Math"/>
                            </w:rPr>
                            <m:t>x</m:t>
                          </m:r>
                        </m:e>
                        <m:sub>
                          <m:r>
                            <w:rPr>
                              <w:rFonts w:ascii="Cambria Math" w:hAnsi="Cambria Math"/>
                            </w:rPr>
                            <m:t>t</m:t>
                          </m:r>
                        </m:sub>
                      </m:sSub>
                    </m:sup>
                  </m:sSubSup>
                </m:num>
                <m:den>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den>
              </m:f>
              <m:ctrlPr>
                <w:rPr>
                  <w:rFonts w:ascii="Cambria Math" w:hAnsi="Cambria Math"/>
                  <w:i/>
                </w:rPr>
              </m:ctrlPr>
            </m:e>
          </m:nary>
          <m:r>
            <w:rPr>
              <w:rFonts w:ascii="Cambria Math" w:hAnsi="Cambria Math"/>
            </w:rPr>
            <m:t>,</m:t>
          </m:r>
        </m:oMath>
      </m:oMathPara>
    </w:p>
    <w:p w14:paraId="7A4C9976" w14:textId="7180E2D8" w:rsidR="00980BAC" w:rsidRDefault="00980BAC" w:rsidP="00487208">
      <w:pPr>
        <w:spacing w:line="480" w:lineRule="auto"/>
        <w:jc w:val="both"/>
      </w:pPr>
      <w:r>
        <w:t xml:space="preserve">and the model is used to predict COVID-counts from June 19 to July 18.  A non-informative prior of </w:t>
      </w:r>
      <m:oMath>
        <m:r>
          <w:rPr>
            <w:rFonts w:ascii="Cambria Math" w:hAnsi="Cambria Math"/>
          </w:rPr>
          <m:t>U</m:t>
        </m:r>
        <m:d>
          <m:dPr>
            <m:ctrlPr>
              <w:rPr>
                <w:rFonts w:ascii="Cambria Math" w:hAnsi="Cambria Math"/>
                <w:i/>
              </w:rPr>
            </m:ctrlPr>
          </m:dPr>
          <m:e>
            <m:r>
              <w:rPr>
                <w:rFonts w:ascii="Cambria Math" w:hAnsi="Cambria Math"/>
              </w:rPr>
              <m:t>0,2</m:t>
            </m:r>
          </m:e>
        </m:d>
      </m:oMath>
      <w:r>
        <w:t xml:space="preserve"> is used for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r>
          <m:rPr>
            <m:nor/>
          </m:rPr>
          <w:rPr>
            <w:rFonts w:ascii="Cambria Math" w:hAnsi="Cambria Math"/>
          </w:rPr>
          <m:t xml:space="preserve"> and </m:t>
        </m:r>
        <m:sSub>
          <m:sSubPr>
            <m:ctrlPr>
              <w:rPr>
                <w:rFonts w:ascii="Cambria Math" w:hAnsi="Cambria Math"/>
                <w:i/>
              </w:rPr>
            </m:ctrlPr>
          </m:sSubPr>
          <m:e>
            <m:r>
              <w:rPr>
                <w:rFonts w:ascii="Cambria Math" w:hAnsi="Cambria Math"/>
              </w:rPr>
              <m:t>b</m:t>
            </m:r>
          </m:e>
          <m:sub>
            <m:r>
              <w:rPr>
                <w:rFonts w:ascii="Cambria Math" w:hAnsi="Cambria Math"/>
              </w:rPr>
              <m:t>4</m:t>
            </m:r>
          </m:sub>
        </m:sSub>
      </m:oMath>
      <w:r>
        <w:t xml:space="preserve">. For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an informative prior of </w:t>
      </w:r>
      <m:oMath>
        <m:r>
          <m:rPr>
            <m:sty m:val="p"/>
          </m:rPr>
          <w:rPr>
            <w:rFonts w:ascii="Cambria Math" w:hAnsi="Cambria Math"/>
          </w:rPr>
          <m:t>Beta</m:t>
        </m:r>
        <m:d>
          <m:dPr>
            <m:ctrlPr>
              <w:rPr>
                <w:rFonts w:ascii="Cambria Math" w:hAnsi="Cambria Math"/>
                <w:i/>
              </w:rPr>
            </m:ctrlPr>
          </m:dPr>
          <m:e>
            <m:r>
              <w:del w:id="26" w:author="Soumik Purkayastha" w:date="2021-03-18T15:38:00Z">
                <w:rPr>
                  <w:rFonts w:ascii="Cambria Math" w:hAnsi="Cambria Math"/>
                </w:rPr>
                <m:t>7.3</m:t>
              </w:del>
            </m:r>
            <m:r>
              <w:ins w:id="27" w:author="Soumik Purkayastha" w:date="2021-03-18T15:38:00Z">
                <w:rPr>
                  <w:rFonts w:ascii="Cambria Math" w:hAnsi="Cambria Math"/>
                </w:rPr>
                <m:t>10</m:t>
              </w:ins>
            </m:r>
            <m:r>
              <w:rPr>
                <w:rFonts w:ascii="Cambria Math" w:hAnsi="Cambria Math"/>
              </w:rPr>
              <m:t xml:space="preserve">, </m:t>
            </m:r>
            <m:r>
              <w:del w:id="28" w:author="Soumik Purkayastha" w:date="2021-03-18T15:39:00Z">
                <w:rPr>
                  <w:rFonts w:ascii="Cambria Math" w:hAnsi="Cambria Math"/>
                </w:rPr>
                <m:t>24.6</m:t>
              </w:del>
            </m:r>
            <m:r>
              <w:ins w:id="29" w:author="Soumik Purkayastha" w:date="2021-03-18T15:39:00Z">
                <w:rPr>
                  <w:rFonts w:ascii="Cambria Math" w:hAnsi="Cambria Math"/>
                </w:rPr>
                <m:t>90</m:t>
              </w:ins>
            </m:r>
          </m:e>
        </m:d>
        <m:r>
          <w:ins w:id="30" w:author="Soumik Purkayastha" w:date="2021-03-18T15:43:00Z">
            <w:rPr>
              <w:rFonts w:ascii="Cambria Math" w:hAnsi="Cambria Math"/>
            </w:rPr>
            <m:t xml:space="preserve"> </m:t>
          </w:ins>
        </m:r>
        <m:r>
          <w:del w:id="31" w:author="Soumik Purkayastha" w:date="2021-03-18T15:43:00Z">
            <w:rPr>
              <w:rFonts w:ascii="Cambria Math" w:hAnsi="Cambria Math"/>
            </w:rPr>
            <m:t xml:space="preserve">, </m:t>
          </w:del>
        </m:r>
      </m:oMath>
      <w:ins w:id="32" w:author="Soumik Purkayastha" w:date="2021-03-18T15:41:00Z">
        <w:r w:rsidR="00356DCC">
          <w:t xml:space="preserve">is used </w:t>
        </w:r>
      </w:ins>
      <w:ins w:id="33" w:author="Soumik Purkayastha" w:date="2021-03-18T15:42:00Z">
        <w:r w:rsidR="00356DCC">
          <w:t xml:space="preserve">based on the findings of </w:t>
        </w:r>
      </w:ins>
      <w:r w:rsidR="00356DCC">
        <w:fldChar w:fldCharType="begin"/>
      </w:r>
      <w:r w:rsidR="00356DCC">
        <w:instrText xml:space="preserve"> ADDIN ZOTERO_ITEM CSL_CITATION {"citationID":"tTYy2vFu","properties":{"formattedCitation":"(28)","plainCitation":"(28)","noteIndex":0},"citationItems":[{"id":262,"uris":["http://zotero.org/users/6647948/items/IDJQN5IN"],"uri":["http://zotero.org/users/6647948/items/IDJQN5IN"],"itemData":{"id":262,"type":"article-journal","container-title":"SSRN Electronic Journal","DOI":"10.2139/ssrn.3635047","ISSN":"1556-5068","journalAbbreviation":"SSRN Journal","language":"en","source":"DOI.org (Crossref)","title":"Estimating the Global Spread of COVID-19","URL":"https://www.ssrn.com/abstract=3635047","author":[{"family":"Rahmandad","given":"Hazhir"},{"family":"Lim","given":"Tse Yang"},{"family":"Sterman","given":"John"}],"accessed":{"date-parts":[["2021",3,18]]},"issued":{"date-parts":[["2020"]]}}}],"schema":"https://github.com/citation-style-language/schema/raw/master/csl-citation.json"} </w:instrText>
      </w:r>
      <w:r w:rsidR="00356DCC">
        <w:fldChar w:fldCharType="separate"/>
      </w:r>
      <w:r w:rsidR="00356DCC">
        <w:rPr>
          <w:noProof/>
        </w:rPr>
        <w:t>(28)</w:t>
      </w:r>
      <w:r w:rsidR="00356DCC">
        <w:fldChar w:fldCharType="end"/>
      </w:r>
      <w:del w:id="34" w:author="Soumik Purkayastha" w:date="2021-03-18T15:41:00Z">
        <w:r w:rsidDel="00356DCC">
          <w:delText>is used, by matching</w:delText>
        </w:r>
      </w:del>
      <w:del w:id="35" w:author="Soumik Purkayastha" w:date="2021-03-18T15:39:00Z">
        <w:r w:rsidDel="00356DCC">
          <w:delText xml:space="preserve"> the first two moments of the estimate using data from Singapore, as done by the authors of the SAPHIRE model</w:delText>
        </w:r>
      </w:del>
      <w:r>
        <w:t xml:space="preserve">. Re-parameterizing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m:rPr>
            <m:nor/>
          </m:rPr>
          <w:rPr>
            <w:rFonts w:ascii="Cambria Math" w:hAnsi="Cambria Math"/>
          </w:rPr>
          <m:t xml:space="preserve"> and </m:t>
        </m:r>
        <m:sSub>
          <m:sSubPr>
            <m:ctrlPr>
              <w:rPr>
                <w:rFonts w:ascii="Cambria Math" w:hAnsi="Cambria Math"/>
                <w:i/>
              </w:rPr>
            </m:ctrlPr>
          </m:sSubPr>
          <m:e>
            <m:r>
              <w:rPr>
                <w:rFonts w:ascii="Cambria Math" w:hAnsi="Cambria Math"/>
              </w:rPr>
              <m:t>r</m:t>
            </m:r>
          </m:e>
          <m:sub>
            <m:r>
              <w:rPr>
                <w:rFonts w:ascii="Cambria Math" w:hAnsi="Cambria Math"/>
              </w:rPr>
              <m:t>4</m:t>
            </m:r>
          </m:sub>
        </m:sSub>
      </m:oMath>
      <w:r>
        <w:t xml:space="preserve"> as </w:t>
      </w:r>
    </w:p>
    <w:p w14:paraId="3D2B7994" w14:textId="06C304F8" w:rsidR="00980BAC" w:rsidRDefault="00980BAC" w:rsidP="00487208">
      <w:pPr>
        <w:spacing w:line="480" w:lineRule="auto"/>
        <w:jc w:val="both"/>
      </w:pPr>
      <m:oMathPara>
        <m:oMath>
          <m:r>
            <m:rPr>
              <m:sty m:val="p"/>
            </m:rPr>
            <w:rPr>
              <w:rFonts w:ascii="Cambria Math" w:hAnsi="Cambria Math"/>
            </w:rPr>
            <m:t>logit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r>
            <m:rPr>
              <m:sty m:val="p"/>
            </m:rPr>
            <w:rPr>
              <w:rFonts w:ascii="Cambria Math" w:hAnsi="Cambria Math"/>
            </w:rPr>
            <m:t>logit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e>
          </m:d>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i</m:t>
              </m:r>
            </m:sub>
          </m:sSub>
          <m:r>
            <m:rPr>
              <m:nor/>
            </m:rPr>
            <w:rPr>
              <w:rFonts w:ascii="Cambria Math" w:hAnsi="Cambria Math"/>
            </w:rPr>
            <m:t xml:space="preserve"> for </m:t>
          </m:r>
          <m:r>
            <w:rPr>
              <w:rFonts w:ascii="Cambria Math" w:hAnsi="Cambria Math"/>
            </w:rPr>
            <m:t>i=2,3,4</m:t>
          </m:r>
        </m:oMath>
      </m:oMathPara>
    </w:p>
    <w:p w14:paraId="11C5E7D1" w14:textId="31810F71" w:rsidR="00980BAC" w:rsidRDefault="00980BAC" w:rsidP="00487208">
      <w:pPr>
        <w:spacing w:line="480" w:lineRule="auto"/>
        <w:jc w:val="both"/>
      </w:pPr>
      <w:r>
        <w:t xml:space="preserve">where </w:t>
      </w:r>
      <m:oMath>
        <m:r>
          <m:rPr>
            <m:sty m:val="p"/>
          </m:rPr>
          <w:rPr>
            <w:rFonts w:ascii="Cambria Math" w:hAnsi="Cambria Math"/>
          </w:rPr>
          <m:t>logit</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log</m:t>
        </m:r>
        <m:d>
          <m:dPr>
            <m:ctrlPr>
              <w:rPr>
                <w:rFonts w:ascii="Cambria Math" w:hAnsi="Cambria Math"/>
                <w:i/>
              </w:rPr>
            </m:ctrlPr>
          </m:dPr>
          <m:e>
            <m:r>
              <w:rPr>
                <w:rFonts w:ascii="Cambria Math" w:hAnsi="Cambria Math"/>
              </w:rPr>
              <m:t>t</m:t>
            </m:r>
            <m:r>
              <m:rPr>
                <m:lit/>
              </m:rPr>
              <w:rPr>
                <w:rFonts w:ascii="Cambria Math" w:hAnsi="Cambria Math"/>
              </w:rPr>
              <m:t>/</m:t>
            </m:r>
            <m:d>
              <m:dPr>
                <m:ctrlPr>
                  <w:rPr>
                    <w:rFonts w:ascii="Cambria Math" w:hAnsi="Cambria Math"/>
                    <w:i/>
                  </w:rPr>
                </m:ctrlPr>
              </m:dPr>
              <m:e>
                <m:r>
                  <w:rPr>
                    <w:rFonts w:ascii="Cambria Math" w:hAnsi="Cambria Math"/>
                  </w:rPr>
                  <m:t>1-t</m:t>
                </m:r>
              </m:e>
            </m:d>
          </m:e>
        </m:d>
      </m:oMath>
      <w:r>
        <w:t xml:space="preserve"> is the standard logit </w:t>
      </w:r>
      <w:proofErr w:type="gramStart"/>
      <w:r>
        <w:t>function.</w:t>
      </w:r>
      <w:proofErr w:type="gramEnd"/>
      <w:r>
        <w:t xml:space="preserve"> In the MCMC,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i</m:t>
            </m:r>
          </m:sub>
        </m:sSub>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0,1</m:t>
            </m:r>
          </m:e>
        </m:d>
        <m:r>
          <w:rPr>
            <w:rFonts w:ascii="Cambria Math" w:hAnsi="Cambria Math"/>
          </w:rPr>
          <m:t xml:space="preserve"> </m:t>
        </m:r>
        <m:r>
          <m:rPr>
            <m:sty m:val="p"/>
          </m:rPr>
          <w:rPr>
            <w:rFonts w:ascii="Cambria Math" w:hAnsi="Cambria Math"/>
          </w:rPr>
          <m:t>for</m:t>
        </m:r>
        <m:r>
          <w:rPr>
            <w:rFonts w:ascii="Cambria Math" w:hAnsi="Cambria Math"/>
          </w:rPr>
          <m:t xml:space="preserve"> i = 2, 3, 4.</m:t>
        </m:r>
      </m:oMath>
      <w:r>
        <w:t xml:space="preserve"> A burn-in period of 100,000 iterations is fixed, with a total of 200,000 iterations being run.</w:t>
      </w:r>
    </w:p>
    <w:p w14:paraId="184F53A0" w14:textId="77777777" w:rsidR="00E83E17" w:rsidRPr="002027C8" w:rsidRDefault="00E83E17" w:rsidP="00487208">
      <w:pPr>
        <w:spacing w:line="480" w:lineRule="auto"/>
        <w:jc w:val="both"/>
        <w:rPr>
          <w:b/>
          <w:bCs/>
          <w:i/>
          <w:iCs/>
        </w:rPr>
      </w:pPr>
    </w:p>
    <w:p w14:paraId="1AEEA9CB" w14:textId="77777777" w:rsidR="00474DE8" w:rsidRDefault="0002299B" w:rsidP="00487208">
      <w:pPr>
        <w:pBdr>
          <w:top w:val="nil"/>
          <w:left w:val="nil"/>
          <w:bottom w:val="nil"/>
          <w:right w:val="nil"/>
          <w:between w:val="nil"/>
        </w:pBdr>
        <w:spacing w:line="480" w:lineRule="auto"/>
        <w:jc w:val="both"/>
        <w:rPr>
          <w:b/>
          <w:bCs/>
        </w:rPr>
      </w:pPr>
      <w:r w:rsidRPr="002027C8">
        <w:rPr>
          <w:b/>
          <w:bCs/>
          <w:i/>
          <w:iCs/>
        </w:rPr>
        <w:t>2.1.</w:t>
      </w:r>
      <w:r w:rsidR="00D71583" w:rsidRPr="002027C8">
        <w:rPr>
          <w:b/>
          <w:bCs/>
          <w:i/>
          <w:iCs/>
        </w:rPr>
        <w:t xml:space="preserve">d. </w:t>
      </w:r>
      <w:r w:rsidR="00F512B2" w:rsidRPr="002027C8">
        <w:rPr>
          <w:b/>
          <w:bCs/>
          <w:i/>
          <w:iCs/>
        </w:rPr>
        <w:t>SEIR</w:t>
      </w:r>
      <w:r w:rsidR="00E24752" w:rsidRPr="002027C8">
        <w:rPr>
          <w:b/>
          <w:bCs/>
          <w:i/>
          <w:iCs/>
        </w:rPr>
        <w:t>-</w:t>
      </w:r>
      <w:proofErr w:type="spellStart"/>
      <w:r w:rsidR="00E24752" w:rsidRPr="002027C8">
        <w:rPr>
          <w:b/>
          <w:bCs/>
          <w:i/>
          <w:iCs/>
        </w:rPr>
        <w:t>fansy</w:t>
      </w:r>
      <w:proofErr w:type="spellEnd"/>
      <w:r w:rsidRPr="002027C8">
        <w:rPr>
          <w:b/>
          <w:bCs/>
          <w:i/>
          <w:iCs/>
        </w:rPr>
        <w:t xml:space="preserve"> model</w:t>
      </w:r>
    </w:p>
    <w:p w14:paraId="7A5E6D9A" w14:textId="19570966" w:rsidR="008C35AC" w:rsidRPr="00474DE8" w:rsidRDefault="00DE3633" w:rsidP="00487208">
      <w:pPr>
        <w:pBdr>
          <w:top w:val="nil"/>
          <w:left w:val="nil"/>
          <w:bottom w:val="nil"/>
          <w:right w:val="nil"/>
          <w:between w:val="nil"/>
        </w:pBdr>
        <w:spacing w:line="480" w:lineRule="auto"/>
        <w:jc w:val="both"/>
        <w:rPr>
          <w:b/>
          <w:bCs/>
        </w:rPr>
      </w:pPr>
      <w:r w:rsidRPr="00BC3E69">
        <w:rPr>
          <w:i/>
          <w:iCs/>
        </w:rPr>
        <w:lastRenderedPageBreak/>
        <w:t>Overview:</w:t>
      </w:r>
      <w:r w:rsidR="00D242DF" w:rsidRPr="001B44F8">
        <w:t xml:space="preserve"> </w:t>
      </w:r>
      <w:r w:rsidRPr="001B44F8">
        <w:t>One of t</w:t>
      </w:r>
      <w:r w:rsidR="00D242DF" w:rsidRPr="001B44F8">
        <w:t>he problem</w:t>
      </w:r>
      <w:r w:rsidRPr="001B44F8">
        <w:t>s</w:t>
      </w:r>
      <w:r w:rsidR="00D242DF" w:rsidRPr="001B44F8">
        <w:t xml:space="preserve"> with</w:t>
      </w:r>
      <w:r w:rsidRPr="001B44F8">
        <w:t xml:space="preserve"> applying a standard SIR model</w:t>
      </w:r>
      <w:r w:rsidR="00D242DF" w:rsidRPr="001B44F8">
        <w:t xml:space="preserve"> </w:t>
      </w:r>
      <w:r w:rsidRPr="001B44F8">
        <w:t xml:space="preserve">in context of the </w:t>
      </w:r>
      <w:r w:rsidR="00D242DF" w:rsidRPr="001B44F8">
        <w:t>COVID-19</w:t>
      </w:r>
      <w:r w:rsidRPr="001B44F8">
        <w:t xml:space="preserve"> </w:t>
      </w:r>
      <w:r w:rsidR="00D242DF" w:rsidRPr="001B44F8">
        <w:t xml:space="preserve">pandemic is </w:t>
      </w:r>
      <w:r w:rsidR="00BC3E69">
        <w:t>the presence of</w:t>
      </w:r>
      <w:r w:rsidR="00D242DF" w:rsidRPr="001B44F8">
        <w:t xml:space="preserve"> a long incubation perio</w:t>
      </w:r>
      <w:r w:rsidRPr="001B44F8">
        <w:t>d</w:t>
      </w:r>
      <w:r w:rsidR="00BC3E69">
        <w:t>. A</w:t>
      </w:r>
      <w:r w:rsidRPr="001B44F8">
        <w:t>s</w:t>
      </w:r>
      <w:r w:rsidR="00D242DF" w:rsidRPr="001B44F8">
        <w:t xml:space="preserve"> a resul</w:t>
      </w:r>
      <w:r w:rsidR="00BC3E69">
        <w:t>t</w:t>
      </w:r>
      <w:r w:rsidR="00D242DF" w:rsidRPr="001B44F8">
        <w:t xml:space="preserve">, extensions of SIR model like the SEIR model are more applicable. </w:t>
      </w:r>
      <w:r w:rsidRPr="001B44F8">
        <w:t>In the previous subsection we have seen an</w:t>
      </w:r>
      <w:r w:rsidR="00D242DF" w:rsidRPr="001B44F8">
        <w:t xml:space="preserve"> extension which include</w:t>
      </w:r>
      <w:r w:rsidRPr="001B44F8">
        <w:t>s</w:t>
      </w:r>
      <w:r w:rsidR="00D242DF" w:rsidRPr="001B44F8">
        <w:t xml:space="preserve"> the </w:t>
      </w:r>
      <w:r w:rsidR="00BC3E69">
        <w:t>‘a</w:t>
      </w:r>
      <w:r w:rsidR="00D242DF" w:rsidRPr="001B44F8">
        <w:t xml:space="preserve">symptomatic </w:t>
      </w:r>
      <w:r w:rsidR="00BC3E69">
        <w:t>i</w:t>
      </w:r>
      <w:r w:rsidR="00D242DF" w:rsidRPr="001B44F8">
        <w:t>nfectious</w:t>
      </w:r>
      <w:r w:rsidR="00BC3E69">
        <w:t>’</w:t>
      </w:r>
      <w:r w:rsidR="00D242DF" w:rsidRPr="001B44F8">
        <w:t xml:space="preserve"> compartment (people who are infected and </w:t>
      </w:r>
      <w:r w:rsidR="00BC3E69">
        <w:t xml:space="preserve">contributing to the spread of the virus, </w:t>
      </w:r>
      <w:r w:rsidR="00D242DF" w:rsidRPr="001B44F8">
        <w:t xml:space="preserve">but do not show any symptoms). </w:t>
      </w:r>
      <w:r w:rsidR="00BC3E69">
        <w:t>In this model, we use an alternate formulation</w:t>
      </w:r>
      <w:r w:rsidR="00F21FC1">
        <w:t xml:space="preserve"> by defining </w:t>
      </w:r>
      <w:r w:rsidR="00D242DF" w:rsidRPr="001B44F8">
        <w:t xml:space="preserve">an </w:t>
      </w:r>
      <w:r w:rsidR="00BC3E69">
        <w:t>‘u</w:t>
      </w:r>
      <w:r w:rsidR="00D242DF" w:rsidRPr="001B44F8">
        <w:t xml:space="preserve">ntested </w:t>
      </w:r>
      <w:r w:rsidR="00BC3E69">
        <w:t>i</w:t>
      </w:r>
      <w:r w:rsidR="00D242DF" w:rsidRPr="001B44F8">
        <w:t>nfectious</w:t>
      </w:r>
      <w:r w:rsidR="00BC3E69">
        <w:t>’</w:t>
      </w:r>
      <w:r w:rsidR="00D242DF" w:rsidRPr="001B44F8">
        <w:t xml:space="preserve"> compartment</w:t>
      </w:r>
      <w:r w:rsidRPr="001B44F8">
        <w:t xml:space="preserve"> </w:t>
      </w:r>
      <w:r w:rsidR="00F21FC1">
        <w:t xml:space="preserve">for </w:t>
      </w:r>
      <w:r w:rsidR="00D242DF" w:rsidRPr="001B44F8">
        <w:t xml:space="preserve">infected people who are spreading infection but are not tested after the incubation period. This is necessary because there is a large proportion of infected people who are not being tested. </w:t>
      </w:r>
      <w:r w:rsidRPr="001B44F8">
        <w:t>We</w:t>
      </w:r>
      <w:r w:rsidR="00D242DF" w:rsidRPr="001B44F8">
        <w:t xml:space="preserve"> have assumed</w:t>
      </w:r>
      <w:r w:rsidRPr="001B44F8">
        <w:t xml:space="preserve"> that</w:t>
      </w:r>
      <w:r w:rsidR="00D242DF" w:rsidRPr="001B44F8">
        <w:t xml:space="preserve"> after the </w:t>
      </w:r>
      <w:r w:rsidR="00F21FC1">
        <w:t>‘e</w:t>
      </w:r>
      <w:r w:rsidR="00D242DF" w:rsidRPr="001B44F8">
        <w:t>xposed</w:t>
      </w:r>
      <w:r w:rsidR="00F21FC1">
        <w:t>’</w:t>
      </w:r>
      <w:r w:rsidR="00D242DF" w:rsidRPr="001B44F8">
        <w:t xml:space="preserve"> </w:t>
      </w:r>
      <w:del w:id="36" w:author="Soumik Purkayastha" w:date="2021-03-18T15:46:00Z">
        <w:r w:rsidR="00D242DF" w:rsidRPr="001B44F8" w:rsidDel="00A12388">
          <w:delText>node</w:delText>
        </w:r>
      </w:del>
      <w:ins w:id="37" w:author="Soumik Purkayastha" w:date="2021-03-18T15:46:00Z">
        <w:r w:rsidR="00A12388">
          <w:t>compartment</w:t>
        </w:r>
      </w:ins>
      <w:r w:rsidR="00D242DF" w:rsidRPr="001B44F8">
        <w:t xml:space="preserve">, a person enters the either </w:t>
      </w:r>
      <w:r w:rsidR="00F21FC1">
        <w:t>‘u</w:t>
      </w:r>
      <w:r w:rsidR="00D242DF" w:rsidRPr="001B44F8">
        <w:t xml:space="preserve">ntested </w:t>
      </w:r>
      <w:r w:rsidR="00F21FC1">
        <w:t>i</w:t>
      </w:r>
      <w:r w:rsidR="00D242DF" w:rsidRPr="001B44F8">
        <w:t>nfectious</w:t>
      </w:r>
      <w:r w:rsidR="00F21FC1">
        <w:t>’</w:t>
      </w:r>
      <w:r w:rsidR="00D242DF" w:rsidRPr="001B44F8">
        <w:t xml:space="preserve"> </w:t>
      </w:r>
      <w:del w:id="38" w:author="Soumik Purkayastha" w:date="2021-03-18T15:46:00Z">
        <w:r w:rsidR="00D242DF" w:rsidRPr="001B44F8" w:rsidDel="00A12388">
          <w:delText xml:space="preserve">node </w:delText>
        </w:r>
      </w:del>
      <w:ins w:id="39" w:author="Soumik Purkayastha" w:date="2021-03-18T15:46:00Z">
        <w:r w:rsidR="00A12388">
          <w:t>compartment</w:t>
        </w:r>
        <w:r w:rsidR="00A12388" w:rsidRPr="001B44F8">
          <w:t xml:space="preserve"> </w:t>
        </w:r>
      </w:ins>
      <w:r w:rsidR="00D242DF" w:rsidRPr="001B44F8">
        <w:t xml:space="preserve">or the </w:t>
      </w:r>
      <w:r w:rsidR="00F21FC1">
        <w:t>‘t</w:t>
      </w:r>
      <w:r w:rsidR="00D242DF" w:rsidRPr="001B44F8">
        <w:t xml:space="preserve">ested </w:t>
      </w:r>
      <w:r w:rsidR="00F21FC1">
        <w:t>i</w:t>
      </w:r>
      <w:r w:rsidR="00D242DF" w:rsidRPr="001B44F8">
        <w:t>nfectious</w:t>
      </w:r>
      <w:r w:rsidR="00F21FC1">
        <w:t>’</w:t>
      </w:r>
      <w:r w:rsidR="00D242DF" w:rsidRPr="001B44F8">
        <w:t xml:space="preserve"> </w:t>
      </w:r>
      <w:ins w:id="40" w:author="Soumik Purkayastha" w:date="2021-03-18T15:46:00Z">
        <w:r w:rsidR="00A12388">
          <w:t>compartment</w:t>
        </w:r>
      </w:ins>
      <w:del w:id="41" w:author="Soumik Purkayastha" w:date="2021-03-18T15:46:00Z">
        <w:r w:rsidR="00F21FC1" w:rsidDel="00A12388">
          <w:delText>n</w:delText>
        </w:r>
        <w:r w:rsidR="00D242DF" w:rsidRPr="001B44F8" w:rsidDel="00A12388">
          <w:delText>ode</w:delText>
        </w:r>
      </w:del>
      <w:r w:rsidR="00D242DF" w:rsidRPr="001B44F8">
        <w:t xml:space="preserve">. The </w:t>
      </w:r>
      <w:r w:rsidR="00F21FC1">
        <w:t>‘u</w:t>
      </w:r>
      <w:r w:rsidR="00D242DF" w:rsidRPr="001B44F8">
        <w:t>ntested</w:t>
      </w:r>
      <w:r w:rsidR="00F21FC1">
        <w:t>’</w:t>
      </w:r>
      <w:r w:rsidR="00D242DF" w:rsidRPr="001B44F8">
        <w:t xml:space="preserve"> </w:t>
      </w:r>
      <w:ins w:id="42" w:author="Soumik Purkayastha" w:date="2021-03-18T15:46:00Z">
        <w:r w:rsidR="00A12388">
          <w:t>compartment</w:t>
        </w:r>
      </w:ins>
      <w:del w:id="43" w:author="Soumik Purkayastha" w:date="2021-03-18T15:46:00Z">
        <w:r w:rsidR="00F21FC1" w:rsidDel="00A12388">
          <w:delText>n</w:delText>
        </w:r>
        <w:r w:rsidR="00D242DF" w:rsidRPr="001B44F8" w:rsidDel="00A12388">
          <w:delText>ode</w:delText>
        </w:r>
      </w:del>
      <w:r w:rsidR="00D242DF" w:rsidRPr="001B44F8">
        <w:t xml:space="preserve"> mainly consists of the </w:t>
      </w:r>
      <w:r w:rsidR="00F21FC1">
        <w:t>a</w:t>
      </w:r>
      <w:r w:rsidR="00D242DF" w:rsidRPr="001B44F8">
        <w:t xml:space="preserve">symptomatic </w:t>
      </w:r>
      <w:r w:rsidRPr="001B44F8">
        <w:t>p</w:t>
      </w:r>
      <w:r w:rsidR="00D242DF" w:rsidRPr="001B44F8">
        <w:t>eople.</w:t>
      </w:r>
      <w:r w:rsidR="00CE2FE5">
        <w:t xml:space="preserve"> </w:t>
      </w:r>
      <w:r w:rsidR="008C35AC" w:rsidRPr="001B44F8">
        <w:t xml:space="preserve">To incorporate the possible effect of misclassifications due to imperfect testing, we include a compartment for </w:t>
      </w:r>
      <w:r w:rsidR="008C35AC">
        <w:t>f</w:t>
      </w:r>
      <w:r w:rsidR="008C35AC" w:rsidRPr="001B44F8">
        <w:t xml:space="preserve">alse </w:t>
      </w:r>
      <w:r w:rsidR="008C35AC">
        <w:t>n</w:t>
      </w:r>
      <w:r w:rsidR="008C35AC" w:rsidRPr="001B44F8">
        <w:t xml:space="preserve">egatives (infected people who are tested but reported as negative). </w:t>
      </w:r>
      <w:r w:rsidR="008C35AC">
        <w:t xml:space="preserve">As a result, </w:t>
      </w:r>
      <w:r w:rsidR="008C35AC" w:rsidRPr="001B44F8">
        <w:t xml:space="preserve">after being tested, an infected person enters either into the </w:t>
      </w:r>
      <w:r w:rsidR="008C35AC">
        <w:t>‘f</w:t>
      </w:r>
      <w:r w:rsidR="008C35AC" w:rsidRPr="001B44F8">
        <w:t xml:space="preserve">alse </w:t>
      </w:r>
      <w:r w:rsidR="008C35AC">
        <w:t>n</w:t>
      </w:r>
      <w:r w:rsidR="008C35AC" w:rsidRPr="001B44F8">
        <w:t>egative</w:t>
      </w:r>
      <w:r w:rsidR="008C35AC">
        <w:t>’</w:t>
      </w:r>
      <w:r w:rsidR="008C35AC" w:rsidRPr="001B44F8">
        <w:t xml:space="preserve"> </w:t>
      </w:r>
      <w:ins w:id="44" w:author="Soumik Purkayastha" w:date="2021-03-18T15:47:00Z">
        <w:r w:rsidR="00A12388">
          <w:t>compartment</w:t>
        </w:r>
        <w:r w:rsidR="00A12388" w:rsidDel="00A12388">
          <w:t xml:space="preserve"> </w:t>
        </w:r>
      </w:ins>
      <w:del w:id="45" w:author="Soumik Purkayastha" w:date="2021-03-18T15:47:00Z">
        <w:r w:rsidR="008C35AC" w:rsidDel="00A12388">
          <w:delText>n</w:delText>
        </w:r>
        <w:r w:rsidR="008C35AC" w:rsidRPr="001B44F8" w:rsidDel="00A12388">
          <w:delText xml:space="preserve">ode </w:delText>
        </w:r>
      </w:del>
      <w:r w:rsidR="008C35AC" w:rsidRPr="001B44F8">
        <w:t xml:space="preserve">or the </w:t>
      </w:r>
      <w:r w:rsidR="008C35AC">
        <w:t>‘t</w:t>
      </w:r>
      <w:r w:rsidR="008C35AC" w:rsidRPr="001B44F8">
        <w:t xml:space="preserve">ested </w:t>
      </w:r>
      <w:r w:rsidR="008C35AC">
        <w:t>p</w:t>
      </w:r>
      <w:r w:rsidR="008C35AC" w:rsidRPr="001B44F8">
        <w:t>ositive</w:t>
      </w:r>
      <w:r w:rsidR="008C35AC">
        <w:t xml:space="preserve">’ </w:t>
      </w:r>
      <w:ins w:id="46" w:author="Soumik Purkayastha" w:date="2021-03-18T15:47:00Z">
        <w:r w:rsidR="00A12388">
          <w:t>compartment</w:t>
        </w:r>
      </w:ins>
      <w:del w:id="47" w:author="Soumik Purkayastha" w:date="2021-03-18T15:47:00Z">
        <w:r w:rsidR="008C35AC" w:rsidDel="00A12388">
          <w:delText>node</w:delText>
        </w:r>
      </w:del>
      <w:r w:rsidR="008C35AC" w:rsidRPr="001B44F8">
        <w:t xml:space="preserve"> (infected people who are tested and reported to be positive). We </w:t>
      </w:r>
      <w:r w:rsidR="008C35AC">
        <w:t xml:space="preserve">keep </w:t>
      </w:r>
      <w:r w:rsidR="008C35AC" w:rsidRPr="001B44F8">
        <w:t xml:space="preserve">separate </w:t>
      </w:r>
      <w:ins w:id="48" w:author="Soumik Purkayastha" w:date="2021-03-18T15:47:00Z">
        <w:r w:rsidR="00A12388">
          <w:t>compartment</w:t>
        </w:r>
      </w:ins>
      <w:del w:id="49" w:author="Soumik Purkayastha" w:date="2021-03-18T15:47:00Z">
        <w:r w:rsidR="008C35AC" w:rsidRPr="001B44F8" w:rsidDel="00A12388">
          <w:delText>node</w:delText>
        </w:r>
      </w:del>
      <w:r w:rsidR="008C35AC" w:rsidRPr="001B44F8">
        <w:t xml:space="preserve">s for the recovered and deceased persons coming from the </w:t>
      </w:r>
      <w:r w:rsidR="008C35AC">
        <w:t>u</w:t>
      </w:r>
      <w:r w:rsidR="008C35AC" w:rsidRPr="001B44F8">
        <w:t xml:space="preserve">ntested and </w:t>
      </w:r>
      <w:r w:rsidR="008C35AC">
        <w:t>f</w:t>
      </w:r>
      <w:r w:rsidR="008C35AC" w:rsidRPr="001B44F8">
        <w:t xml:space="preserve">alse </w:t>
      </w:r>
      <w:r w:rsidR="008C35AC">
        <w:t>n</w:t>
      </w:r>
      <w:r w:rsidR="008C35AC" w:rsidRPr="001B44F8">
        <w:t xml:space="preserve">egatives </w:t>
      </w:r>
      <w:ins w:id="50" w:author="Soumik Purkayastha" w:date="2021-03-18T15:47:00Z">
        <w:r w:rsidR="00A12388">
          <w:t>compartment</w:t>
        </w:r>
      </w:ins>
      <w:del w:id="51" w:author="Soumik Purkayastha" w:date="2021-03-18T15:47:00Z">
        <w:r w:rsidR="008C35AC" w:rsidDel="00A12388">
          <w:delText>node</w:delText>
        </w:r>
      </w:del>
      <w:r w:rsidR="008C35AC">
        <w:t>s</w:t>
      </w:r>
      <w:r w:rsidR="008C35AC" w:rsidRPr="001B44F8">
        <w:t xml:space="preserve"> which are </w:t>
      </w:r>
      <w:r w:rsidR="008C35AC">
        <w:t>‘r</w:t>
      </w:r>
      <w:r w:rsidR="008C35AC" w:rsidRPr="001B44F8">
        <w:t xml:space="preserve">ecovered </w:t>
      </w:r>
      <w:r w:rsidR="008C35AC">
        <w:t>u</w:t>
      </w:r>
      <w:r w:rsidR="008C35AC" w:rsidRPr="001B44F8">
        <w:t>nreported</w:t>
      </w:r>
      <w:r w:rsidR="008C35AC">
        <w:t>’</w:t>
      </w:r>
      <w:r w:rsidR="008C35AC" w:rsidRPr="001B44F8">
        <w:t xml:space="preserve"> and </w:t>
      </w:r>
      <w:r w:rsidR="008C35AC">
        <w:t>‘d</w:t>
      </w:r>
      <w:r w:rsidR="008C35AC" w:rsidRPr="001B44F8">
        <w:t xml:space="preserve">eceased </w:t>
      </w:r>
      <w:r w:rsidR="008C35AC">
        <w:t>u</w:t>
      </w:r>
      <w:r w:rsidR="008C35AC" w:rsidRPr="001B44F8">
        <w:t>nreported</w:t>
      </w:r>
      <w:r w:rsidR="008C35AC">
        <w:t>’</w:t>
      </w:r>
      <w:r w:rsidR="008C35AC" w:rsidRPr="001B44F8">
        <w:t xml:space="preserve"> respectively. For the </w:t>
      </w:r>
      <w:r w:rsidR="008C35AC">
        <w:t>‘t</w:t>
      </w:r>
      <w:r w:rsidR="008C35AC" w:rsidRPr="001B44F8">
        <w:t xml:space="preserve">ested </w:t>
      </w:r>
      <w:r w:rsidR="008C35AC">
        <w:t>p</w:t>
      </w:r>
      <w:r w:rsidR="008C35AC" w:rsidRPr="001B44F8">
        <w:t>ositive</w:t>
      </w:r>
      <w:r w:rsidR="008C35AC">
        <w:t>’</w:t>
      </w:r>
      <w:r w:rsidR="008C35AC" w:rsidRPr="001B44F8">
        <w:t xml:space="preserve"> </w:t>
      </w:r>
      <w:ins w:id="52" w:author="Soumik Purkayastha" w:date="2021-03-18T15:47:00Z">
        <w:r w:rsidR="00A12388">
          <w:t>compartment</w:t>
        </w:r>
      </w:ins>
      <w:del w:id="53" w:author="Soumik Purkayastha" w:date="2021-03-18T15:47:00Z">
        <w:r w:rsidR="008C35AC" w:rsidDel="00A12388">
          <w:delText>n</w:delText>
        </w:r>
        <w:r w:rsidR="008C35AC" w:rsidRPr="001B44F8" w:rsidDel="00A12388">
          <w:delText>o</w:delText>
        </w:r>
        <w:r w:rsidR="008C35AC" w:rsidDel="00A12388">
          <w:delText>d</w:delText>
        </w:r>
        <w:r w:rsidR="008C35AC" w:rsidRPr="001B44F8" w:rsidDel="00A12388">
          <w:delText>e</w:delText>
        </w:r>
      </w:del>
      <w:r w:rsidR="008C35AC" w:rsidRPr="001B44F8">
        <w:t xml:space="preserve">, the recovered and death </w:t>
      </w:r>
      <w:ins w:id="54" w:author="Soumik Purkayastha" w:date="2021-03-18T15:47:00Z">
        <w:r w:rsidR="00A12388">
          <w:t>compartment</w:t>
        </w:r>
      </w:ins>
      <w:del w:id="55" w:author="Soumik Purkayastha" w:date="2021-03-18T15:47:00Z">
        <w:r w:rsidR="008C35AC" w:rsidRPr="001B44F8" w:rsidDel="00A12388">
          <w:delText>node</w:delText>
        </w:r>
      </w:del>
      <w:r w:rsidR="008C35AC" w:rsidRPr="001B44F8">
        <w:t xml:space="preserve">s </w:t>
      </w:r>
      <w:proofErr w:type="gramStart"/>
      <w:r w:rsidR="008C35AC" w:rsidRPr="001B44F8">
        <w:t>are</w:t>
      </w:r>
      <w:proofErr w:type="gramEnd"/>
      <w:r w:rsidR="008C35AC" w:rsidRPr="001B44F8">
        <w:t xml:space="preserve"> denoted by </w:t>
      </w:r>
      <w:r w:rsidR="008C35AC">
        <w:t>‘r</w:t>
      </w:r>
      <w:r w:rsidR="008C35AC" w:rsidRPr="001B44F8">
        <w:t xml:space="preserve">ecovered </w:t>
      </w:r>
      <w:r w:rsidR="008C35AC">
        <w:t>r</w:t>
      </w:r>
      <w:r w:rsidR="008C35AC" w:rsidRPr="001B44F8">
        <w:t>eported</w:t>
      </w:r>
      <w:r w:rsidR="008C35AC">
        <w:t>’</w:t>
      </w:r>
      <w:r w:rsidR="008C35AC" w:rsidRPr="001B44F8">
        <w:t xml:space="preserve"> and </w:t>
      </w:r>
      <w:r w:rsidR="008C35AC">
        <w:t>‘d</w:t>
      </w:r>
      <w:r w:rsidR="008C35AC" w:rsidRPr="001B44F8">
        <w:t xml:space="preserve">eceased </w:t>
      </w:r>
      <w:r w:rsidR="008C35AC">
        <w:t>r</w:t>
      </w:r>
      <w:r w:rsidR="008C35AC" w:rsidRPr="001B44F8">
        <w:t>eported</w:t>
      </w:r>
      <w:r w:rsidR="008C35AC">
        <w:t>’</w:t>
      </w:r>
      <w:r w:rsidR="008C35AC" w:rsidRPr="001B44F8">
        <w:t xml:space="preserve"> respectively. Thus, we divide the entire population into 10 main compartments: S (Susceptible), E (Exposed), T (Tested), U (Untested), P (Tested positive), F (Tested False Negative), RR (Reported Recovered), RU (Unreported Recovered), DR (Reported Deaths) and DU (Unreported Deaths). </w:t>
      </w:r>
    </w:p>
    <w:p w14:paraId="7A2C166B" w14:textId="725A1038" w:rsidR="007C29DE" w:rsidRDefault="007C29DE" w:rsidP="00487208">
      <w:pPr>
        <w:pBdr>
          <w:top w:val="nil"/>
          <w:left w:val="nil"/>
          <w:bottom w:val="nil"/>
          <w:right w:val="nil"/>
          <w:between w:val="nil"/>
        </w:pBdr>
        <w:spacing w:line="480" w:lineRule="auto"/>
        <w:jc w:val="both"/>
      </w:pPr>
      <w:r w:rsidRPr="00420A32">
        <w:rPr>
          <w:i/>
          <w:iCs/>
        </w:rPr>
        <w:t>Formulation:</w:t>
      </w:r>
      <w:r w:rsidRPr="001B44F8">
        <w:t xml:space="preserve"> </w:t>
      </w:r>
      <w:r>
        <w:t>Like</w:t>
      </w:r>
      <w:r w:rsidRPr="001B44F8">
        <w:t xml:space="preserve"> most</w:t>
      </w:r>
      <w:r>
        <w:t xml:space="preserve"> </w:t>
      </w:r>
      <w:r w:rsidRPr="001B44F8">
        <w:t>compartmental models,</w:t>
      </w:r>
      <w:r>
        <w:t xml:space="preserve"> this model</w:t>
      </w:r>
      <w:r w:rsidRPr="001B44F8">
        <w:t xml:space="preserve"> assumes exponential times for the duration of an individual staying in a compartment. For simplicity, we </w:t>
      </w:r>
      <w:r>
        <w:t>approximate</w:t>
      </w:r>
      <w:r w:rsidRPr="001B44F8">
        <w:t xml:space="preserve"> this continuous-time process </w:t>
      </w:r>
      <w:r w:rsidRPr="001B44F8">
        <w:lastRenderedPageBreak/>
        <w:t xml:space="preserve">by a discrete-time modeling process. </w:t>
      </w:r>
      <w:r>
        <w:t>T</w:t>
      </w:r>
      <w:r w:rsidRPr="001B44F8">
        <w:t xml:space="preserve">he main parameters of </w:t>
      </w:r>
      <w:r>
        <w:t>this</w:t>
      </w:r>
      <w:r w:rsidRPr="001B44F8">
        <w:t xml:space="preserve"> model </w:t>
      </w:r>
      <w:r>
        <w:t xml:space="preserve">are </w:t>
      </w:r>
      <m:oMath>
        <m:r>
          <w:rPr>
            <w:rFonts w:ascii="Cambria Math" w:hAnsi="Cambria Math"/>
          </w:rPr>
          <m:t>β</m:t>
        </m:r>
      </m:oMath>
      <w:r w:rsidRPr="001B44F8">
        <w:t xml:space="preserve"> (rate of transmission of infection by false negative individuals), </w:t>
      </w:r>
      <m:oMath>
        <m:sSub>
          <m:sSubPr>
            <m:ctrlPr>
              <w:rPr>
                <w:rFonts w:ascii="Cambria Math" w:hAnsi="Cambria Math"/>
                <w:i/>
              </w:rPr>
            </m:ctrlPr>
          </m:sSubPr>
          <m:e>
            <m:r>
              <w:rPr>
                <w:rFonts w:ascii="Cambria Math" w:hAnsi="Cambria Math"/>
              </w:rPr>
              <m:t>α</m:t>
            </m:r>
          </m:e>
          <m:sub>
            <m:r>
              <w:rPr>
                <w:rFonts w:ascii="Cambria Math" w:hAnsi="Cambria Math"/>
              </w:rPr>
              <m:t>p</m:t>
            </m:r>
          </m:sub>
        </m:sSub>
      </m:oMath>
      <w:r w:rsidRPr="001B44F8">
        <w:t xml:space="preserve"> (ratio of rate of spread of infection by tested positive patients to that by false negatives</w:t>
      </w:r>
      <w:r>
        <w:t>),</w:t>
      </w:r>
      <w:r w:rsidRPr="001B44F8">
        <w:t xml:space="preserve"> </w:t>
      </w:r>
      <m:oMath>
        <m:sSub>
          <m:sSubPr>
            <m:ctrlPr>
              <w:rPr>
                <w:rFonts w:ascii="Cambria Math" w:hAnsi="Cambria Math"/>
                <w:i/>
              </w:rPr>
            </m:ctrlPr>
          </m:sSubPr>
          <m:e>
            <m:r>
              <w:rPr>
                <w:rFonts w:ascii="Cambria Math" w:hAnsi="Cambria Math"/>
              </w:rPr>
              <m:t>α</m:t>
            </m:r>
          </m:e>
          <m:sub>
            <m:r>
              <w:rPr>
                <w:rFonts w:ascii="Cambria Math" w:hAnsi="Cambria Math"/>
              </w:rPr>
              <m:t>u</m:t>
            </m:r>
          </m:sub>
        </m:sSub>
        <m:r>
          <w:rPr>
            <w:rFonts w:ascii="Cambria Math" w:hAnsi="Cambria Math"/>
          </w:rPr>
          <m:t xml:space="preserve"> </m:t>
        </m:r>
      </m:oMath>
      <w:r w:rsidRPr="001B44F8">
        <w:t xml:space="preserve">(scaling factor for the rate of spread of infection by untested individuals),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rsidRPr="001B44F8">
        <w:t xml:space="preserve"> (incubation period in days), </w:t>
      </w:r>
      <m:oMath>
        <m:sSub>
          <m:sSubPr>
            <m:ctrlPr>
              <w:rPr>
                <w:rFonts w:ascii="Cambria Math" w:hAnsi="Cambria Math"/>
                <w:i/>
              </w:rPr>
            </m:ctrlPr>
          </m:sSubPr>
          <m:e>
            <m:r>
              <w:rPr>
                <w:rFonts w:ascii="Cambria Math" w:hAnsi="Cambria Math"/>
              </w:rPr>
              <m:t>D</m:t>
            </m:r>
          </m:e>
          <m:sub>
            <m:r>
              <w:rPr>
                <w:rFonts w:ascii="Cambria Math" w:hAnsi="Cambria Math"/>
              </w:rPr>
              <m:t>r</m:t>
            </m:r>
          </m:sub>
        </m:sSub>
      </m:oMath>
      <w:r w:rsidRPr="001B44F8">
        <w:t xml:space="preserve"> (mean days till recovery for positive individuals</w:t>
      </w:r>
      <w:r>
        <w:t>)</w:t>
      </w:r>
      <w:r w:rsidRPr="001B44F8">
        <w:t xml:space="preserve">,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1B44F8">
        <w:t xml:space="preserve"> (mean number of days for the test result to come after a person is being tested</w:t>
      </w:r>
      <w:r>
        <w:t>)</w:t>
      </w:r>
      <w:r w:rsidRPr="001B44F8">
        <w:t xml:space="preserve">, </w:t>
      </w:r>
      <m:oMath>
        <m:sSub>
          <m:sSubPr>
            <m:ctrlPr>
              <w:rPr>
                <w:rFonts w:ascii="Cambria Math" w:hAnsi="Cambria Math"/>
                <w:i/>
              </w:rPr>
            </m:ctrlPr>
          </m:sSubPr>
          <m:e>
            <m:r>
              <w:rPr>
                <w:rFonts w:ascii="Cambria Math" w:hAnsi="Cambria Math"/>
              </w:rPr>
              <m:t>μ</m:t>
            </m:r>
          </m:e>
          <m:sub>
            <m:r>
              <w:rPr>
                <w:rFonts w:ascii="Cambria Math" w:hAnsi="Cambria Math"/>
              </w:rPr>
              <m:t>c</m:t>
            </m:r>
          </m:sub>
        </m:sSub>
      </m:oMath>
      <w:r w:rsidRPr="001B44F8">
        <w:t xml:space="preserve"> (death rate due to COVID</w:t>
      </w:r>
      <w:r>
        <w:t>-19</w:t>
      </w:r>
      <w:r w:rsidRPr="001B44F8">
        <w:t xml:space="preserve"> which is </w:t>
      </w:r>
      <w:r>
        <w:t>the</w:t>
      </w:r>
      <w:r w:rsidRPr="001B44F8">
        <w:t xml:space="preserve"> inverse of the average number of days for death due to COVID-19  starting from the onset of disease times the probability death of an infected individual due to COVID), </w:t>
      </w:r>
      <m:oMath>
        <m:r>
          <w:rPr>
            <w:rFonts w:ascii="Cambria Math" w:hAnsi="Cambria Math"/>
          </w:rPr>
          <m:t xml:space="preserve">λ </m:t>
        </m:r>
        <m:r>
          <m:rPr>
            <m:sty m:val="p"/>
          </m:rPr>
          <w:rPr>
            <w:rFonts w:ascii="Cambria Math" w:hAnsi="Cambria Math"/>
          </w:rPr>
          <m:t>and</m:t>
        </m:r>
        <m:r>
          <w:rPr>
            <w:rFonts w:ascii="Cambria Math" w:hAnsi="Cambria Math"/>
          </w:rPr>
          <m:t xml:space="preserve"> μ</m:t>
        </m:r>
      </m:oMath>
      <w:r w:rsidRPr="001B44F8">
        <w:t xml:space="preserve"> (natural birth and death rates</w:t>
      </w:r>
      <w:r>
        <w:t xml:space="preserve"> respectively</w:t>
      </w:r>
      <w:r w:rsidRPr="001B44F8">
        <w:t xml:space="preserve">, assumed to be equal for the sake of simplicity), </w:t>
      </w:r>
      <m:oMath>
        <m:r>
          <w:rPr>
            <w:rFonts w:ascii="Cambria Math" w:hAnsi="Cambria Math"/>
          </w:rPr>
          <m:t>r</m:t>
        </m:r>
      </m:oMath>
      <w:r w:rsidRPr="001B44F8">
        <w:t xml:space="preserve"> (probability of being tested for infectious individuals), </w:t>
      </w:r>
      <m:oMath>
        <m:r>
          <w:rPr>
            <w:rFonts w:ascii="Cambria Math" w:hAnsi="Cambria Math"/>
          </w:rPr>
          <m:t>f</m:t>
        </m:r>
      </m:oMath>
      <w:r>
        <w:t xml:space="preserve"> </w:t>
      </w:r>
      <w:r w:rsidRPr="001B44F8">
        <w:t xml:space="preserve">(false negative probability of RT-PCR test),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and </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-1</m:t>
            </m:r>
          </m:sup>
        </m:sSubSup>
      </m:oMath>
      <w:r>
        <w:t xml:space="preserve"> (</w:t>
      </w:r>
      <w:r w:rsidRPr="001B44F8">
        <w:t xml:space="preserve">scaling factors for rate of recovery for undetected and false negative individuals respectively), </w:t>
      </w:r>
      <m:oMath>
        <m:sSub>
          <m:sSubPr>
            <m:ctrlPr>
              <w:rPr>
                <w:rFonts w:ascii="Cambria Math" w:hAnsi="Cambria Math"/>
                <w:i/>
              </w:rPr>
            </m:ctrlPr>
          </m:sSubPr>
          <m:e>
            <m:r>
              <w:rPr>
                <w:rFonts w:ascii="Cambria Math" w:hAnsi="Cambria Math"/>
              </w:rPr>
              <m:t>δ</m:t>
            </m:r>
          </m:e>
          <m:sub>
            <m:r>
              <w:rPr>
                <w:rFonts w:ascii="Cambria Math" w:hAnsi="Cambria Math"/>
              </w:rPr>
              <m:t xml:space="preserve">1 </m:t>
            </m:r>
          </m:sub>
        </m:sSub>
        <m:r>
          <m:rPr>
            <m:sty m:val="p"/>
          </m:rPr>
          <w:rPr>
            <w:rFonts w:ascii="Cambria Math" w:hAnsi="Cambria Math"/>
          </w:rPr>
          <m:t>and</m:t>
        </m:r>
        <m:sSubSup>
          <m:sSubSupPr>
            <m:ctrlPr>
              <w:rPr>
                <w:rFonts w:ascii="Cambria Math" w:hAnsi="Cambria Math"/>
                <w:i/>
              </w:rPr>
            </m:ctrlPr>
          </m:sSubSupPr>
          <m:e>
            <m:r>
              <m:rPr>
                <m:sty m:val="p"/>
              </m:rPr>
              <w:rPr>
                <w:rFonts w:ascii="Cambria Math" w:hAnsi="Cambria Math"/>
              </w:rPr>
              <m:t xml:space="preserve"> </m:t>
            </m:r>
            <m:r>
              <w:rPr>
                <w:rFonts w:ascii="Cambria Math" w:hAnsi="Cambria Math"/>
              </w:rPr>
              <m:t>δ</m:t>
            </m:r>
          </m:e>
          <m:sub>
            <m:r>
              <w:rPr>
                <w:rFonts w:ascii="Cambria Math" w:hAnsi="Cambria Math"/>
              </w:rPr>
              <m:t>2</m:t>
            </m:r>
          </m:sub>
          <m:sup>
            <m:r>
              <w:rPr>
                <w:rFonts w:ascii="Cambria Math" w:hAnsi="Cambria Math"/>
              </w:rPr>
              <m:t>-1</m:t>
            </m:r>
          </m:sup>
        </m:sSubSup>
      </m:oMath>
      <w:r>
        <w:t xml:space="preserve"> </w:t>
      </w:r>
      <w:r w:rsidRPr="001B44F8">
        <w:t>(scaling factors for death rate for undetected and false negative individuals respectively).</w:t>
      </w:r>
      <w:r>
        <w:t xml:space="preserve"> The </w:t>
      </w:r>
      <w:r w:rsidRPr="001B44F8">
        <w:t xml:space="preserve">number of individuals at the time point </w:t>
      </w:r>
      <m:oMath>
        <m:r>
          <w:rPr>
            <w:rFonts w:ascii="Cambria Math" w:hAnsi="Cambria Math"/>
          </w:rPr>
          <m:t>t</m:t>
        </m:r>
      </m:oMath>
      <w:r>
        <w:t xml:space="preserve"> </w:t>
      </w:r>
      <w:r w:rsidRPr="001B44F8">
        <w:t xml:space="preserve">in each </w:t>
      </w:r>
      <w:ins w:id="56" w:author="Soumik Purkayastha" w:date="2021-03-18T15:47:00Z">
        <w:r w:rsidR="00A12388">
          <w:t>compartment</w:t>
        </w:r>
      </w:ins>
      <w:del w:id="57" w:author="Soumik Purkayastha" w:date="2021-03-18T15:47:00Z">
        <w:r w:rsidRPr="001B44F8" w:rsidDel="00A12388">
          <w:delText>node</w:delText>
        </w:r>
      </w:del>
      <w:r w:rsidRPr="001B44F8">
        <w:t xml:space="preserve"> </w:t>
      </w:r>
      <w:r>
        <w:t>is governed by</w:t>
      </w:r>
      <w:r w:rsidRPr="001B44F8">
        <w:t xml:space="preserve"> the </w:t>
      </w:r>
      <w:r>
        <w:t>system</w:t>
      </w:r>
      <w:r w:rsidRPr="001B44F8">
        <w:t xml:space="preserve"> of differential equations</w:t>
      </w:r>
      <w:r>
        <w:t xml:space="preserve"> given by Equations (8a) – (8i)</w:t>
      </w:r>
      <w:r w:rsidRPr="001B44F8">
        <w:t xml:space="preserve">. To simplify this model, we assume that testing is instantaneous. </w:t>
      </w:r>
      <w:r>
        <w:t>In other words</w:t>
      </w:r>
      <w:r w:rsidRPr="001B44F8">
        <w:t>, we assume there is no time difference from the onset of the disease after the incubation period to getting test results. This is a reasonable assumption to make as the time for testing is about 1-2</w:t>
      </w:r>
      <w:r>
        <w:t xml:space="preserve"> </w:t>
      </w:r>
      <w:r w:rsidRPr="001B44F8">
        <w:t xml:space="preserve">days which is much less than the mean duration of </w:t>
      </w:r>
      <w:r>
        <w:t xml:space="preserve">stay for the </w:t>
      </w:r>
      <w:r w:rsidRPr="001B44F8">
        <w:t>other compartments</w:t>
      </w:r>
      <w:r>
        <w:t xml:space="preserve"> (further</w:t>
      </w:r>
      <w:r w:rsidRPr="001B44F8">
        <w:t xml:space="preserve">, once the person shows symptoms for COVID-19 like diseases, they are sent to </w:t>
      </w:r>
      <w:r>
        <w:t xml:space="preserve">get tested </w:t>
      </w:r>
      <w:r w:rsidRPr="001B44F8">
        <w:t>almost immediately</w:t>
      </w:r>
      <w:r>
        <w:t>)</w:t>
      </w:r>
      <w:r w:rsidRPr="001B44F8">
        <w:t>.</w:t>
      </w:r>
      <w:r w:rsidR="00172594">
        <w:t xml:space="preserve"> </w:t>
      </w:r>
      <w:r w:rsidR="00172594">
        <w:rPr>
          <w:i/>
          <w:iCs/>
        </w:rPr>
        <w:t xml:space="preserve">Figure 4 </w:t>
      </w:r>
      <w:r w:rsidR="00172594">
        <w:t xml:space="preserve">provides a schematic overview of the model. </w:t>
      </w:r>
    </w:p>
    <w:p w14:paraId="36E3126B" w14:textId="77777777" w:rsidR="001F0E87" w:rsidRDefault="001F0E87" w:rsidP="00487208">
      <w:pPr>
        <w:keepNext/>
        <w:pBdr>
          <w:top w:val="nil"/>
          <w:left w:val="nil"/>
          <w:bottom w:val="nil"/>
          <w:right w:val="nil"/>
          <w:between w:val="nil"/>
        </w:pBdr>
        <w:spacing w:line="480" w:lineRule="auto"/>
        <w:jc w:val="both"/>
      </w:pPr>
      <w:r>
        <w:rPr>
          <w:noProof/>
        </w:rPr>
        <w:lastRenderedPageBreak/>
        <w:drawing>
          <wp:inline distT="0" distB="0" distL="0" distR="0" wp14:anchorId="26DD1FB3" wp14:editId="0C15E7B4">
            <wp:extent cx="6311900" cy="2882900"/>
            <wp:effectExtent l="12700" t="1270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6311900" cy="2882900"/>
                    </a:xfrm>
                    <a:prstGeom prst="rect">
                      <a:avLst/>
                    </a:prstGeom>
                    <a:ln>
                      <a:solidFill>
                        <a:schemeClr val="tx1"/>
                      </a:solidFill>
                    </a:ln>
                  </pic:spPr>
                </pic:pic>
              </a:graphicData>
            </a:graphic>
          </wp:inline>
        </w:drawing>
      </w:r>
    </w:p>
    <w:p w14:paraId="08EDEA78" w14:textId="24AA0853" w:rsidR="001F0E87" w:rsidRDefault="001F0E87" w:rsidP="00487208">
      <w:pPr>
        <w:pStyle w:val="Caption"/>
        <w:spacing w:line="480" w:lineRule="auto"/>
        <w:jc w:val="both"/>
      </w:pPr>
      <w:r w:rsidRPr="003E7524">
        <w:t xml:space="preserve">Figure </w:t>
      </w:r>
      <w:fldSimple w:instr=" SEQ Figure \* ARABIC ">
        <w:r w:rsidR="008D4950">
          <w:rPr>
            <w:noProof/>
          </w:rPr>
          <w:t>4</w:t>
        </w:r>
      </w:fldSimple>
      <w:r w:rsidRPr="003E7524">
        <w:t>:</w:t>
      </w:r>
      <w:r>
        <w:t xml:space="preserve"> </w:t>
      </w:r>
      <w:r w:rsidRPr="00961998">
        <w:t>Schematic diagram for the SEIR-</w:t>
      </w:r>
      <w:proofErr w:type="spellStart"/>
      <w:r w:rsidRPr="00961998">
        <w:t>fansy</w:t>
      </w:r>
      <w:proofErr w:type="spellEnd"/>
      <w:r w:rsidRPr="00961998">
        <w:t xml:space="preserve"> model with imperfect testing and misclassification.</w:t>
      </w:r>
    </w:p>
    <w:p w14:paraId="01A14A61" w14:textId="4167ABB8" w:rsidR="00881603" w:rsidRDefault="00881603" w:rsidP="00487208">
      <w:pPr>
        <w:pBdr>
          <w:top w:val="nil"/>
          <w:left w:val="nil"/>
          <w:bottom w:val="nil"/>
          <w:right w:val="nil"/>
          <w:between w:val="nil"/>
        </w:pBdr>
        <w:spacing w:line="480" w:lineRule="auto"/>
        <w:jc w:val="both"/>
      </w:pPr>
    </w:p>
    <w:p w14:paraId="4848492E" w14:textId="3862F9CA" w:rsidR="003E7524" w:rsidRDefault="003E7524" w:rsidP="00487208">
      <w:pPr>
        <w:pBdr>
          <w:top w:val="nil"/>
          <w:left w:val="nil"/>
          <w:bottom w:val="nil"/>
          <w:right w:val="nil"/>
          <w:between w:val="nil"/>
        </w:pBdr>
        <w:spacing w:line="480" w:lineRule="auto"/>
        <w:jc w:val="both"/>
      </w:pPr>
      <w:r>
        <w:t xml:space="preserve">The following differential equations summarize the transmission dynamics being modeled. </w:t>
      </w:r>
    </w:p>
    <w:p w14:paraId="04C0F8DB" w14:textId="280B416B" w:rsidR="007C29DE" w:rsidRPr="009A6562" w:rsidRDefault="00B65663"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∂S</m:t>
                  </m:r>
                </m:num>
                <m:den>
                  <m:r>
                    <w:rPr>
                      <w:rFonts w:ascii="Cambria Math" w:hAnsi="Cambria Math"/>
                    </w:rPr>
                    <m:t>∂t</m:t>
                  </m:r>
                </m:den>
              </m:f>
              <m:r>
                <w:rPr>
                  <w:rFonts w:ascii="Cambria Math" w:hAnsi="Cambria Math"/>
                </w:rPr>
                <m:t>=-β</m:t>
              </m:r>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U</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e>
              </m:d>
              <m:r>
                <w:rPr>
                  <w:rFonts w:ascii="Cambria Math" w:hAnsi="Cambria Math"/>
                </w:rPr>
                <m:t>+λN-μS</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8a</m:t>
                  </m:r>
                </m:e>
              </m:d>
            </m:e>
          </m:eqArr>
        </m:oMath>
      </m:oMathPara>
    </w:p>
    <w:p w14:paraId="75FBDEEE" w14:textId="52D96EA0" w:rsidR="007C29DE" w:rsidRPr="009A6562" w:rsidRDefault="00B65663"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∂E</m:t>
                  </m:r>
                </m:num>
                <m:den>
                  <m:r>
                    <w:rPr>
                      <w:rFonts w:ascii="Cambria Math" w:hAnsi="Cambria Math"/>
                    </w:rPr>
                    <m:t>∂t</m:t>
                  </m:r>
                </m:den>
              </m:f>
              <m:r>
                <w:rPr>
                  <w:rFonts w:ascii="Cambria Math" w:hAnsi="Cambria Math"/>
                </w:rPr>
                <m:t>=β</m:t>
              </m:r>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U</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-μE</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8b</m:t>
                  </m:r>
                </m:e>
              </m:d>
            </m:e>
          </m:eqArr>
        </m:oMath>
      </m:oMathPara>
    </w:p>
    <w:p w14:paraId="6D69937C" w14:textId="7A75D846" w:rsidR="007C29DE" w:rsidRPr="009A6562" w:rsidRDefault="00B65663"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1-r</m:t>
                  </m:r>
                </m:e>
              </m:d>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-μU</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8c</m:t>
                  </m:r>
                </m:e>
              </m:d>
            </m:e>
          </m:eqArr>
        </m:oMath>
      </m:oMathPara>
    </w:p>
    <w:p w14:paraId="29477562" w14:textId="15F6E1B4" w:rsidR="007C29DE" w:rsidRPr="009A6562" w:rsidRDefault="00B65663"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∂P</m:t>
                  </m:r>
                </m:num>
                <m:den>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1-f</m:t>
                  </m:r>
                </m:e>
              </m:d>
              <m:r>
                <w:rPr>
                  <w:rFonts w:ascii="Cambria Math" w:hAnsi="Cambria Math"/>
                </w:rPr>
                <m:t>r</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-μP</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8d</m:t>
                  </m:r>
                </m:e>
              </m:d>
            </m:e>
          </m:eqArr>
        </m:oMath>
      </m:oMathPara>
    </w:p>
    <w:p w14:paraId="7FA885F4" w14:textId="3B3D7C00" w:rsidR="007C29DE" w:rsidRPr="009A6562" w:rsidRDefault="00B65663"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∂F</m:t>
                  </m:r>
                </m:num>
                <m:den>
                  <m:r>
                    <w:rPr>
                      <w:rFonts w:ascii="Cambria Math" w:hAnsi="Cambria Math"/>
                    </w:rPr>
                    <m:t>∂t</m:t>
                  </m:r>
                </m:den>
              </m:f>
              <m:r>
                <w:rPr>
                  <w:rFonts w:ascii="Cambria Math" w:hAnsi="Cambria Math"/>
                </w:rPr>
                <m:t>=fr</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δ</m:t>
                      </m:r>
                    </m:e>
                    <m:sub>
                      <m:r>
                        <w:rPr>
                          <w:rFonts w:ascii="Cambria Math" w:hAnsi="Cambria Math"/>
                        </w:rPr>
                        <m:t>2</m:t>
                      </m:r>
                    </m:sub>
                  </m:sSub>
                </m:den>
              </m:f>
              <m:r>
                <w:rPr>
                  <w:rFonts w:ascii="Cambria Math" w:hAnsi="Cambria Math"/>
                </w:rPr>
                <m:t>-μF</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8e</m:t>
                  </m:r>
                </m:e>
              </m:d>
            </m:e>
          </m:eqArr>
        </m:oMath>
      </m:oMathPara>
    </w:p>
    <w:p w14:paraId="362FE2BD" w14:textId="40CADC06" w:rsidR="007C29DE" w:rsidRPr="009A6562" w:rsidRDefault="00B65663"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∂RU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-μRU</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8f</m:t>
                  </m:r>
                </m:e>
              </m:d>
            </m:e>
          </m:eqArr>
        </m:oMath>
      </m:oMathPara>
    </w:p>
    <w:p w14:paraId="661A43CD" w14:textId="15DF4416" w:rsidR="007C29DE" w:rsidRPr="009A6562" w:rsidRDefault="00B65663"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∂RR</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-μRR</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8g</m:t>
                  </m:r>
                </m:e>
              </m:d>
            </m:e>
          </m:eqArr>
        </m:oMath>
      </m:oMathPara>
    </w:p>
    <w:p w14:paraId="18A7F2D5" w14:textId="77777777" w:rsidR="007C29DE" w:rsidRPr="009A6562" w:rsidRDefault="007C29DE" w:rsidP="00487208">
      <w:pPr>
        <w:pBdr>
          <w:top w:val="nil"/>
          <w:left w:val="nil"/>
          <w:bottom w:val="nil"/>
          <w:right w:val="nil"/>
          <w:between w:val="nil"/>
        </w:pBdr>
        <w:spacing w:line="480" w:lineRule="auto"/>
        <w:jc w:val="both"/>
      </w:pPr>
    </w:p>
    <w:p w14:paraId="008954CE" w14:textId="481593EC" w:rsidR="007C29DE" w:rsidRPr="009A6562" w:rsidRDefault="00B65663"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∂DU</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δ</m:t>
                      </m:r>
                    </m:e>
                    <m:sub>
                      <m:r>
                        <w:rPr>
                          <w:rFonts w:ascii="Cambria Math" w:hAnsi="Cambria Math"/>
                        </w:rPr>
                        <m:t>2</m:t>
                      </m:r>
                    </m:sub>
                  </m:sSub>
                </m:den>
              </m:f>
              <m:r>
                <w:rPr>
                  <w:rFonts w:ascii="Cambria Math" w:hAnsi="Cambria Math"/>
                </w:rPr>
                <m:t>,#</m:t>
              </m:r>
              <m:d>
                <m:dPr>
                  <m:ctrlPr>
                    <w:rPr>
                      <w:rFonts w:ascii="Cambria Math" w:hAnsi="Cambria Math"/>
                      <w:i/>
                    </w:rPr>
                  </m:ctrlPr>
                </m:dPr>
                <m:e>
                  <m:r>
                    <w:rPr>
                      <w:rFonts w:ascii="Cambria Math" w:hAnsi="Cambria Math"/>
                    </w:rPr>
                    <m:t>8</m:t>
                  </m:r>
                  <m:r>
                    <w:rPr>
                      <w:rFonts w:ascii="Cambria Math" w:hAnsi="Cambria Math"/>
                    </w:rPr>
                    <m:t>h</m:t>
                  </m:r>
                </m:e>
              </m:d>
            </m:e>
          </m:eqArr>
        </m:oMath>
      </m:oMathPara>
    </w:p>
    <w:p w14:paraId="6C13D0DF" w14:textId="7ED8A0E5" w:rsidR="007C29DE" w:rsidRPr="001B44F8" w:rsidRDefault="00B65663"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8i</m:t>
                  </m:r>
                </m:e>
              </m:d>
            </m:e>
          </m:eqArr>
        </m:oMath>
      </m:oMathPara>
    </w:p>
    <w:p w14:paraId="095E60F0" w14:textId="3F720394" w:rsidR="007C29DE" w:rsidRPr="001B44F8" w:rsidRDefault="007C29DE" w:rsidP="00487208">
      <w:pPr>
        <w:pBdr>
          <w:top w:val="nil"/>
          <w:left w:val="nil"/>
          <w:bottom w:val="nil"/>
          <w:right w:val="nil"/>
          <w:between w:val="nil"/>
        </w:pBdr>
        <w:spacing w:line="480" w:lineRule="auto"/>
        <w:jc w:val="both"/>
      </w:pPr>
      <w:r>
        <w:t>Using</w:t>
      </w:r>
      <w:r w:rsidRPr="001B44F8">
        <w:t xml:space="preserve"> the Next Generation Matrix Method</w:t>
      </w:r>
      <w:r w:rsidR="006E7073">
        <w:t xml:space="preserve"> </w:t>
      </w:r>
      <w:r>
        <w:fldChar w:fldCharType="begin"/>
      </w:r>
      <w:r w:rsidR="00356DCC">
        <w:instrText xml:space="preserve"> ADDIN ZOTERO_ITEM CSL_CITATION {"citationID":"36sn4qp3","properties":{"formattedCitation":"(29)","plainCitation":"(29)","noteIndex":0},"citationItems":[{"id":69,"uris":["http://zotero.org/users/6647948/items/2LZMGAHN"],"uri":["http://zotero.org/users/6647948/items/2LZMGAHN"],"itemData":{"id":69,"type":"article-journal","container-title":"Journal of The Royal Society Interface","DOI":"10.1098/rsif.2009.0386","ISSN":"1742-5689, 1742-5662","issue":"47","journalAbbreviation":"J. R. Soc. Interface.","language":"en","page":"873-885","source":"DOI.org (Crossref)","title":"The construction of next-generation matrices for compartmental epidemic models","volume":"7","author":[{"family":"Diekmann","given":"O."},{"family":"Heesterbeek","given":"J. A. P."},{"family":"Roberts","given":"M. G."}],"issued":{"date-parts":[["2010",6,6]]}}}],"schema":"https://github.com/citation-style-language/schema/raw/master/csl-citation.json"} </w:instrText>
      </w:r>
      <w:r>
        <w:fldChar w:fldCharType="separate"/>
      </w:r>
      <w:r w:rsidR="00356DCC">
        <w:t>(29)</w:t>
      </w:r>
      <w:r>
        <w:fldChar w:fldCharType="end"/>
      </w:r>
      <w:r>
        <w:t xml:space="preserve">, we calculate the basic reproduction number </w:t>
      </w:r>
    </w:p>
    <w:p w14:paraId="5F11B605" w14:textId="09B4C2A2" w:rsidR="007C29DE" w:rsidRPr="00742435" w:rsidRDefault="00B65663"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i/>
                        </w:rPr>
                      </m:ctrlPr>
                    </m:sSubPr>
                    <m:e>
                      <m:r>
                        <w:rPr>
                          <w:rFonts w:ascii="Cambria Math" w:hAnsi="Cambria Math"/>
                        </w:rPr>
                        <m:t>S</m:t>
                      </m:r>
                    </m:e>
                    <m:sub>
                      <m:r>
                        <w:rPr>
                          <w:rFonts w:ascii="Cambria Math" w:hAnsi="Cambria Math"/>
                        </w:rPr>
                        <m:t>0</m:t>
                      </m:r>
                    </m:sub>
                  </m:sSub>
                </m:num>
                <m:den>
                  <m:r>
                    <w:rPr>
                      <w:rFonts w:ascii="Cambria Math" w:hAnsi="Cambria Math"/>
                    </w:rPr>
                    <m:t>μ</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+1</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U</m:t>
                          </m:r>
                        </m:sub>
                      </m:sSub>
                      <m:d>
                        <m:dPr>
                          <m:ctrlPr>
                            <w:rPr>
                              <w:rFonts w:ascii="Cambria Math" w:hAnsi="Cambria Math"/>
                              <w:i/>
                            </w:rPr>
                          </m:ctrlPr>
                        </m:dPr>
                        <m:e>
                          <m:r>
                            <w:rPr>
                              <w:rFonts w:ascii="Cambria Math" w:hAnsi="Cambria Math"/>
                            </w:rPr>
                            <m:t>1-r</m:t>
                          </m:r>
                        </m:e>
                      </m:d>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+μ</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r</m:t>
                      </m:r>
                      <m:d>
                        <m:dPr>
                          <m:ctrlPr>
                            <w:rPr>
                              <w:rFonts w:ascii="Cambria Math" w:hAnsi="Cambria Math"/>
                              <w:i/>
                            </w:rPr>
                          </m:ctrlPr>
                        </m:dPr>
                        <m:e>
                          <m:r>
                            <w:rPr>
                              <w:rFonts w:ascii="Cambria Math" w:hAnsi="Cambria Math"/>
                            </w:rPr>
                            <m:t>1-f</m:t>
                          </m:r>
                        </m:e>
                      </m:d>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+μ</m:t>
                      </m:r>
                    </m:den>
                  </m:f>
                  <m:r>
                    <w:rPr>
                      <w:rFonts w:ascii="Cambria Math" w:hAnsi="Cambria Math"/>
                    </w:rPr>
                    <m:t>+</m:t>
                  </m:r>
                  <m:f>
                    <m:fPr>
                      <m:ctrlPr>
                        <w:rPr>
                          <w:rFonts w:ascii="Cambria Math" w:hAnsi="Cambria Math"/>
                          <w:i/>
                        </w:rPr>
                      </m:ctrlPr>
                    </m:fPr>
                    <m:num>
                      <m:r>
                        <w:rPr>
                          <w:rFonts w:ascii="Cambria Math" w:hAnsi="Cambria Math"/>
                        </w:rPr>
                        <m:t>rf</m:t>
                      </m:r>
                    </m:num>
                    <m:den>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c</m:t>
                              </m:r>
                            </m:sub>
                          </m:sSub>
                        </m:num>
                        <m:den>
                          <m:sSub>
                            <m:sSubPr>
                              <m:ctrlPr>
                                <w:rPr>
                                  <w:rFonts w:ascii="Cambria Math" w:hAnsi="Cambria Math"/>
                                  <w:i/>
                                </w:rPr>
                              </m:ctrlPr>
                            </m:sSubPr>
                            <m:e>
                              <m:r>
                                <w:rPr>
                                  <w:rFonts w:ascii="Cambria Math" w:hAnsi="Cambria Math"/>
                                </w:rPr>
                                <m:t>δ</m:t>
                              </m:r>
                            </m:e>
                            <m:sub>
                              <m:r>
                                <w:rPr>
                                  <w:rFonts w:ascii="Cambria Math" w:hAnsi="Cambria Math"/>
                                </w:rPr>
                                <m:t>2</m:t>
                              </m:r>
                            </m:sub>
                          </m:sSub>
                        </m:den>
                      </m:f>
                      <m:r>
                        <w:rPr>
                          <w:rFonts w:ascii="Cambria Math" w:hAnsi="Cambria Math"/>
                        </w:rPr>
                        <m:t>+μ</m:t>
                      </m:r>
                    </m:den>
                  </m:f>
                </m:e>
              </m:d>
              <m:r>
                <w:rPr>
                  <w:rFonts w:ascii="Cambria Math" w:hAnsi="Cambria Math"/>
                </w:rPr>
                <m:t>,#</m:t>
              </m:r>
              <m:d>
                <m:dPr>
                  <m:ctrlPr>
                    <w:rPr>
                      <w:rFonts w:ascii="Cambria Math" w:hAnsi="Cambria Math"/>
                      <w:i/>
                    </w:rPr>
                  </m:ctrlPr>
                </m:dPr>
                <m:e>
                  <m:r>
                    <w:rPr>
                      <w:rFonts w:ascii="Cambria Math" w:hAnsi="Cambria Math"/>
                    </w:rPr>
                    <m:t>9</m:t>
                  </m:r>
                </m:e>
              </m:d>
            </m:e>
          </m:eqArr>
        </m:oMath>
      </m:oMathPara>
    </w:p>
    <w:p w14:paraId="7934759E" w14:textId="49ECC4A8" w:rsidR="007C29DE" w:rsidRDefault="007C29DE" w:rsidP="00487208">
      <w:pPr>
        <w:spacing w:line="480" w:lineRule="auto"/>
        <w:jc w:val="both"/>
      </w:pPr>
      <w:r>
        <w:t>w</w:t>
      </w:r>
      <w:r w:rsidRPr="001B44F8">
        <w:t xml:space="preserve">here </w:t>
      </w: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r>
          <m:rPr>
            <m:sty m:val="p"/>
          </m:rPr>
          <w:rPr>
            <w:rFonts w:ascii="Cambria Math" w:hAnsi="Cambria Math"/>
          </w:rPr>
          <m:t>λ</m:t>
        </m:r>
        <m:r>
          <m:rPr>
            <m:lit/>
          </m:rPr>
          <w:rPr>
            <w:rFonts w:ascii="Cambria Math" w:hAnsi="Cambria Math"/>
          </w:rPr>
          <m:t>/</m:t>
        </m:r>
        <m:r>
          <m:rPr>
            <m:sty m:val="p"/>
          </m:rPr>
          <w:rPr>
            <w:rFonts w:ascii="Cambria Math" w:hAnsi="Cambria Math"/>
          </w:rPr>
          <m:t>μ</m:t>
        </m:r>
        <m:r>
          <w:rPr>
            <w:rFonts w:ascii="Cambria Math" w:hAnsi="Cambria Math"/>
          </w:rPr>
          <m:t>=1</m:t>
        </m:r>
      </m:oMath>
      <w:r w:rsidRPr="001B44F8">
        <w:t xml:space="preserve"> since we assume th</w:t>
      </w:r>
      <w:r>
        <w:t>at</w:t>
      </w:r>
      <w:r w:rsidRPr="001B44F8">
        <w:t xml:space="preserve"> natural birth and death rates </w:t>
      </w:r>
      <w:r>
        <w:t>are</w:t>
      </w:r>
      <w:r w:rsidRPr="001B44F8">
        <w:t xml:space="preserve"> equal within this short period of time.</w:t>
      </w:r>
      <w:r>
        <w:t xml:space="preserve"> </w:t>
      </w:r>
      <w:r w:rsidRPr="006E7073">
        <w:rPr>
          <w:i/>
          <w:iCs/>
          <w:color w:val="000000"/>
          <w:shd w:val="clear" w:color="auto" w:fill="FFFFFF"/>
        </w:rPr>
        <w:t>Supplementary Table S1</w:t>
      </w:r>
      <w:r>
        <w:rPr>
          <w:color w:val="000000"/>
          <w:shd w:val="clear" w:color="auto" w:fill="FFFFFF"/>
        </w:rPr>
        <w:t xml:space="preserve"> describes the parameters in greater detail.</w:t>
      </w:r>
    </w:p>
    <w:p w14:paraId="18CF7A75" w14:textId="4A1E1EDF" w:rsidR="007C29DE" w:rsidRDefault="007C29DE" w:rsidP="00487208">
      <w:pPr>
        <w:pBdr>
          <w:top w:val="nil"/>
          <w:left w:val="nil"/>
          <w:bottom w:val="nil"/>
          <w:right w:val="nil"/>
          <w:between w:val="nil"/>
        </w:pBdr>
        <w:spacing w:line="480" w:lineRule="auto"/>
        <w:jc w:val="both"/>
      </w:pPr>
      <w:r w:rsidRPr="00B36AFD">
        <w:rPr>
          <w:i/>
          <w:iCs/>
        </w:rPr>
        <w:t>Likelihood assumptions and estimation:</w:t>
      </w:r>
      <w:r w:rsidRPr="001B44F8">
        <w:t xml:space="preserve"> </w:t>
      </w:r>
      <w:r>
        <w:t>U</w:t>
      </w:r>
      <w:r w:rsidRPr="001B44F8">
        <w:t>s</w:t>
      </w:r>
      <w:r>
        <w:t>ing</w:t>
      </w:r>
      <w:r w:rsidRPr="001B44F8">
        <w:t xml:space="preserve"> Bayesian </w:t>
      </w:r>
      <w:r>
        <w:t>e</w:t>
      </w:r>
      <w:r w:rsidRPr="001B44F8">
        <w:t xml:space="preserve">stimation </w:t>
      </w:r>
      <w:r>
        <w:t>t</w:t>
      </w:r>
      <w:r w:rsidRPr="001B44F8">
        <w:t xml:space="preserve">echniques and </w:t>
      </w:r>
      <w:r>
        <w:t>MCMC</w:t>
      </w:r>
      <w:r w:rsidRPr="001B44F8">
        <w:t xml:space="preserve"> method</w:t>
      </w:r>
      <w:r>
        <w:t>s</w:t>
      </w:r>
      <w:r w:rsidRPr="001B44F8">
        <w:t xml:space="preserve"> (namely, Metropolis</w:t>
      </w:r>
      <w:r>
        <w:t>-</w:t>
      </w:r>
      <w:r w:rsidRPr="001B44F8">
        <w:t xml:space="preserve">Hastings </w:t>
      </w:r>
      <w:r>
        <w:t>m</w:t>
      </w:r>
      <w:r w:rsidRPr="001B44F8">
        <w:t>ethod</w:t>
      </w:r>
      <w:r w:rsidR="001E18E9">
        <w:t xml:space="preserve"> </w:t>
      </w:r>
      <w:r>
        <w:fldChar w:fldCharType="begin"/>
      </w:r>
      <w:r w:rsidR="00356DCC">
        <w:instrText xml:space="preserve"> ADDIN ZOTERO_ITEM CSL_CITATION {"citationID":"qwQjjGCv","properties":{"formattedCitation":"(30)","plainCitation":"(30)","noteIndex":0},"citationItems":[{"id":71,"uris":["http://zotero.org/users/6647948/items/IHGVAYBA"],"uri":["http://zotero.org/users/6647948/items/IHGVAYBA"],"itemData":{"id":71,"type":"book","collection-title":"Springer Texts in Statistics","event-place":"New York, NY","ISBN":"978-1-4419-1939-7","note":"DOI: 10.1007/978-1-4757-4145-2","publisher":"Springer New York","publisher-place":"New York, NY","source":"DOI.org (Crossref)","title":"Monte Carlo Statistical Methods","URL":"http://link.springer.com/10.1007/978-1-4757-4145-2","author":[{"family":"Robert","given":"Christian P."},{"family":"Casella","given":"George"}],"accessed":{"date-parts":[["2020",8,14]]},"issued":{"date-parts":[["2004"]]}}}],"schema":"https://github.com/citation-style-language/schema/raw/master/csl-citation.json"} </w:instrText>
      </w:r>
      <w:r>
        <w:fldChar w:fldCharType="separate"/>
      </w:r>
      <w:r w:rsidR="00356DCC">
        <w:t>(30)</w:t>
      </w:r>
      <w:r>
        <w:fldChar w:fldCharType="end"/>
      </w:r>
      <w:r w:rsidRPr="001B44F8">
        <w:t xml:space="preserve"> with Gaussian proposal distribution) for estimating the parameters. First, we approximated the above set of differential equations using a discrete time approximation using daily differences. So, after we started with an initial value for each of the compartments on the day 1, using the discrete time recurrence relations we can find the counts for each of the compartments at the next days. To proceed with the MCMC-based estimation, we </w:t>
      </w:r>
      <w:r>
        <w:t>specify the</w:t>
      </w:r>
      <w:r w:rsidRPr="001B44F8">
        <w:t xml:space="preserve"> likelihood explicitly. </w:t>
      </w:r>
      <w:r>
        <w:t>W</w:t>
      </w:r>
      <w:r w:rsidRPr="001B44F8">
        <w:t xml:space="preserve">e assume </w:t>
      </w:r>
      <w:r>
        <w:t xml:space="preserve">(conditional on the </w:t>
      </w:r>
      <w:r w:rsidRPr="001B44F8">
        <w:t>parameters</w:t>
      </w:r>
      <w:r>
        <w:t>)</w:t>
      </w:r>
      <w:r w:rsidRPr="001B44F8">
        <w:t xml:space="preserve"> the number of new confirmed cases on </w:t>
      </w:r>
      <w:r w:rsidRPr="001B44F8">
        <w:lastRenderedPageBreak/>
        <w:t xml:space="preserve">day </w:t>
      </w:r>
      <m:oMath>
        <m:r>
          <w:rPr>
            <w:rFonts w:ascii="Cambria Math" w:hAnsi="Cambria Math"/>
          </w:rPr>
          <m:t>t</m:t>
        </m:r>
      </m:oMath>
      <w:r w:rsidRPr="001B44F8">
        <w:t xml:space="preserve"> depend only on the number of exposed individuals on the previous day. Specifically, we use multinomial modeling to incorporate the data on recovered and deceased cases as well. </w:t>
      </w:r>
      <w:r>
        <w:t>T</w:t>
      </w:r>
      <w:r w:rsidRPr="001B44F8">
        <w:t xml:space="preserve">he joint conditional distribution </w:t>
      </w:r>
      <w:r>
        <w:t>is</w:t>
      </w:r>
    </w:p>
    <w:p w14:paraId="200B264E" w14:textId="6299B808" w:rsidR="007C29DE" w:rsidRPr="001B44F8" w:rsidRDefault="007C29DE" w:rsidP="00487208">
      <w:pPr>
        <w:pBdr>
          <w:top w:val="nil"/>
          <w:left w:val="nil"/>
          <w:bottom w:val="nil"/>
          <w:right w:val="nil"/>
          <w:between w:val="nil"/>
        </w:pBdr>
        <w:spacing w:line="480" w:lineRule="auto"/>
        <w:jc w:val="both"/>
      </w:pPr>
      <m:oMathPara>
        <m:oMath>
          <m:r>
            <m:rPr>
              <m:sty m:val="p"/>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new</m:t>
                  </m:r>
                </m:sub>
              </m:sSub>
              <m:d>
                <m:dPr>
                  <m:ctrlPr>
                    <w:rPr>
                      <w:rFonts w:ascii="Cambria Math" w:hAnsi="Cambria Math"/>
                      <w:i/>
                    </w:rPr>
                  </m:ctrlPr>
                </m:dPr>
                <m:e>
                  <m:r>
                    <w:rPr>
                      <w:rFonts w:ascii="Cambria Math" w:hAnsi="Cambria Math"/>
                    </w:rPr>
                    <m:t>t</m:t>
                  </m:r>
                </m:e>
              </m:d>
            </m:e>
          </m:d>
          <m:r>
            <w:rPr>
              <w:rFonts w:ascii="Cambria Math" w:hAnsi="Cambria Math"/>
            </w:rPr>
            <m:t>E</m:t>
          </m:r>
          <m:d>
            <m:dPr>
              <m:ctrlPr>
                <w:rPr>
                  <w:rFonts w:ascii="Cambria Math" w:hAnsi="Cambria Math"/>
                  <w:i/>
                </w:rPr>
              </m:ctrlPr>
            </m:dPr>
            <m:e>
              <m:r>
                <w:rPr>
                  <w:rFonts w:ascii="Cambria Math" w:hAnsi="Cambria Math"/>
                </w:rPr>
                <m:t>t-1</m:t>
              </m:r>
            </m:e>
          </m:d>
          <m:r>
            <w:rPr>
              <w:rFonts w:ascii="Cambria Math" w:hAnsi="Cambria Math"/>
            </w:rPr>
            <m:t>, P(t-1)]=</m:t>
          </m:r>
          <m:r>
            <m:rPr>
              <m:sty m:val="p"/>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new</m:t>
                  </m:r>
                </m:sub>
              </m:sSub>
              <m:d>
                <m:dPr>
                  <m:ctrlPr>
                    <w:rPr>
                      <w:rFonts w:ascii="Cambria Math" w:hAnsi="Cambria Math"/>
                      <w:i/>
                    </w:rPr>
                  </m:ctrlPr>
                </m:dPr>
                <m:e>
                  <m:r>
                    <w:rPr>
                      <w:rFonts w:ascii="Cambria Math" w:hAnsi="Cambria Math"/>
                    </w:rPr>
                    <m:t>t</m:t>
                  </m:r>
                </m:e>
              </m:d>
            </m:e>
          </m:d>
          <m:r>
            <w:rPr>
              <w:rFonts w:ascii="Cambria Math" w:hAnsi="Cambria Math"/>
            </w:rPr>
            <m:t>E</m:t>
          </m:r>
          <m:d>
            <m:dPr>
              <m:ctrlPr>
                <w:rPr>
                  <w:rFonts w:ascii="Cambria Math" w:hAnsi="Cambria Math"/>
                  <w:i/>
                </w:rPr>
              </m:ctrlPr>
            </m:dPr>
            <m:e>
              <m:r>
                <w:rPr>
                  <w:rFonts w:ascii="Cambria Math" w:hAnsi="Cambria Math"/>
                </w:rPr>
                <m:t>t-1</m:t>
              </m:r>
            </m:e>
          </m:d>
          <m:r>
            <w:rPr>
              <w:rFonts w:ascii="Cambria Math" w:hAnsi="Cambria Math"/>
            </w:rPr>
            <m:t>, P(t-1)].</m:t>
          </m:r>
          <m:r>
            <m:rPr>
              <m:sty m:val="p"/>
            </m:rPr>
            <w:rPr>
              <w:rFonts w:ascii="Cambria Math" w:hAnsi="Cambria Math"/>
            </w:rPr>
            <m:t>P</m:t>
          </m:r>
          <m:d>
            <m:dPr>
              <m:begChr m:val="["/>
              <m:endChr m:val="|"/>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new</m:t>
                  </m:r>
                </m:sub>
              </m:sSub>
              <m:d>
                <m:dPr>
                  <m:ctrlPr>
                    <w:rPr>
                      <w:rFonts w:ascii="Cambria Math" w:hAnsi="Cambria Math"/>
                      <w:i/>
                    </w:rPr>
                  </m:ctrlPr>
                </m:dPr>
                <m:e>
                  <m:r>
                    <w:rPr>
                      <w:rFonts w:ascii="Cambria Math" w:hAnsi="Cambria Math"/>
                    </w:rPr>
                    <m:t>t</m:t>
                  </m:r>
                </m:e>
              </m:d>
            </m:e>
          </m:d>
          <m:r>
            <w:rPr>
              <w:rFonts w:ascii="Cambria Math" w:hAnsi="Cambria Math"/>
            </w:rPr>
            <m:t>E</m:t>
          </m:r>
          <m:d>
            <m:dPr>
              <m:ctrlPr>
                <w:rPr>
                  <w:rFonts w:ascii="Cambria Math" w:hAnsi="Cambria Math"/>
                  <w:i/>
                </w:rPr>
              </m:ctrlPr>
            </m:dPr>
            <m:e>
              <m:r>
                <w:rPr>
                  <w:rFonts w:ascii="Cambria Math" w:hAnsi="Cambria Math"/>
                </w:rPr>
                <m:t>t-1</m:t>
              </m:r>
            </m:e>
          </m:d>
          <m:r>
            <w:rPr>
              <w:rFonts w:ascii="Cambria Math" w:hAnsi="Cambria Math"/>
            </w:rPr>
            <m:t>, P(t-1)]=</m:t>
          </m:r>
          <m:r>
            <m:rPr>
              <m:sty m:val="p"/>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new</m:t>
                  </m:r>
                </m:sub>
              </m:sSub>
              <m:d>
                <m:dPr>
                  <m:ctrlPr>
                    <w:rPr>
                      <w:rFonts w:ascii="Cambria Math" w:hAnsi="Cambria Math"/>
                      <w:i/>
                    </w:rPr>
                  </m:ctrlPr>
                </m:dPr>
                <m:e>
                  <m:r>
                    <w:rPr>
                      <w:rFonts w:ascii="Cambria Math" w:hAnsi="Cambria Math"/>
                    </w:rPr>
                    <m:t>t</m:t>
                  </m:r>
                </m:e>
              </m:d>
            </m:e>
          </m:d>
          <m:r>
            <w:rPr>
              <w:rFonts w:ascii="Cambria Math" w:hAnsi="Cambria Math"/>
            </w:rPr>
            <m:t>E</m:t>
          </m:r>
          <m:d>
            <m:dPr>
              <m:ctrlPr>
                <w:rPr>
                  <w:rFonts w:ascii="Cambria Math" w:hAnsi="Cambria Math"/>
                  <w:i/>
                </w:rPr>
              </m:ctrlPr>
            </m:dPr>
            <m:e>
              <m:r>
                <w:rPr>
                  <w:rFonts w:ascii="Cambria Math" w:hAnsi="Cambria Math"/>
                </w:rPr>
                <m:t>t-1</m:t>
              </m:r>
            </m:e>
          </m:d>
          <m:r>
            <w:rPr>
              <w:rFonts w:ascii="Cambria Math" w:hAnsi="Cambria Math"/>
            </w:rPr>
            <m:t>].</m:t>
          </m:r>
          <m:r>
            <m:rPr>
              <m:sty m:val="p"/>
            </m:rPr>
            <w:rPr>
              <w:rFonts w:ascii="Cambria Math" w:hAnsi="Cambria Math"/>
            </w:rPr>
            <m:t>P</m:t>
          </m:r>
          <m:d>
            <m:dPr>
              <m:begChr m:val="["/>
              <m:endChr m:val="|"/>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new</m:t>
                  </m:r>
                </m:sub>
              </m:sSub>
              <m:d>
                <m:dPr>
                  <m:ctrlPr>
                    <w:rPr>
                      <w:rFonts w:ascii="Cambria Math" w:hAnsi="Cambria Math"/>
                      <w:i/>
                    </w:rPr>
                  </m:ctrlPr>
                </m:dPr>
                <m:e>
                  <m:r>
                    <w:rPr>
                      <w:rFonts w:ascii="Cambria Math" w:hAnsi="Cambria Math"/>
                    </w:rPr>
                    <m:t>t</m:t>
                  </m:r>
                </m:e>
              </m:d>
            </m:e>
          </m:d>
          <m:r>
            <w:rPr>
              <w:rFonts w:ascii="Cambria Math" w:hAnsi="Cambria Math"/>
            </w:rPr>
            <m:t>P(t-1)].</m:t>
          </m:r>
        </m:oMath>
      </m:oMathPara>
    </w:p>
    <w:p w14:paraId="538DDBEF" w14:textId="3E360830" w:rsidR="007C29DE" w:rsidRDefault="007C29DE" w:rsidP="00487208">
      <w:pPr>
        <w:pBdr>
          <w:top w:val="nil"/>
          <w:left w:val="nil"/>
          <w:bottom w:val="nil"/>
          <w:right w:val="nil"/>
          <w:between w:val="nil"/>
        </w:pBdr>
        <w:spacing w:line="480" w:lineRule="auto"/>
        <w:jc w:val="both"/>
      </w:pPr>
      <w:r>
        <w:t>A</w:t>
      </w:r>
      <w:r w:rsidRPr="001B44F8">
        <w:t xml:space="preserve"> multinomial</w:t>
      </w:r>
      <w:r>
        <w:t xml:space="preserve"> distribution-like</w:t>
      </w:r>
      <w:r w:rsidRPr="001B44F8">
        <w:t xml:space="preserve"> structure </w:t>
      </w:r>
      <w:r>
        <w:t>is then defined</w:t>
      </w:r>
    </w:p>
    <w:p w14:paraId="722DDD40" w14:textId="39E4E7E3" w:rsidR="007C29DE" w:rsidRPr="00774ECE" w:rsidRDefault="00B65663"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r>
                    <w:rPr>
                      <w:rFonts w:ascii="Cambria Math" w:hAnsi="Cambria Math"/>
                    </w:rPr>
                    <m:t>t-1</m:t>
                  </m:r>
                </m:e>
              </m:d>
              <m:r>
                <w:rPr>
                  <w:rFonts w:ascii="Cambria Math" w:hAnsi="Cambria Math"/>
                </w:rPr>
                <m:t>∼Bin</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1-f</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e>
              </m:d>
              <m:r>
                <w:rPr>
                  <w:rFonts w:ascii="Cambria Math" w:hAnsi="Cambria Math"/>
                </w:rPr>
                <m:t>, #</m:t>
              </m:r>
              <m:d>
                <m:dPr>
                  <m:ctrlPr>
                    <w:rPr>
                      <w:rFonts w:ascii="Cambria Math" w:hAnsi="Cambria Math"/>
                      <w:i/>
                    </w:rPr>
                  </m:ctrlPr>
                </m:dPr>
                <m:e>
                  <m:r>
                    <w:rPr>
                      <w:rFonts w:ascii="Cambria Math" w:hAnsi="Cambria Math"/>
                    </w:rPr>
                    <m:t>10a</m:t>
                  </m:r>
                </m:e>
              </m:d>
            </m:e>
          </m:eqArr>
        </m:oMath>
      </m:oMathPara>
    </w:p>
    <w:p w14:paraId="30956326" w14:textId="1DA0D020" w:rsidR="007C29DE" w:rsidRPr="001B44F8" w:rsidRDefault="00B65663"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t-1</m:t>
                  </m:r>
                </m:e>
              </m:d>
              <m:r>
                <w:rPr>
                  <w:rFonts w:ascii="Cambria Math" w:hAnsi="Cambria Math"/>
                </w:rPr>
                <m:t>∼Mult</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t-1</m:t>
                      </m:r>
                    </m:e>
                  </m:d>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 1-</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e>
                  </m:d>
                </m:e>
              </m:d>
              <m:r>
                <w:rPr>
                  <w:rFonts w:ascii="Cambria Math" w:hAnsi="Cambria Math"/>
                </w:rPr>
                <m:t>.#</m:t>
              </m:r>
              <m:d>
                <m:dPr>
                  <m:ctrlPr>
                    <w:rPr>
                      <w:rFonts w:ascii="Cambria Math" w:hAnsi="Cambria Math"/>
                      <w:i/>
                    </w:rPr>
                  </m:ctrlPr>
                </m:dPr>
                <m:e>
                  <m:r>
                    <w:rPr>
                      <w:rFonts w:ascii="Cambria Math" w:hAnsi="Cambria Math"/>
                    </w:rPr>
                    <m:t>10b</m:t>
                  </m:r>
                </m:e>
              </m:d>
            </m:e>
          </m:eqArr>
        </m:oMath>
      </m:oMathPara>
    </w:p>
    <w:p w14:paraId="1978157D" w14:textId="77777777" w:rsidR="008830C7" w:rsidRDefault="007C29DE" w:rsidP="00487208">
      <w:pPr>
        <w:pBdr>
          <w:top w:val="nil"/>
          <w:left w:val="nil"/>
          <w:bottom w:val="nil"/>
          <w:right w:val="nil"/>
          <w:between w:val="nil"/>
        </w:pBdr>
        <w:spacing w:line="480" w:lineRule="auto"/>
        <w:jc w:val="both"/>
      </w:pPr>
      <w:r w:rsidRPr="00ED7A37">
        <w:rPr>
          <w:i/>
          <w:iCs/>
        </w:rPr>
        <w:t>Note:</w:t>
      </w:r>
      <w:r>
        <w:t xml:space="preserve"> t</w:t>
      </w:r>
      <w:r w:rsidRPr="001B44F8">
        <w:t xml:space="preserve">he expected values of </w:t>
      </w:r>
      <m:oMath>
        <m:r>
          <w:rPr>
            <w:rFonts w:ascii="Cambria Math" w:hAnsi="Cambria Math"/>
          </w:rPr>
          <m:t>E(t-1)</m:t>
        </m:r>
      </m:oMath>
      <w:r w:rsidRPr="001B44F8">
        <w:t xml:space="preserve"> and </w:t>
      </w:r>
      <m:oMath>
        <m:r>
          <w:rPr>
            <w:rFonts w:ascii="Cambria Math" w:hAnsi="Cambria Math"/>
          </w:rPr>
          <m:t>P(t-1)</m:t>
        </m:r>
      </m:oMath>
      <w:r w:rsidRPr="001B44F8">
        <w:t xml:space="preserve"> are obtained </w:t>
      </w:r>
      <w:r>
        <w:t>by</w:t>
      </w:r>
      <w:r w:rsidRPr="001B44F8">
        <w:t xml:space="preserve"> solving the discrete time differential equations</w:t>
      </w:r>
      <w:r>
        <w:t xml:space="preserve"> specified by Equations (8a) – (8i)</w:t>
      </w:r>
      <w:r w:rsidRPr="001B44F8">
        <w:t>.</w:t>
      </w:r>
    </w:p>
    <w:p w14:paraId="4FE2D0C0" w14:textId="0997A3EB" w:rsidR="007C29DE" w:rsidRDefault="007C29DE" w:rsidP="00487208">
      <w:pPr>
        <w:pBdr>
          <w:top w:val="nil"/>
          <w:left w:val="nil"/>
          <w:bottom w:val="nil"/>
          <w:right w:val="nil"/>
          <w:between w:val="nil"/>
        </w:pBdr>
        <w:spacing w:line="480" w:lineRule="auto"/>
        <w:jc w:val="both"/>
      </w:pPr>
      <w:r w:rsidRPr="00537158">
        <w:rPr>
          <w:i/>
          <w:iCs/>
        </w:rPr>
        <w:t>Prior assumptions and MCMC:</w:t>
      </w:r>
      <w:r w:rsidRPr="001B44F8">
        <w:t xml:space="preserve"> For the parameter </w:t>
      </w:r>
      <m:oMath>
        <m:r>
          <w:rPr>
            <w:rFonts w:ascii="Cambria Math" w:hAnsi="Cambria Math"/>
          </w:rPr>
          <m:t>r</m:t>
        </m:r>
      </m:oMath>
      <w:r w:rsidRPr="001B44F8">
        <w:t xml:space="preserve">, we assume a </w:t>
      </w:r>
      <m:oMath>
        <m:r>
          <w:rPr>
            <w:rFonts w:ascii="Cambria Math" w:hAnsi="Cambria Math"/>
          </w:rPr>
          <m:t>U(0,1)</m:t>
        </m:r>
      </m:oMath>
      <w:r w:rsidRPr="001B44F8">
        <w:t xml:space="preserve"> prior, while for </w:t>
      </w:r>
      <m:oMath>
        <m:r>
          <w:rPr>
            <w:rFonts w:ascii="Cambria Math" w:hAnsi="Cambria Math"/>
          </w:rPr>
          <m:t>β</m:t>
        </m:r>
      </m:oMath>
      <w:r w:rsidRPr="001B44F8">
        <w:t xml:space="preserve">, we assume an improper non-informative flat prior </w:t>
      </w:r>
      <w:r>
        <w:t>with the set of positive real numbers as support</w:t>
      </w:r>
      <w:r w:rsidRPr="001B44F8">
        <w:t xml:space="preserve">. After </w:t>
      </w:r>
      <w:r>
        <w:t>specifying</w:t>
      </w:r>
      <w:r w:rsidRPr="001B44F8">
        <w:t xml:space="preserve"> the likelihood and the prior distribution</w:t>
      </w:r>
      <w:r>
        <w:t>s</w:t>
      </w:r>
      <w:r w:rsidRPr="001B44F8">
        <w:t xml:space="preserve"> </w:t>
      </w:r>
      <w:r>
        <w:t>of</w:t>
      </w:r>
      <w:r w:rsidRPr="001B44F8">
        <w:t xml:space="preserve"> the parameters, we draw samples from the posterior distribution of the parameters using the Metropolis-Hastings algorithm with a Gaussian proposal distribution. We </w:t>
      </w:r>
      <w:r>
        <w:t>run</w:t>
      </w:r>
      <w:r w:rsidRPr="001B44F8">
        <w:t xml:space="preserve"> the algorithm for 200,000 iterations with a burn-in period of 100,000. Finally, the mean of the parameters in each of the iterations are obtained as the final estimates of </w:t>
      </w:r>
      <m:oMath>
        <m:r>
          <w:rPr>
            <w:rFonts w:ascii="Cambria Math" w:hAnsi="Cambria Math"/>
          </w:rPr>
          <m:t>β</m:t>
        </m:r>
      </m:oMath>
      <w:r w:rsidRPr="001B44F8">
        <w:t xml:space="preserve"> and </w:t>
      </w:r>
      <m:oMath>
        <m:r>
          <w:rPr>
            <w:rFonts w:ascii="Cambria Math" w:hAnsi="Cambria Math"/>
          </w:rPr>
          <m:t>r</m:t>
        </m:r>
      </m:oMath>
      <w:r w:rsidRPr="001B44F8">
        <w:t xml:space="preserve"> for the different time periods.</w:t>
      </w:r>
      <w:r>
        <w:t xml:space="preserve"> </w:t>
      </w:r>
    </w:p>
    <w:p w14:paraId="2FAAB4D9" w14:textId="7C47682D" w:rsidR="0096392C" w:rsidRPr="002027C8" w:rsidRDefault="0096392C" w:rsidP="00487208">
      <w:pPr>
        <w:spacing w:line="480" w:lineRule="auto"/>
        <w:jc w:val="both"/>
        <w:rPr>
          <w:b/>
          <w:bCs/>
        </w:rPr>
      </w:pPr>
    </w:p>
    <w:p w14:paraId="34F244D6" w14:textId="4201E395" w:rsidR="00EC48AC" w:rsidRPr="002027C8" w:rsidRDefault="008830C7" w:rsidP="00487208">
      <w:pPr>
        <w:spacing w:line="480" w:lineRule="auto"/>
        <w:jc w:val="both"/>
        <w:rPr>
          <w:b/>
          <w:bCs/>
        </w:rPr>
      </w:pPr>
      <w:r w:rsidRPr="002027C8">
        <w:rPr>
          <w:b/>
          <w:bCs/>
          <w:i/>
          <w:iCs/>
        </w:rPr>
        <w:lastRenderedPageBreak/>
        <w:t>2.1.</w:t>
      </w:r>
      <w:r w:rsidR="00B03865" w:rsidRPr="002027C8">
        <w:rPr>
          <w:b/>
          <w:bCs/>
          <w:i/>
          <w:iCs/>
        </w:rPr>
        <w:t xml:space="preserve">e. </w:t>
      </w:r>
      <w:r w:rsidRPr="002027C8">
        <w:rPr>
          <w:b/>
          <w:bCs/>
          <w:i/>
          <w:iCs/>
        </w:rPr>
        <w:t>Imperial College London model (ICM)</w:t>
      </w:r>
    </w:p>
    <w:p w14:paraId="1F0211A0" w14:textId="63E8E0DF" w:rsidR="007B3581" w:rsidRDefault="00596C5B" w:rsidP="00487208">
      <w:pPr>
        <w:pBdr>
          <w:top w:val="nil"/>
          <w:left w:val="nil"/>
          <w:bottom w:val="nil"/>
          <w:right w:val="nil"/>
          <w:between w:val="nil"/>
        </w:pBdr>
        <w:spacing w:line="480" w:lineRule="auto"/>
        <w:jc w:val="both"/>
        <w:rPr>
          <w:i/>
          <w:iCs/>
        </w:rPr>
      </w:pPr>
      <w:r w:rsidRPr="002E600E">
        <w:rPr>
          <w:i/>
          <w:iCs/>
        </w:rPr>
        <w:t>Overview:</w:t>
      </w:r>
      <w:r w:rsidRPr="00EF20B3">
        <w:t xml:space="preserve"> </w:t>
      </w:r>
      <w:r w:rsidR="00963B65" w:rsidRPr="00EF20B3">
        <w:t>Flaxman et al., 2020 introduce a Bayesian semi-mechanistic model for estimating the transmission intensity of SARS-CoV-2</w:t>
      </w:r>
      <w:r w:rsidR="005A1D71">
        <w:t xml:space="preserve"> </w:t>
      </w:r>
      <w:r w:rsidR="00AA452E" w:rsidRPr="00EF20B3">
        <w:fldChar w:fldCharType="begin"/>
      </w:r>
      <w:r w:rsidR="0003370B">
        <w:instrText xml:space="preserve"> ADDIN ZOTERO_ITEM CSL_CITATION {"citationID":"3pBt9N6Q","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AA452E" w:rsidRPr="00EF20B3">
        <w:fldChar w:fldCharType="separate"/>
      </w:r>
      <w:r w:rsidR="00962F61">
        <w:t>(7)</w:t>
      </w:r>
      <w:r w:rsidR="00AA452E" w:rsidRPr="00EF20B3">
        <w:fldChar w:fldCharType="end"/>
      </w:r>
      <w:r w:rsidR="00963B65" w:rsidRPr="00EF20B3">
        <w:t xml:space="preserve">. The model defines a renewal equation using the time-varying reproduction number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63B65" w:rsidRPr="00EF20B3">
        <w:t xml:space="preserve"> to generate new infections. As a lot of cases in SARS-CoV-2 are asymptomatic and reported case data is unreliable especially in early part of the epidemic in India, the model relies on observed deaths data and calculates backwards to infer the true number of infections. The latent daily infections are modeled as the product of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63B65" w:rsidRPr="00EF20B3">
        <w:t xml:space="preserve"> with a discrete convolution of the previous infections, weighted using an infection-to-transmission distribution specific to SARS-CoV-2</w:t>
      </w:r>
      <w:r w:rsidR="00AA452E" w:rsidRPr="00EF20B3">
        <w:t xml:space="preserve">. </w:t>
      </w:r>
      <w:r w:rsidR="00DB6B88" w:rsidRPr="00EF20B3">
        <w:t xml:space="preserve">We implement this Bayesian semi-mechanistic model in the context of COVID-19 data arising from India in order to estimate the reproduction number over time, along with plausible upper and lower bounds (95% Bayesian credible intervals) of the daily infections and the daily number of infectious people. We parametrize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DB6B88" w:rsidRPr="00EF20B3">
        <w:t xml:space="preserve"> with a fixed effect and a random effect for each week over the course of the epidemic for each state. The fixed effect accounts for the variations in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DB6B88" w:rsidRPr="00EF20B3">
        <w:t xml:space="preserve"> across India as a whole whereas the random effect allows for variations among different states. The weekly effects are encoded as a random walk, where at each successive step the random effect has an equal chance of moving upwards or downwards from its current value. The model is implemented using </w:t>
      </w:r>
      <w:proofErr w:type="spellStart"/>
      <w:r w:rsidR="00DB6B88" w:rsidRPr="00EF20B3">
        <w:t>epidemia</w:t>
      </w:r>
      <w:proofErr w:type="spellEnd"/>
      <w:r w:rsidR="00E96571">
        <w:t xml:space="preserve"> </w:t>
      </w:r>
      <w:r w:rsidR="00DB6B88" w:rsidRPr="00EF20B3">
        <w:fldChar w:fldCharType="begin"/>
      </w:r>
      <w:r w:rsidR="00356DCC">
        <w:instrText xml:space="preserve"> ADDIN ZOTERO_ITEM CSL_CITATION {"citationID":"xx8xXniK","properties":{"formattedCitation":"(31)","plainCitation":"(31)","noteIndex":0},"citationItems":[{"id":80,"uris":["http://zotero.org/users/6647948/items/XE3UQL4B"],"uri":["http://zotero.org/users/6647948/items/XE3UQL4B"],"itemData":{"id":80,"type":"article","note":"R package version 0.6.0","title":"epidemia: Modeling of Epidemics using Hierarchical Bayesian Models","URL":"https://imperialcollegelondon.github.io/epidemia/","author":[{"family":"Scott","given":"James"},{"family":"Gandy","given":"Axel"},{"family":"Mishra","given":"Swapnil"},{"family":"Unwin","given":"Juliette"},{"family":"Flaxman","given":"Seth"},{"family":"Bhatt","given":"Samir"}],"issued":{"date-parts":[["2020"]]}}}],"schema":"https://github.com/citation-style-language/schema/raw/master/csl-citation.json"} </w:instrText>
      </w:r>
      <w:r w:rsidR="00DB6B88" w:rsidRPr="00EF20B3">
        <w:fldChar w:fldCharType="separate"/>
      </w:r>
      <w:r w:rsidR="00356DCC">
        <w:t>(31)</w:t>
      </w:r>
      <w:r w:rsidR="00DB6B88" w:rsidRPr="00EF20B3">
        <w:fldChar w:fldCharType="end"/>
      </w:r>
      <w:r w:rsidR="00DB6B88" w:rsidRPr="00EF20B3">
        <w:t xml:space="preserve">, a general purpose R package for semi-mechanistic Bayesian modelling of epidemics. </w:t>
      </w:r>
      <w:r w:rsidR="00DB6B88" w:rsidRPr="005A1D71">
        <w:rPr>
          <w:i/>
          <w:iCs/>
        </w:rPr>
        <w:t>Figure 5</w:t>
      </w:r>
      <w:r w:rsidR="00DB6B88" w:rsidRPr="00EF20B3">
        <w:t xml:space="preserve"> represents a schematic overview of the model. </w:t>
      </w:r>
    </w:p>
    <w:p w14:paraId="5B16AED8" w14:textId="03EC9C7B" w:rsidR="00F0366C" w:rsidRPr="0027549E" w:rsidRDefault="00F0366C" w:rsidP="00487208">
      <w:pPr>
        <w:pBdr>
          <w:top w:val="nil"/>
          <w:left w:val="nil"/>
          <w:bottom w:val="nil"/>
          <w:right w:val="nil"/>
          <w:between w:val="nil"/>
        </w:pBdr>
        <w:spacing w:line="480" w:lineRule="auto"/>
        <w:jc w:val="both"/>
      </w:pPr>
      <w:r w:rsidRPr="0027549E">
        <w:rPr>
          <w:i/>
          <w:iCs/>
        </w:rPr>
        <w:t>Formulation:</w:t>
      </w:r>
      <w:r w:rsidRPr="0027549E">
        <w:t xml:space="preserve"> The true number of infected individuals, </w:t>
      </w:r>
      <m:oMath>
        <m:r>
          <w:rPr>
            <w:rFonts w:ascii="Cambria Math" w:hAnsi="Cambria Math"/>
          </w:rPr>
          <m:t>i,</m:t>
        </m:r>
      </m:oMath>
      <w:r w:rsidRPr="0027549E">
        <w:t xml:space="preserve"> is modelled using a discrete renewal process. We specify a generation distribution</w:t>
      </w:r>
      <w:r w:rsidR="00E96571">
        <w:t xml:space="preserve"> </w:t>
      </w:r>
      <w:r w:rsidRPr="0027549E">
        <w:fldChar w:fldCharType="begin"/>
      </w:r>
      <w:r w:rsidR="00356DCC">
        <w:instrText xml:space="preserve"> ADDIN ZOTERO_ITEM CSL_CITATION {"citationID":"YU77PmjS","properties":{"formattedCitation":"(32)","plainCitation":"(32)","noteIndex":0},"citationItems":[{"id":102,"uris":["http://zotero.org/users/6647948/items/QDNAZY8E"],"uri":["http://zotero.org/users/6647948/items/QDNAZY8E"],"itemData":{"id":102,"type":"article-journal","container-title":"The Lancet Infectious Diseases","DOI":"10.1016/S1473-3099(20)30287-5","ISSN":"14733099","issue":"8","journalAbbreviation":"The Lancet Infectious Diseases","language":"en","page":"911-919","source":"DOI.org (Crossref)","title":"Epidemiology and transmission of COVID-19 in 391 cases and 1286 of their close contacts in Shenzhen, China: a retrospective cohort study","title-short":"Epidemiology and transmission of COVID-19 in 391 cases and 1286 of their close contacts in Shenzhen, China","volume":"20","author":[{"family":"Bi","given":"Qifang"},{"family":"Wu","given":"Yongsheng"},{"family":"Mei","given":"Shujiang"},{"family":"Ye","given":"Chenfei"},{"family":"Zou","given":"Xuan"},{"family":"Zhang","given":"Zhen"},{"family":"Liu","given":"Xiaojian"},{"family":"Wei","given":"Lan"},{"family":"Truelove","given":"Shaun A"},{"family":"Zhang","given":"Tong"},{"family":"Gao","given":"Wei"},{"family":"Cheng","given":"Cong"},{"family":"Tang","given":"Xiujuan"},{"family":"Wu","given":"Xiaoliang"},{"family":"Wu","given":"Yu"},{"family":"Sun","given":"Binbin"},{"family":"Huang","given":"Suli"},{"family":"Sun","given":"Yu"},{"family":"Zhang","given":"Juncen"},{"family":"Ma","given":"Ting"},{"family":"Lessler","given":"Justin"},{"family":"Feng","given":"Tiejian"}],"issued":{"date-parts":[["2020",8]]}}}],"schema":"https://github.com/citation-style-language/schema/raw/master/csl-citation.json"} </w:instrText>
      </w:r>
      <w:r w:rsidRPr="0027549E">
        <w:fldChar w:fldCharType="separate"/>
      </w:r>
      <w:r w:rsidR="00356DCC">
        <w:t>(32)</w:t>
      </w:r>
      <w:r w:rsidRPr="0027549E">
        <w:fldChar w:fldCharType="end"/>
      </w:r>
      <w:r w:rsidRPr="0027549E">
        <w:t xml:space="preserve"> </w:t>
      </w:r>
      <m:oMath>
        <m:r>
          <w:rPr>
            <w:rFonts w:ascii="Cambria Math" w:hAnsi="Cambria Math"/>
          </w:rPr>
          <m:t>g</m:t>
        </m:r>
      </m:oMath>
      <w:r w:rsidRPr="0027549E">
        <w:t xml:space="preserve"> with density </w:t>
      </w:r>
      <m:oMath>
        <m:r>
          <w:rPr>
            <w:rFonts w:ascii="Cambria Math" w:hAnsi="Cambria Math"/>
          </w:rPr>
          <m:t>g</m:t>
        </m:r>
        <m:d>
          <m:dPr>
            <m:ctrlPr>
              <w:rPr>
                <w:rFonts w:ascii="Cambria Math" w:hAnsi="Cambria Math"/>
                <w:i/>
              </w:rPr>
            </m:ctrlPr>
          </m:dPr>
          <m:e>
            <m:r>
              <m:rPr>
                <m:sty m:val="p"/>
              </m:rPr>
              <w:rPr>
                <w:rFonts w:ascii="Cambria Math" w:hAnsi="Cambria Math"/>
              </w:rPr>
              <m:t>τ</m:t>
            </m:r>
          </m:e>
        </m:d>
      </m:oMath>
      <w:r w:rsidRPr="0027549E">
        <w:t xml:space="preserve"> as </w:t>
      </w:r>
      <m:oMath>
        <m:r>
          <w:rPr>
            <w:rFonts w:ascii="Cambria Math" w:hAnsi="Cambria Math"/>
          </w:rPr>
          <m:t>g</m:t>
        </m:r>
        <m:r>
          <m:rPr>
            <m:sty m:val="p"/>
          </m:rPr>
          <w:rPr>
            <w:rFonts w:ascii="Cambria Math" w:hAnsi="Cambria Math"/>
          </w:rPr>
          <m:t>∼</m:t>
        </m:r>
        <m:r>
          <m:rPr>
            <m:nor/>
          </m:rPr>
          <w:rPr>
            <w:rFonts w:ascii="Cambria Math" w:hAnsi="Cambria Math"/>
          </w:rPr>
          <m:t>Gamma</m:t>
        </m:r>
        <m:d>
          <m:dPr>
            <m:ctrlPr>
              <w:rPr>
                <w:rFonts w:ascii="Cambria Math" w:hAnsi="Cambria Math"/>
                <w:i/>
              </w:rPr>
            </m:ctrlPr>
          </m:dPr>
          <m:e>
            <m:r>
              <w:rPr>
                <w:rFonts w:ascii="Cambria Math" w:hAnsi="Cambria Math"/>
              </w:rPr>
              <m:t>6.5,0.62</m:t>
            </m:r>
          </m:e>
        </m:d>
        <m:r>
          <w:rPr>
            <w:rFonts w:ascii="Cambria Math" w:hAnsi="Cambria Math"/>
          </w:rPr>
          <m:t>.</m:t>
        </m:r>
      </m:oMath>
      <w:r w:rsidRPr="0027549E">
        <w:t xml:space="preserve"> Given the generation distribution, the number of infections </w:t>
      </w:r>
      <m:oMath>
        <m:sSub>
          <m:sSubPr>
            <m:ctrlPr>
              <w:rPr>
                <w:rFonts w:ascii="Cambria Math" w:hAnsi="Cambria Math"/>
                <w:i/>
              </w:rPr>
            </m:ctrlPr>
          </m:sSubPr>
          <m:e>
            <m:r>
              <w:rPr>
                <w:rFonts w:ascii="Cambria Math" w:hAnsi="Cambria Math"/>
              </w:rPr>
              <m:t>i</m:t>
            </m:r>
          </m:e>
          <m:sub>
            <m:r>
              <w:rPr>
                <w:rFonts w:ascii="Cambria Math" w:hAnsi="Cambria Math"/>
              </w:rPr>
              <m:t>t,m</m:t>
            </m:r>
          </m:sub>
        </m:sSub>
      </m:oMath>
      <w:r w:rsidRPr="0027549E">
        <w:t xml:space="preserve"> on a given day</w:t>
      </w:r>
      <m:oMath>
        <m:r>
          <w:rPr>
            <w:rFonts w:ascii="Cambria Math" w:hAnsi="Cambria Math"/>
          </w:rPr>
          <m:t xml:space="preserve"> t</m:t>
        </m:r>
      </m:oMath>
      <w:r w:rsidRPr="0027549E">
        <w:t xml:space="preserve">, and state </w:t>
      </w:r>
      <m:oMath>
        <m:r>
          <w:rPr>
            <w:rFonts w:ascii="Cambria Math" w:hAnsi="Cambria Math"/>
          </w:rPr>
          <m:t>m</m:t>
        </m:r>
      </m:oMath>
      <w:r w:rsidRPr="0027549E">
        <w:t xml:space="preserve"> is given by the following discrete convolution function:</w:t>
      </w:r>
    </w:p>
    <w:p w14:paraId="468219B7" w14:textId="0877C18A" w:rsidR="00F0366C" w:rsidRPr="0027549E" w:rsidRDefault="00B65663"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m:t>
                  </m:r>
                </m:sub>
              </m:sSub>
              <m:sSub>
                <m:sSubPr>
                  <m:ctrlPr>
                    <w:rPr>
                      <w:rFonts w:ascii="Cambria Math" w:hAnsi="Cambria Math"/>
                      <w:i/>
                    </w:rPr>
                  </m:ctrlPr>
                </m:sSubPr>
                <m:e>
                  <m:r>
                    <w:rPr>
                      <w:rFonts w:ascii="Cambria Math" w:hAnsi="Cambria Math"/>
                    </w:rPr>
                    <m:t>R</m:t>
                  </m:r>
                </m:e>
                <m:sub>
                  <m:r>
                    <w:rPr>
                      <w:rFonts w:ascii="Cambria Math" w:hAnsi="Cambria Math"/>
                    </w:rPr>
                    <m:t>t,m</m:t>
                  </m:r>
                </m:sub>
              </m:sSub>
              <m:nary>
                <m:naryPr>
                  <m:chr m:val="∑"/>
                  <m:ctrlPr>
                    <w:rPr>
                      <w:rFonts w:ascii="Cambria Math" w:hAnsi="Cambria Math"/>
                    </w:rPr>
                  </m:ctrlPr>
                </m:naryPr>
                <m:sub>
                  <m:r>
                    <m:rPr>
                      <m:sty m:val="p"/>
                    </m:rPr>
                    <w:rPr>
                      <w:rFonts w:ascii="Cambria Math" w:hAnsi="Cambria Math"/>
                    </w:rPr>
                    <m:t>τ</m:t>
                  </m:r>
                  <m:r>
                    <w:rPr>
                      <w:rFonts w:ascii="Cambria Math" w:hAnsi="Cambria Math"/>
                    </w:rPr>
                    <m:t>=0</m:t>
                  </m:r>
                  <m:ctrlPr>
                    <w:rPr>
                      <w:rFonts w:ascii="Cambria Math" w:hAnsi="Cambria Math"/>
                      <w:i/>
                    </w:rPr>
                  </m:ctrlPr>
                </m:sub>
                <m:sup>
                  <m:r>
                    <w:rPr>
                      <w:rFonts w:ascii="Cambria Math" w:hAnsi="Cambria Math"/>
                    </w:rPr>
                    <m:t>t-1</m:t>
                  </m:r>
                  <m:ctrlPr>
                    <w:rPr>
                      <w:rFonts w:ascii="Cambria Math" w:hAnsi="Cambria Math"/>
                      <w:i/>
                    </w:rPr>
                  </m:ctrlPr>
                </m:sup>
                <m:e>
                  <m:sSub>
                    <m:sSubPr>
                      <m:ctrlPr>
                        <w:rPr>
                          <w:rFonts w:ascii="Cambria Math" w:hAnsi="Cambria Math"/>
                          <w:i/>
                        </w:rPr>
                      </m:ctrlPr>
                    </m:sSubPr>
                    <m:e>
                      <m:r>
                        <w:rPr>
                          <w:rFonts w:ascii="Cambria Math" w:hAnsi="Cambria Math"/>
                        </w:rPr>
                        <m:t>i</m:t>
                      </m:r>
                    </m:e>
                    <m:sub>
                      <m:r>
                        <m:rPr>
                          <m:sty m:val="p"/>
                        </m:rPr>
                        <w:rPr>
                          <w:rFonts w:ascii="Cambria Math" w:hAnsi="Cambria Math"/>
                        </w:rPr>
                        <m:t>τ</m:t>
                      </m:r>
                      <m:r>
                        <w:rPr>
                          <w:rFonts w:ascii="Cambria Math" w:hAnsi="Cambria Math"/>
                        </w:rPr>
                        <m:t>,m</m:t>
                      </m:r>
                    </m:sub>
                  </m:sSub>
                  <m:ctrlPr>
                    <w:rPr>
                      <w:rFonts w:ascii="Cambria Math" w:hAnsi="Cambria Math"/>
                      <w:i/>
                    </w:rPr>
                  </m:ctrlPr>
                </m:e>
              </m:nary>
              <m:sSub>
                <m:sSubPr>
                  <m:ctrlPr>
                    <w:rPr>
                      <w:rFonts w:ascii="Cambria Math" w:hAnsi="Cambria Math"/>
                      <w:i/>
                    </w:rPr>
                  </m:ctrlPr>
                </m:sSubPr>
                <m:e>
                  <m:r>
                    <w:rPr>
                      <w:rFonts w:ascii="Cambria Math" w:hAnsi="Cambria Math"/>
                    </w:rPr>
                    <m:t>g</m:t>
                  </m:r>
                </m:e>
                <m:sub>
                  <m:r>
                    <w:rPr>
                      <w:rFonts w:ascii="Cambria Math" w:hAnsi="Cambria Math"/>
                    </w:rPr>
                    <m:t>t-</m:t>
                  </m:r>
                  <m:r>
                    <m:rPr>
                      <m:sty m:val="p"/>
                    </m:rP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11a</m:t>
                  </m:r>
                </m:e>
              </m:d>
            </m:e>
          </m:eqArr>
        </m:oMath>
      </m:oMathPara>
    </w:p>
    <w:p w14:paraId="39463464" w14:textId="77777777" w:rsidR="006516A7" w:rsidRDefault="00B65663"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t,m</m:t>
                  </m:r>
                </m:sub>
              </m:sSub>
              <m:r>
                <w:rPr>
                  <w:rFonts w:ascii="Cambria Math" w:hAnsi="Cambria Math"/>
                </w:rPr>
                <m:t>=1-</m:t>
              </m:r>
              <m:f>
                <m:fPr>
                  <m:ctrlPr>
                    <w:rPr>
                      <w:rFonts w:ascii="Cambria Math" w:hAnsi="Cambria Math"/>
                    </w:rPr>
                  </m:ctrlPr>
                </m:fPr>
                <m:num>
                  <m:nary>
                    <m:naryPr>
                      <m:chr m:val="∑"/>
                      <m:ctrlPr>
                        <w:rPr>
                          <w:rFonts w:ascii="Cambria Math" w:hAnsi="Cambria Math"/>
                        </w:rPr>
                      </m:ctrlPr>
                    </m:naryPr>
                    <m:sub>
                      <m:r>
                        <w:rPr>
                          <w:rFonts w:ascii="Cambria Math" w:hAnsi="Cambria Math"/>
                        </w:rPr>
                        <m:t>j=0</m:t>
                      </m:r>
                      <m:ctrlPr>
                        <w:rPr>
                          <w:rFonts w:ascii="Cambria Math" w:hAnsi="Cambria Math"/>
                          <w:i/>
                        </w:rPr>
                      </m:ctrlPr>
                    </m:sub>
                    <m:sup>
                      <m:r>
                        <w:rPr>
                          <w:rFonts w:ascii="Cambria Math" w:hAnsi="Cambria Math"/>
                        </w:rPr>
                        <m:t>t-1</m:t>
                      </m:r>
                      <m:ctrlPr>
                        <w:rPr>
                          <w:rFonts w:ascii="Cambria Math" w:hAnsi="Cambria Math"/>
                          <w:i/>
                        </w:rPr>
                      </m:ctrlPr>
                    </m:sup>
                    <m:e>
                      <m:sSub>
                        <m:sSubPr>
                          <m:ctrlPr>
                            <w:rPr>
                              <w:rFonts w:ascii="Cambria Math" w:hAnsi="Cambria Math"/>
                              <w:i/>
                            </w:rPr>
                          </m:ctrlPr>
                        </m:sSubPr>
                        <m:e>
                          <m:r>
                            <w:rPr>
                              <w:rFonts w:ascii="Cambria Math" w:hAnsi="Cambria Math"/>
                            </w:rPr>
                            <m:t>i</m:t>
                          </m:r>
                        </m:e>
                        <m:sub>
                          <m:r>
                            <w:rPr>
                              <w:rFonts w:ascii="Cambria Math" w:hAnsi="Cambria Math"/>
                            </w:rPr>
                            <m:t>j,m</m:t>
                          </m:r>
                        </m:sub>
                      </m:sSub>
                      <m:ctrlPr>
                        <w:rPr>
                          <w:rFonts w:ascii="Cambria Math" w:hAnsi="Cambria Math"/>
                          <w:i/>
                        </w:rPr>
                      </m:ctrlPr>
                    </m:e>
                  </m:nary>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m</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11b</m:t>
                  </m:r>
                </m:e>
              </m:d>
            </m:e>
          </m:eqArr>
        </m:oMath>
      </m:oMathPara>
    </w:p>
    <w:p w14:paraId="49AC6F7A" w14:textId="5554A64F" w:rsidR="00F0366C" w:rsidRDefault="00F0366C" w:rsidP="00487208">
      <w:pPr>
        <w:pBdr>
          <w:top w:val="nil"/>
          <w:left w:val="nil"/>
          <w:bottom w:val="nil"/>
          <w:right w:val="nil"/>
          <w:between w:val="nil"/>
        </w:pBdr>
        <w:spacing w:line="480" w:lineRule="auto"/>
        <w:jc w:val="both"/>
      </w:pPr>
      <w:r w:rsidRPr="0027549E">
        <w:t xml:space="preserve">where the generation distribution is discretized by </w:t>
      </w:r>
      <m:oMath>
        <m:sSub>
          <m:sSubPr>
            <m:ctrlPr>
              <w:rPr>
                <w:rFonts w:ascii="Cambria Math" w:hAnsi="Cambria Math"/>
                <w:i/>
              </w:rPr>
            </m:ctrlPr>
          </m:sSubPr>
          <m:e>
            <m:r>
              <w:rPr>
                <w:rFonts w:ascii="Cambria Math" w:hAnsi="Cambria Math"/>
              </w:rPr>
              <m:t>g</m:t>
            </m:r>
          </m:e>
          <m:sub>
            <m:r>
              <w:rPr>
                <w:rFonts w:ascii="Cambria Math" w:hAnsi="Cambria Math"/>
              </w:rPr>
              <m:t>s</m:t>
            </m:r>
          </m:sub>
        </m:sSub>
        <m:r>
          <w:rPr>
            <w:rFonts w:ascii="Cambria Math" w:hAnsi="Cambria Math"/>
          </w:rPr>
          <m:t>=</m:t>
        </m:r>
        <m:nary>
          <m:naryPr>
            <m:ctrlPr>
              <w:rPr>
                <w:rFonts w:ascii="Cambria Math" w:hAnsi="Cambria Math"/>
              </w:rPr>
            </m:ctrlPr>
          </m:naryPr>
          <m:sub>
            <m:r>
              <w:rPr>
                <w:rFonts w:ascii="Cambria Math" w:hAnsi="Cambria Math"/>
              </w:rPr>
              <m:t>s-0.5</m:t>
            </m:r>
            <m:ctrlPr>
              <w:rPr>
                <w:rFonts w:ascii="Cambria Math" w:hAnsi="Cambria Math"/>
                <w:i/>
              </w:rPr>
            </m:ctrlPr>
          </m:sub>
          <m:sup>
            <m:r>
              <w:rPr>
                <w:rFonts w:ascii="Cambria Math" w:hAnsi="Cambria Math"/>
              </w:rPr>
              <m:t>s+0.5</m:t>
            </m:r>
            <m:ctrlPr>
              <w:rPr>
                <w:rFonts w:ascii="Cambria Math" w:hAnsi="Cambria Math"/>
                <w:i/>
              </w:rPr>
            </m:ctrlPr>
          </m:sup>
          <m:e>
            <m:r>
              <w:rPr>
                <w:rFonts w:ascii="Cambria Math" w:hAnsi="Cambria Math"/>
              </w:rPr>
              <m:t>g</m:t>
            </m:r>
            <m:d>
              <m:dPr>
                <m:ctrlPr>
                  <w:rPr>
                    <w:rFonts w:ascii="Cambria Math" w:hAnsi="Cambria Math"/>
                    <w:i/>
                  </w:rPr>
                </m:ctrlPr>
              </m:dPr>
              <m:e>
                <m:r>
                  <m:rPr>
                    <m:sty m:val="p"/>
                  </m:rPr>
                  <w:rPr>
                    <w:rFonts w:ascii="Cambria Math" w:hAnsi="Cambria Math"/>
                  </w:rPr>
                  <m:t>τ</m:t>
                </m:r>
              </m:e>
            </m:d>
            <m:r>
              <w:rPr>
                <w:rFonts w:ascii="Cambria Math" w:hAnsi="Cambria Math"/>
              </w:rPr>
              <m:t>d</m:t>
            </m:r>
            <m:ctrlPr>
              <w:rPr>
                <w:rFonts w:ascii="Cambria Math" w:hAnsi="Cambria Math"/>
                <w:i/>
              </w:rPr>
            </m:ctrlPr>
          </m:e>
        </m:nary>
      </m:oMath>
      <w:r w:rsidRPr="0027549E">
        <w:t xml:space="preserve"> for </w:t>
      </w:r>
      <m:oMath>
        <m:r>
          <w:rPr>
            <w:rFonts w:ascii="Cambria Math" w:hAnsi="Cambria Math"/>
          </w:rPr>
          <m:t xml:space="preserve">s=2,3,…, </m:t>
        </m:r>
      </m:oMath>
      <w:r w:rsidRPr="0027549E">
        <w:t xml:space="preserve">and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nary>
          <m:naryPr>
            <m:ctrlPr>
              <w:rPr>
                <w:rFonts w:ascii="Cambria Math" w:hAnsi="Cambria Math"/>
              </w:rPr>
            </m:ctrlPr>
          </m:naryPr>
          <m:sub>
            <m:r>
              <w:rPr>
                <w:rFonts w:ascii="Cambria Math" w:hAnsi="Cambria Math"/>
              </w:rPr>
              <m:t>0</m:t>
            </m:r>
            <m:ctrlPr>
              <w:rPr>
                <w:rFonts w:ascii="Cambria Math" w:hAnsi="Cambria Math"/>
                <w:i/>
              </w:rPr>
            </m:ctrlPr>
          </m:sub>
          <m:sup>
            <m:r>
              <w:rPr>
                <w:rFonts w:ascii="Cambria Math" w:hAnsi="Cambria Math"/>
              </w:rPr>
              <m:t>1.5</m:t>
            </m:r>
            <m:ctrlPr>
              <w:rPr>
                <w:rFonts w:ascii="Cambria Math" w:hAnsi="Cambria Math"/>
                <w:i/>
              </w:rPr>
            </m:ctrlPr>
          </m:sup>
          <m:e>
            <m:r>
              <w:rPr>
                <w:rFonts w:ascii="Cambria Math" w:hAnsi="Cambria Math"/>
              </w:rPr>
              <m:t>g</m:t>
            </m:r>
            <m:d>
              <m:dPr>
                <m:ctrlPr>
                  <w:rPr>
                    <w:rFonts w:ascii="Cambria Math" w:hAnsi="Cambria Math"/>
                    <w:i/>
                  </w:rPr>
                </m:ctrlPr>
              </m:dPr>
              <m:e>
                <m:r>
                  <m:rPr>
                    <m:sty m:val="p"/>
                  </m:rPr>
                  <w:rPr>
                    <w:rFonts w:ascii="Cambria Math" w:hAnsi="Cambria Math"/>
                  </w:rPr>
                  <m:t>τ</m:t>
                </m:r>
              </m:e>
            </m:d>
            <m:r>
              <w:rPr>
                <w:rFonts w:ascii="Cambria Math" w:hAnsi="Cambria Math"/>
              </w:rPr>
              <m:t>d</m:t>
            </m:r>
            <m:ctrlPr>
              <w:rPr>
                <w:rFonts w:ascii="Cambria Math" w:hAnsi="Cambria Math"/>
                <w:i/>
              </w:rPr>
            </m:ctrlPr>
          </m:e>
        </m:nary>
        <m:r>
          <m:rPr>
            <m:sty m:val="p"/>
          </m:rPr>
          <w:rPr>
            <w:rFonts w:ascii="Cambria Math" w:hAnsi="Cambria Math"/>
          </w:rPr>
          <m:t>τ</m:t>
        </m:r>
      </m:oMath>
      <w:r w:rsidRPr="0027549E">
        <w:t xml:space="preserve">. The population of state </w:t>
      </w:r>
      <m:oMath>
        <m:r>
          <w:rPr>
            <w:rFonts w:ascii="Cambria Math" w:hAnsi="Cambria Math"/>
          </w:rPr>
          <m:t>m</m:t>
        </m:r>
      </m:oMath>
      <w:r w:rsidRPr="0027549E">
        <w:t xml:space="preserve"> is denoted by </w:t>
      </w:r>
      <m:oMath>
        <m:sSub>
          <m:sSubPr>
            <m:ctrlPr>
              <w:rPr>
                <w:rFonts w:ascii="Cambria Math" w:hAnsi="Cambria Math"/>
                <w:i/>
              </w:rPr>
            </m:ctrlPr>
          </m:sSubPr>
          <m:e>
            <m:r>
              <w:rPr>
                <w:rFonts w:ascii="Cambria Math" w:hAnsi="Cambria Math"/>
              </w:rPr>
              <m:t>N</m:t>
            </m:r>
          </m:e>
          <m:sub>
            <m:r>
              <w:rPr>
                <w:rFonts w:ascii="Cambria Math" w:hAnsi="Cambria Math"/>
              </w:rPr>
              <m:t>m</m:t>
            </m:r>
          </m:sub>
        </m:sSub>
      </m:oMath>
      <w:r w:rsidRPr="0027549E">
        <w:t xml:space="preserve">. We include the adjustment factor </w:t>
      </w:r>
      <m:oMath>
        <m:sSub>
          <m:sSubPr>
            <m:ctrlPr>
              <w:rPr>
                <w:rFonts w:ascii="Cambria Math" w:hAnsi="Cambria Math"/>
                <w:i/>
              </w:rPr>
            </m:ctrlPr>
          </m:sSubPr>
          <m:e>
            <m:r>
              <w:rPr>
                <w:rFonts w:ascii="Cambria Math" w:hAnsi="Cambria Math"/>
              </w:rPr>
              <m:t>S</m:t>
            </m:r>
          </m:e>
          <m:sub>
            <m:r>
              <w:rPr>
                <w:rFonts w:ascii="Cambria Math" w:hAnsi="Cambria Math"/>
              </w:rPr>
              <m:t>t,m</m:t>
            </m:r>
          </m:sub>
        </m:sSub>
      </m:oMath>
      <w:r w:rsidRPr="0027549E">
        <w:t xml:space="preserve"> to account for the number of susceptible individuals left in the population.</w:t>
      </w:r>
    </w:p>
    <w:p w14:paraId="2B7D1791" w14:textId="77777777" w:rsidR="006516A7" w:rsidRDefault="006516A7" w:rsidP="00487208">
      <w:pPr>
        <w:pBdr>
          <w:top w:val="nil"/>
          <w:left w:val="nil"/>
          <w:bottom w:val="nil"/>
          <w:right w:val="nil"/>
          <w:between w:val="nil"/>
        </w:pBdr>
        <w:spacing w:line="480" w:lineRule="auto"/>
        <w:jc w:val="both"/>
      </w:pPr>
    </w:p>
    <w:p w14:paraId="523155B3" w14:textId="77777777" w:rsidR="00F55BC2" w:rsidRDefault="00F55BC2" w:rsidP="00487208">
      <w:pPr>
        <w:keepNext/>
        <w:pBdr>
          <w:top w:val="nil"/>
          <w:left w:val="nil"/>
          <w:bottom w:val="nil"/>
          <w:right w:val="nil"/>
          <w:between w:val="nil"/>
        </w:pBdr>
        <w:spacing w:line="480" w:lineRule="auto"/>
        <w:jc w:val="center"/>
      </w:pPr>
      <w:r>
        <w:rPr>
          <w:noProof/>
        </w:rPr>
        <w:drawing>
          <wp:inline distT="0" distB="0" distL="0" distR="0" wp14:anchorId="63C067D1" wp14:editId="3917DB65">
            <wp:extent cx="5067300" cy="3505200"/>
            <wp:effectExtent l="12700" t="12700" r="12700" b="1270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67300" cy="3505200"/>
                    </a:xfrm>
                    <a:prstGeom prst="rect">
                      <a:avLst/>
                    </a:prstGeom>
                    <a:ln>
                      <a:solidFill>
                        <a:schemeClr val="tx1"/>
                      </a:solidFill>
                    </a:ln>
                  </pic:spPr>
                </pic:pic>
              </a:graphicData>
            </a:graphic>
          </wp:inline>
        </w:drawing>
      </w:r>
    </w:p>
    <w:p w14:paraId="77147086" w14:textId="13A43281" w:rsidR="00F55BC2" w:rsidRPr="0027549E" w:rsidRDefault="00F55BC2" w:rsidP="00487208">
      <w:pPr>
        <w:pStyle w:val="Caption"/>
        <w:spacing w:line="480" w:lineRule="auto"/>
        <w:jc w:val="center"/>
      </w:pPr>
      <w:r>
        <w:t xml:space="preserve">Figure </w:t>
      </w:r>
      <w:fldSimple w:instr=" SEQ Figure \* ARABIC ">
        <w:r w:rsidR="008D4950">
          <w:rPr>
            <w:noProof/>
          </w:rPr>
          <w:t>5</w:t>
        </w:r>
      </w:fldSimple>
      <w:r>
        <w:t>: Schematic overview of ICM</w:t>
      </w:r>
    </w:p>
    <w:p w14:paraId="773D80C5" w14:textId="77777777" w:rsidR="00F0366C" w:rsidRPr="00445698" w:rsidRDefault="00F0366C" w:rsidP="00487208">
      <w:pPr>
        <w:pBdr>
          <w:top w:val="nil"/>
          <w:left w:val="nil"/>
          <w:bottom w:val="nil"/>
          <w:right w:val="nil"/>
          <w:between w:val="nil"/>
        </w:pBdr>
        <w:spacing w:line="480" w:lineRule="auto"/>
        <w:jc w:val="both"/>
        <w:rPr>
          <w:highlight w:val="yellow"/>
        </w:rPr>
      </w:pPr>
    </w:p>
    <w:p w14:paraId="4FCDEC31" w14:textId="1B7E9209" w:rsidR="00F0366C" w:rsidRPr="000014AE" w:rsidRDefault="00F0366C" w:rsidP="00487208">
      <w:pPr>
        <w:pBdr>
          <w:top w:val="nil"/>
          <w:left w:val="nil"/>
          <w:bottom w:val="nil"/>
          <w:right w:val="nil"/>
          <w:between w:val="nil"/>
        </w:pBdr>
        <w:spacing w:line="480" w:lineRule="auto"/>
        <w:jc w:val="both"/>
      </w:pPr>
      <w:r w:rsidRPr="000014AE">
        <w:lastRenderedPageBreak/>
        <w:t xml:space="preserve">We define daily deaths,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m:t>
        </m:r>
      </m:oMath>
      <w:r w:rsidRPr="000014AE">
        <w:t xml:space="preserve"> for days </w:t>
      </w:r>
      <m:oMath>
        <m:r>
          <w:rPr>
            <w:rFonts w:ascii="Cambria Math" w:hAnsi="Cambria Math"/>
          </w:rPr>
          <m:t>t</m:t>
        </m:r>
        <m:r>
          <m:rPr>
            <m:sty m:val="p"/>
          </m:rPr>
          <w:rPr>
            <w:rFonts w:ascii="Cambria Math" w:hAnsi="Cambria Math"/>
          </w:rPr>
          <m:t>∈</m:t>
        </m:r>
        <m:r>
          <m:rPr>
            <m:lit/>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r>
          <m:rPr>
            <m:lit/>
          </m:rPr>
          <w:rPr>
            <w:rFonts w:ascii="Cambria Math" w:hAnsi="Cambria Math"/>
          </w:rPr>
          <m:t>}</m:t>
        </m:r>
      </m:oMath>
      <w:r w:rsidRPr="000014AE">
        <w:t xml:space="preserve"> and states </w:t>
      </w:r>
      <m:oMath>
        <m:r>
          <w:rPr>
            <w:rFonts w:ascii="Cambria Math" w:hAnsi="Cambria Math"/>
          </w:rPr>
          <m:t>m</m:t>
        </m:r>
        <m:r>
          <m:rPr>
            <m:sty m:val="p"/>
          </m:rPr>
          <w:rPr>
            <w:rFonts w:ascii="Cambria Math" w:hAnsi="Cambria Math"/>
          </w:rPr>
          <m:t>∈</m:t>
        </m:r>
        <m:r>
          <m:rPr>
            <m:lit/>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,M</m:t>
        </m:r>
        <m:r>
          <m:rPr>
            <m:lit/>
          </m:rPr>
          <w:rPr>
            <w:rFonts w:ascii="Cambria Math" w:hAnsi="Cambria Math"/>
          </w:rPr>
          <m:t>}</m:t>
        </m:r>
        <m:r>
          <w:rPr>
            <w:rFonts w:ascii="Cambria Math" w:hAnsi="Cambria Math"/>
          </w:rPr>
          <m:t>.</m:t>
        </m:r>
      </m:oMath>
      <w:r w:rsidRPr="000014AE">
        <w:t xml:space="preserve"> These daily deaths are modelled using a positive real-valued function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t,m</m:t>
                </m:r>
              </m:sub>
            </m:sSub>
          </m:e>
        </m:d>
      </m:oMath>
      <w:r w:rsidRPr="000014AE">
        <w:t xml:space="preserve"> that represents the expected number of deaths attributed to COVID-19. The daily deaths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 xml:space="preserve"> </m:t>
        </m:r>
      </m:oMath>
      <w:r w:rsidRPr="000014AE">
        <w:t xml:space="preserve">are assumed to follow a negative binomial distribution with mean </w:t>
      </w:r>
      <m:oMath>
        <m:sSub>
          <m:sSubPr>
            <m:ctrlPr>
              <w:rPr>
                <w:rFonts w:ascii="Cambria Math" w:hAnsi="Cambria Math"/>
                <w:i/>
              </w:rPr>
            </m:ctrlPr>
          </m:sSubPr>
          <m:e>
            <m:r>
              <w:rPr>
                <w:rFonts w:ascii="Cambria Math" w:hAnsi="Cambria Math"/>
              </w:rPr>
              <m:t>d</m:t>
            </m:r>
          </m:e>
          <m:sub>
            <m:r>
              <w:rPr>
                <w:rFonts w:ascii="Cambria Math" w:hAnsi="Cambria Math"/>
              </w:rPr>
              <m:t>t,m</m:t>
            </m:r>
          </m:sub>
        </m:sSub>
      </m:oMath>
      <w:r w:rsidRPr="000014AE">
        <w:t xml:space="preserve"> and variance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t,m</m:t>
            </m:r>
          </m:sub>
          <m:sup>
            <m:r>
              <w:rPr>
                <w:rFonts w:ascii="Cambria Math" w:hAnsi="Cambria Math"/>
              </w:rPr>
              <m:t>2</m:t>
            </m:r>
          </m:sup>
        </m:sSubSup>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oMath>
      <w:r w:rsidRPr="000014AE">
        <w:t xml:space="preserve">, where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1</m:t>
            </m:r>
          </m:sub>
        </m:sSub>
        <m:r>
          <w:rPr>
            <w:rFonts w:ascii="Cambria Math" w:hAnsi="Cambria Math"/>
          </w:rPr>
          <m:t xml:space="preserve"> </m:t>
        </m:r>
      </m:oMath>
      <w:r w:rsidRPr="000014AE">
        <w:t>follows a positive half normal distribution, i.e.</w:t>
      </w:r>
      <w:r>
        <w:t xml:space="preserve">, </w:t>
      </w:r>
      <w:r w:rsidRPr="000014AE">
        <w:t xml:space="preserve">  </w:t>
      </w:r>
    </w:p>
    <w:p w14:paraId="36ED4442" w14:textId="61B530E5" w:rsidR="00F0366C" w:rsidRPr="000014AE" w:rsidRDefault="00B65663"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t,m</m:t>
                  </m:r>
                </m:sub>
              </m:sSub>
              <m:r>
                <m:rPr>
                  <m:sty m:val="p"/>
                </m:rPr>
                <w:rPr>
                  <w:rFonts w:ascii="Cambria Math" w:hAnsi="Cambria Math"/>
                </w:rPr>
                <m:t>∼</m:t>
              </m:r>
              <m:r>
                <m:rPr>
                  <m:nor/>
                </m:rPr>
                <w:rPr>
                  <w:rFonts w:ascii="Cambria Math" w:hAnsi="Cambria Math"/>
                  <w:i/>
                  <w:iCs/>
                </w:rPr>
                <m:t xml:space="preserve">NB </m:t>
              </m:r>
              <m:d>
                <m:dPr>
                  <m:ctrlPr>
                    <w:rPr>
                      <w:rFonts w:ascii="Cambria Math" w:hAnsi="Cambria Math"/>
                    </w:rPr>
                  </m:ctrlPr>
                </m:dPr>
                <m:e>
                  <m:sSub>
                    <m:sSubPr>
                      <m:ctrlPr>
                        <w:rPr>
                          <w:rFonts w:ascii="Cambria Math" w:hAnsi="Cambria Math"/>
                          <w:i/>
                        </w:rPr>
                      </m:ctrlPr>
                    </m:sSubPr>
                    <m:e>
                      <m:r>
                        <w:rPr>
                          <w:rFonts w:ascii="Cambria Math" w:hAnsi="Cambria Math"/>
                        </w:rPr>
                        <m:t>d</m:t>
                      </m:r>
                      <m:ctrlPr>
                        <w:rPr>
                          <w:rFonts w:ascii="Cambria Math" w:hAnsi="Cambria Math"/>
                        </w:rPr>
                      </m:ctrlP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t,m</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ctrlPr>
                    <w:rPr>
                      <w:rFonts w:ascii="Cambria Math" w:hAnsi="Cambria Math"/>
                      <w:i/>
                    </w:rPr>
                  </m:ctrlPr>
                </m:e>
              </m:d>
              <m:r>
                <w:rPr>
                  <w:rFonts w:ascii="Cambria Math" w:hAnsi="Cambria Math"/>
                </w:rPr>
                <m:t>,</m:t>
              </m:r>
              <m:r>
                <m:rPr>
                  <m:sty m:val="p"/>
                </m:rPr>
                <w:rPr>
                  <w:rFonts w:ascii="Cambria Math" w:hAnsi="Cambria Math"/>
                </w:rPr>
                <m:t> </m:t>
              </m:r>
              <m:r>
                <w:rPr>
                  <w:rFonts w:ascii="Cambria Math" w:hAnsi="Cambria Math"/>
                </w:rPr>
                <m:t>t=1,</m:t>
              </m:r>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12a</m:t>
                  </m:r>
                </m:e>
              </m:d>
            </m:e>
          </m:eqArr>
        </m:oMath>
      </m:oMathPara>
    </w:p>
    <w:p w14:paraId="5682F88F" w14:textId="7F21A1EC" w:rsidR="00F0366C" w:rsidRPr="000014AE" w:rsidRDefault="00B65663"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m:rPr>
                      <m:sty m:val="p"/>
                    </m:rPr>
                    <w:rPr>
                      <w:rFonts w:ascii="Cambria Math" w:hAnsi="Cambria Math"/>
                    </w:rPr>
                    <m:t>ψ</m:t>
                  </m:r>
                  <m:ctrlPr>
                    <w:rPr>
                      <w:rFonts w:ascii="Cambria Math" w:hAnsi="Cambria Math"/>
                    </w:rPr>
                  </m:ctrlPr>
                </m:e>
                <m:sub>
                  <m:r>
                    <w:rPr>
                      <w:rFonts w:ascii="Cambria Math" w:hAnsi="Cambria Math"/>
                    </w:rPr>
                    <m:t>1</m:t>
                  </m:r>
                </m:sub>
              </m:sSub>
              <m:r>
                <m:rPr>
                  <m:sty m:val="p"/>
                </m:rPr>
                <w:rPr>
                  <w:rFonts w:ascii="Cambria Math" w:hAnsi="Cambria Math"/>
                </w:rPr>
                <m:t>∼</m:t>
              </m:r>
              <m:sSup>
                <m:sSupPr>
                  <m:ctrlPr>
                    <w:rPr>
                      <w:rFonts w:ascii="Cambria Math" w:hAnsi="Cambria Math"/>
                      <w:i/>
                    </w:rPr>
                  </m:ctrlPr>
                </m:sSupPr>
                <m:e>
                  <m:r>
                    <w:rPr>
                      <w:rFonts w:ascii="Cambria Math" w:hAnsi="Cambria Math"/>
                    </w:rPr>
                    <m:t>N</m:t>
                  </m:r>
                  <m:ctrlPr>
                    <w:rPr>
                      <w:rFonts w:ascii="Cambria Math" w:hAnsi="Cambria Math"/>
                    </w:rPr>
                  </m:ctrlPr>
                </m:e>
                <m:sup>
                  <m:r>
                    <w:rPr>
                      <w:rFonts w:ascii="Cambria Math" w:hAnsi="Cambria Math"/>
                    </w:rPr>
                    <m:t>+</m:t>
                  </m:r>
                </m:sup>
              </m:sSup>
              <m:d>
                <m:dPr>
                  <m:ctrlPr>
                    <w:rPr>
                      <w:rFonts w:ascii="Cambria Math" w:hAnsi="Cambria Math"/>
                      <w:i/>
                    </w:rPr>
                  </m:ctrlPr>
                </m:dPr>
                <m:e>
                  <m:r>
                    <w:rPr>
                      <w:rFonts w:ascii="Cambria Math" w:hAnsi="Cambria Math"/>
                    </w:rPr>
                    <m:t>0,5</m:t>
                  </m:r>
                </m:e>
              </m:d>
              <m:r>
                <w:rPr>
                  <w:rFonts w:ascii="Cambria Math" w:hAnsi="Cambria Math"/>
                </w:rPr>
                <m:t>.#</m:t>
              </m:r>
              <m:d>
                <m:dPr>
                  <m:ctrlPr>
                    <w:rPr>
                      <w:rFonts w:ascii="Cambria Math" w:hAnsi="Cambria Math"/>
                      <w:i/>
                    </w:rPr>
                  </m:ctrlPr>
                </m:dPr>
                <m:e>
                  <m:r>
                    <w:rPr>
                      <w:rFonts w:ascii="Cambria Math" w:hAnsi="Cambria Math"/>
                    </w:rPr>
                    <m:t>12b</m:t>
                  </m:r>
                </m:e>
              </m:d>
            </m:e>
          </m:eqArr>
        </m:oMath>
      </m:oMathPara>
    </w:p>
    <w:p w14:paraId="3420EE07" w14:textId="10DAB4B2" w:rsidR="00F0366C" w:rsidRPr="000014AE" w:rsidRDefault="00F0366C" w:rsidP="00487208">
      <w:pPr>
        <w:pBdr>
          <w:top w:val="nil"/>
          <w:left w:val="nil"/>
          <w:bottom w:val="nil"/>
          <w:right w:val="nil"/>
          <w:between w:val="nil"/>
        </w:pBdr>
        <w:spacing w:line="480" w:lineRule="auto"/>
        <w:jc w:val="both"/>
      </w:pPr>
      <w:r w:rsidRPr="000014AE">
        <w:t>We link our observed deaths mechanistically to transmission</w:t>
      </w:r>
      <w:r w:rsidRPr="000014AE">
        <w:fldChar w:fldCharType="begin"/>
      </w:r>
      <w:r w:rsidR="0003370B">
        <w:instrText xml:space="preserve"> ADDIN ZOTERO_ITEM CSL_CITATION {"citationID":"nwSE1RGS","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Pr="000014AE">
        <w:fldChar w:fldCharType="separate"/>
      </w:r>
      <w:r w:rsidR="00962F61">
        <w:t>(7)</w:t>
      </w:r>
      <w:r w:rsidRPr="000014AE">
        <w:fldChar w:fldCharType="end"/>
      </w:r>
      <w:r w:rsidRPr="000014AE">
        <w:t xml:space="preserve">. We use a previously estimated COVID-19 infection fatality ratio (IFR, probability of death given infection) of 0.01 together with a distribution of times from infection to death </w:t>
      </w:r>
      <m:oMath>
        <m:r>
          <m:rPr>
            <m:sty m:val="p"/>
          </m:rPr>
          <w:rPr>
            <w:rFonts w:ascii="Cambria Math" w:hAnsi="Cambria Math"/>
          </w:rPr>
          <m:t>π</m:t>
        </m:r>
      </m:oMath>
      <w:r w:rsidRPr="000014AE">
        <w:t xml:space="preserve">. To incorporate the uncertainty inherent in this estimate we allow the </w:t>
      </w:r>
      <m:oMath>
        <m:sSub>
          <m:sSubPr>
            <m:ctrlPr>
              <w:rPr>
                <w:rFonts w:ascii="Cambria Math" w:hAnsi="Cambria Math"/>
              </w:rPr>
            </m:ctrlPr>
          </m:sSubPr>
          <m:e>
            <m:r>
              <m:rPr>
                <m:sty m:val="p"/>
              </m:rPr>
              <w:rPr>
                <w:rFonts w:ascii="Cambria Math" w:hAnsi="Cambria Math"/>
              </w:rPr>
              <m:t>ifr</m:t>
            </m:r>
          </m:e>
          <m:sub>
            <m:r>
              <m:rPr>
                <m:sty m:val="p"/>
              </m:rPr>
              <w:rPr>
                <w:rFonts w:ascii="Cambria Math" w:hAnsi="Cambria Math"/>
              </w:rPr>
              <m:t>m</m:t>
            </m:r>
          </m:sub>
        </m:sSub>
        <m:r>
          <w:rPr>
            <w:rFonts w:ascii="Cambria Math" w:hAnsi="Cambria Math"/>
          </w:rPr>
          <m:t xml:space="preserve"> </m:t>
        </m:r>
      </m:oMath>
      <w:r w:rsidRPr="000014AE">
        <w:t xml:space="preserve">for every state to have additional noise around the mean. Specifically, we assume </w:t>
      </w:r>
    </w:p>
    <w:p w14:paraId="4EDCED46" w14:textId="6AF23C3E" w:rsidR="00F0366C" w:rsidRPr="000014AE" w:rsidRDefault="00B65663" w:rsidP="00487208">
      <w:pPr>
        <w:pBdr>
          <w:top w:val="nil"/>
          <w:left w:val="nil"/>
          <w:bottom w:val="nil"/>
          <w:right w:val="nil"/>
          <w:between w:val="nil"/>
        </w:pBdr>
        <w:spacing w:line="480" w:lineRule="auto"/>
        <w:jc w:val="both"/>
      </w:pPr>
      <m:oMathPara>
        <m:oMath>
          <m:eqArr>
            <m:eqArrPr>
              <m:maxDist m:val="1"/>
              <m:ctrlPr>
                <w:rPr>
                  <w:rStyle w:val="PlaceholderText"/>
                  <w:rFonts w:ascii="Cambria Math" w:hAnsi="Cambria Math"/>
                  <w:i/>
                  <w:color w:val="000000" w:themeColor="text1"/>
                </w:rPr>
              </m:ctrlPr>
            </m:eqArrPr>
            <m:e>
              <m:r>
                <m:rPr>
                  <m:sty m:val="p"/>
                </m:rPr>
                <w:rPr>
                  <w:rStyle w:val="PlaceholderText"/>
                  <w:rFonts w:ascii="Cambria Math" w:hAnsi="Cambria Math"/>
                  <w:color w:val="000000" w:themeColor="text1"/>
                </w:rPr>
                <m:t>if</m:t>
              </m:r>
              <m:sSubSup>
                <m:sSubSupPr>
                  <m:ctrlPr>
                    <w:rPr>
                      <w:rStyle w:val="PlaceholderText"/>
                      <w:rFonts w:ascii="Cambria Math" w:hAnsi="Cambria Math"/>
                      <w:iCs/>
                      <w:color w:val="000000" w:themeColor="text1"/>
                    </w:rPr>
                  </m:ctrlPr>
                </m:sSubSupPr>
                <m:e>
                  <m:r>
                    <m:rPr>
                      <m:sty m:val="p"/>
                    </m:rPr>
                    <w:rPr>
                      <w:rStyle w:val="PlaceholderText"/>
                      <w:rFonts w:ascii="Cambria Math" w:hAnsi="Cambria Math"/>
                      <w:color w:val="000000" w:themeColor="text1"/>
                    </w:rPr>
                    <m:t>r</m:t>
                  </m:r>
                </m:e>
                <m:sub>
                  <m:r>
                    <m:rPr>
                      <m:sty m:val="p"/>
                    </m:rPr>
                    <w:rPr>
                      <w:rStyle w:val="PlaceholderText"/>
                      <w:rFonts w:ascii="Cambria Math" w:hAnsi="Cambria Math"/>
                      <w:color w:val="000000" w:themeColor="text1"/>
                    </w:rPr>
                    <m:t>m</m:t>
                  </m:r>
                </m:sub>
                <m:sup>
                  <m:r>
                    <m:rPr>
                      <m:sty m:val="p"/>
                    </m:rPr>
                    <w:rPr>
                      <w:rStyle w:val="PlaceholderText"/>
                      <w:rFonts w:ascii="Cambria Math" w:hAnsi="Cambria Math"/>
                      <w:color w:val="000000" w:themeColor="text1"/>
                    </w:rPr>
                    <m:t>*</m:t>
                  </m:r>
                </m:sup>
              </m:sSubSup>
              <m:r>
                <m:rPr>
                  <m:sty m:val="p"/>
                </m:rPr>
                <w:rPr>
                  <w:rStyle w:val="PlaceholderText"/>
                  <w:rFonts w:ascii="Cambria Math" w:hAnsi="Cambria Math"/>
                  <w:color w:val="000000" w:themeColor="text1"/>
                </w:rPr>
                <m:t>∼if</m:t>
              </m:r>
              <m:sSub>
                <m:sSubPr>
                  <m:ctrlPr>
                    <w:rPr>
                      <w:rStyle w:val="PlaceholderText"/>
                      <w:rFonts w:ascii="Cambria Math" w:hAnsi="Cambria Math"/>
                      <w:iCs/>
                      <w:color w:val="000000" w:themeColor="text1"/>
                    </w:rPr>
                  </m:ctrlPr>
                </m:sSubPr>
                <m:e>
                  <m:r>
                    <m:rPr>
                      <m:sty m:val="p"/>
                    </m:rPr>
                    <w:rPr>
                      <w:rStyle w:val="PlaceholderText"/>
                      <w:rFonts w:ascii="Cambria Math" w:hAnsi="Cambria Math"/>
                      <w:color w:val="000000" w:themeColor="text1"/>
                    </w:rPr>
                    <m:t>r</m:t>
                  </m:r>
                </m:e>
                <m:sub>
                  <m:r>
                    <m:rPr>
                      <m:sty m:val="p"/>
                    </m:rPr>
                    <w:rPr>
                      <w:rStyle w:val="PlaceholderText"/>
                      <w:rFonts w:ascii="Cambria Math" w:hAnsi="Cambria Math"/>
                      <w:color w:val="000000" w:themeColor="text1"/>
                    </w:rPr>
                    <m:t>m</m:t>
                  </m:r>
                </m:sub>
              </m:sSub>
              <m:r>
                <m:rPr>
                  <m:sty m:val="p"/>
                </m:rPr>
                <w:rPr>
                  <w:rStyle w:val="PlaceholderText"/>
                  <w:rFonts w:ascii="Cambria Math" w:hAnsi="Cambria Math"/>
                  <w:color w:val="000000" w:themeColor="text1"/>
                </w:rPr>
                <m:t>⋅</m:t>
              </m:r>
              <m:r>
                <w:rPr>
                  <w:rStyle w:val="PlaceholderText"/>
                  <w:rFonts w:ascii="Cambria Math" w:hAnsi="Cambria Math"/>
                  <w:color w:val="000000" w:themeColor="text1"/>
                </w:rPr>
                <m:t>N</m:t>
              </m:r>
              <m:d>
                <m:dPr>
                  <m:ctrlPr>
                    <w:rPr>
                      <w:rStyle w:val="PlaceholderText"/>
                      <w:rFonts w:ascii="Cambria Math" w:hAnsi="Cambria Math"/>
                      <w:i/>
                      <w:color w:val="000000" w:themeColor="text1"/>
                    </w:rPr>
                  </m:ctrlPr>
                </m:dPr>
                <m:e>
                  <m:r>
                    <w:rPr>
                      <w:rStyle w:val="PlaceholderText"/>
                      <w:rFonts w:ascii="Cambria Math" w:hAnsi="Cambria Math"/>
                      <w:color w:val="000000" w:themeColor="text1"/>
                    </w:rPr>
                    <m:t>1, 0.1</m:t>
                  </m:r>
                </m:e>
              </m:d>
              <m:r>
                <w:rPr>
                  <w:rStyle w:val="PlaceholderText"/>
                  <w:rFonts w:ascii="Cambria Math" w:hAnsi="Cambria Math"/>
                  <w:color w:val="000000" w:themeColor="text1"/>
                </w:rPr>
                <m:t>.#</m:t>
              </m:r>
              <m:d>
                <m:dPr>
                  <m:ctrlPr>
                    <w:rPr>
                      <w:rStyle w:val="PlaceholderText"/>
                      <w:rFonts w:ascii="Cambria Math" w:hAnsi="Cambria Math"/>
                      <w:i/>
                      <w:color w:val="000000" w:themeColor="text1"/>
                    </w:rPr>
                  </m:ctrlPr>
                </m:dPr>
                <m:e>
                  <m:r>
                    <w:rPr>
                      <w:rStyle w:val="PlaceholderText"/>
                      <w:rFonts w:ascii="Cambria Math" w:hAnsi="Cambria Math"/>
                      <w:color w:val="000000" w:themeColor="text1"/>
                    </w:rPr>
                    <m:t>13</m:t>
                  </m:r>
                </m:e>
              </m:d>
              <m:ctrlPr>
                <w:rPr>
                  <w:rStyle w:val="PlaceholderText"/>
                  <w:rFonts w:ascii="Cambria Math" w:hAnsi="Cambria Math"/>
                  <w:i/>
                  <w:iCs/>
                  <w:color w:val="000000" w:themeColor="text1"/>
                </w:rPr>
              </m:ctrlPr>
            </m:e>
          </m:eqArr>
        </m:oMath>
      </m:oMathPara>
    </w:p>
    <w:p w14:paraId="42DF5941" w14:textId="54C035A4" w:rsidR="00F0366C" w:rsidRPr="000014AE" w:rsidRDefault="00F0366C" w:rsidP="00487208">
      <w:pPr>
        <w:pBdr>
          <w:top w:val="nil"/>
          <w:left w:val="nil"/>
          <w:bottom w:val="nil"/>
          <w:right w:val="nil"/>
          <w:between w:val="nil"/>
        </w:pBdr>
        <w:spacing w:line="480" w:lineRule="auto"/>
        <w:jc w:val="both"/>
      </w:pPr>
      <w:r w:rsidRPr="000014AE">
        <w:t xml:space="preserve">Using estimated epidemiological information from previous studies, we assume the distribution of times from infection to death  </w:t>
      </w:r>
      <m:oMath>
        <m:r>
          <m:rPr>
            <m:sty m:val="p"/>
          </m:rPr>
          <w:rPr>
            <w:rFonts w:ascii="Cambria Math" w:hAnsi="Cambria Math"/>
          </w:rPr>
          <m:t>π</m:t>
        </m:r>
      </m:oMath>
      <w:r w:rsidRPr="000014AE">
        <w:t xml:space="preserve"> (infection-to-death) to be the convolution of an infection-to-onset distribution </w:t>
      </w:r>
      <m:oMath>
        <m:d>
          <m:dPr>
            <m:ctrlPr>
              <w:rPr>
                <w:rFonts w:ascii="Cambria Math" w:hAnsi="Cambria Math"/>
                <w:i/>
              </w:rPr>
            </m:ctrlPr>
          </m:dPr>
          <m:e>
            <m:sSup>
              <m:sSupPr>
                <m:ctrlPr>
                  <w:rPr>
                    <w:rFonts w:ascii="Cambria Math" w:hAnsi="Cambria Math"/>
                    <w:i/>
                  </w:rPr>
                </m:ctrlPr>
              </m:sSupPr>
              <m:e>
                <m:r>
                  <m:rPr>
                    <m:sty m:val="p"/>
                  </m:rPr>
                  <w:rPr>
                    <w:rFonts w:ascii="Cambria Math" w:hAnsi="Cambria Math"/>
                  </w:rPr>
                  <m:t>π</m:t>
                </m:r>
              </m:e>
              <m:sup>
                <m:r>
                  <w:rPr>
                    <w:rFonts w:ascii="Cambria Math" w:hAnsi="Cambria Math"/>
                  </w:rPr>
                  <m:t>'</m:t>
                </m:r>
              </m:sup>
            </m:sSup>
          </m:e>
        </m:d>
        <m:r>
          <w:rPr>
            <w:rFonts w:ascii="Cambria Math" w:hAnsi="Cambria Math"/>
          </w:rPr>
          <m:t xml:space="preserve"> </m:t>
        </m:r>
      </m:oMath>
      <w:r w:rsidRPr="000014AE">
        <w:fldChar w:fldCharType="begin"/>
      </w:r>
      <w:r w:rsidR="00356DCC">
        <w:instrText xml:space="preserve"> ADDIN ZOTERO_ITEM CSL_CITATION {"citationID":"NYZ8T6tR","properties":{"formattedCitation":"(33)","plainCitation":"(33)","noteIndex":0},"citationItems":[{"id":104,"uris":["http://zotero.org/users/6647948/items/KLAHS5KI"],"uri":["http://zotero.org/users/6647948/items/KLAHS5KI"],"itemData":{"id":104,"type":"article-journal","abstract":"The ongoing COVID-19 pandemic poses a severe threat to public health worldwide. We combine data on demography, contact patterns, disease severity, and health care capacity and quality to understand its impact and inform strategies for its control. Younger populations in lower income countries may reduce overall risk but limited health system capacity coupled with closer inter-generational contact largely negates this benefit. Mitigation strategies that slow but do not interrupt transmission will still lead to COVID-19 epidemics rapidly overwhelming health systems, with substantial excess deaths in lower income countries due to the poorer health care available. Of countries that have undertaken suppression to date, lower income countries have acted earlier. However, this will need to be maintained or triggered more frequently in these settings to keep below available health capacity, with associated detrimental consequences for the wider health, well-being and economies of these countries.","container-title":"Science","DOI":"10.1126/science.abc0035","ISSN":"0036-8075, 1095-9203","journalAbbreviation":"Science","language":"en","page":"eabc0035","source":"DOI.org (Crossref)","title":"The impact of COVID-19 and strategies for mitigation and suppression in low- and middle-income countries","author":[{"family":"Walker","given":"Patrick G. T."},{"family":"Whittaker","given":"Charles"},{"family":"Watson","given":"Oliver J"},{"family":"Baguelin","given":"Marc"},{"family":"Winskill","given":"Peter"},{"family":"Hamlet","given":"Arran"},{"family":"Djafaara","given":"Bimandra A."},{"family":"Cucunubá","given":"Zulma"},{"family":"Olivera Mesa","given":"Daniela"},{"family":"Green","given":"Will"},{"family":"Thompson","given":"Hayley"},{"family":"Nayagam","given":"Shevanthi"},{"family":"Ainslie","given":"Kylie E. C."},{"family":"Bhatia","given":"Sangeeta"},{"family":"Bhatt","given":"Samir"},{"family":"Boonyasiri","given":"Adhiratha"},{"family":"Boyd","given":"Olivia"},{"family":"Brazeau","given":"Nicholas F."},{"family":"Cattarino","given":"Lorenzo"},{"family":"Cuomo-Dannenburg","given":"Gina"},{"family":"Dighe","given":"Amy"},{"family":"Donnelly","given":"Christl A."},{"family":"Dorigatti","given":"Ilaria"},{"family":"Elsland","given":"Sabine L.","non-dropping-particle":"van"},{"family":"FitzJohn","given":"Rich"},{"family":"Fu","given":"Han"},{"family":"Gaythorpe","given":"Katy A.M."},{"family":"Geidelberg","given":"Lily"},{"family":"Grassly","given":"Nicholas"},{"family":"Haw","given":"David"},{"family":"Hayes","given":"Sarah"},{"family":"Hinsley","given":"Wes"},{"family":"Imai","given":"Natsuko"},{"family":"Jorgensen","given":"David"},{"family":"Knock","given":"Edward"},{"family":"Laydon","given":"Daniel"},{"family":"Mishra","given":"Swapnil"},{"family":"Nedjati-Gilani","given":"Gemma"},{"family":"Okell","given":"Lucy C."},{"family":"Unwin","given":"H. Juliette"},{"family":"Verity","given":"Robert"},{"family":"Vollmer","given":"Michaela"},{"family":"Walters","given":"Caroline E."},{"family":"Wang","given":"Haowei"},{"family":"Wang","given":"Yuanrong"},{"family":"Xi","given":"Xiaoyue"},{"family":"Lalloo","given":"David G"},{"family":"Ferguson","given":"Neil M."},{"family":"Ghani","given":"Azra C."}],"issued":{"date-parts":[["2020",6,12]]}}}],"schema":"https://github.com/citation-style-language/schema/raw/master/csl-citation.json"} </w:instrText>
      </w:r>
      <w:r w:rsidRPr="000014AE">
        <w:fldChar w:fldCharType="separate"/>
      </w:r>
      <w:r w:rsidR="00356DCC">
        <w:t>(33)</w:t>
      </w:r>
      <w:r w:rsidRPr="000014AE">
        <w:fldChar w:fldCharType="end"/>
      </w:r>
      <w:r>
        <w:t xml:space="preserve"> </w:t>
      </w:r>
      <w:r w:rsidRPr="000014AE">
        <w:t>and an onset-to-death distribution</w:t>
      </w:r>
      <w:r w:rsidR="00E96571">
        <w:t xml:space="preserve"> </w:t>
      </w:r>
      <w:r w:rsidRPr="000014AE">
        <w:fldChar w:fldCharType="begin"/>
      </w:r>
      <w:r w:rsidR="0003370B">
        <w:instrText xml:space="preserve"> ADDIN ZOTERO_ITEM CSL_CITATION {"citationID":"j3pam7c2","properties":{"formattedCitation":"(24)","plainCitation":"(24)","noteIndex":0},"citationItems":[{"id":83,"uris":["http://zotero.org/users/6647948/items/AY3KWFND"],"uri":["http://zotero.org/users/6647948/items/AY3KWFND"],"itemData":{"id":83,"type":"article-journal","container-title":"The Lancet Infectious Diseases","DOI":"10.1016/S1473-3099(20)30243-7","ISSN":"14733099","issue":"6","journalAbbreviation":"The Lancet Infectious Diseases","language":"en","page":"669-677","source":"DOI.org (Crossref)","title":"Estimates of the severity of coronavirus disease 2019: a model-based analysis","title-short":"Estimates of the severity of coronavirus disease 2019","volume":"20","author":[{"family":"Verity","given":"Robert"},{"family":"Okell","given":"Lucy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M"}],"issued":{"date-parts":[["2020",6]]}}}],"schema":"https://github.com/citation-style-language/schema/raw/master/csl-citation.json"} </w:instrText>
      </w:r>
      <w:r w:rsidRPr="000014AE">
        <w:fldChar w:fldCharType="separate"/>
      </w:r>
      <w:r w:rsidR="00962F61">
        <w:t>(24)</w:t>
      </w:r>
      <w:r w:rsidRPr="000014AE">
        <w:fldChar w:fldCharType="end"/>
      </w:r>
    </w:p>
    <w:p w14:paraId="0D6FFC7E" w14:textId="6DEC8F23" w:rsidR="00F0366C" w:rsidRPr="00362B4B" w:rsidRDefault="00B65663"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r>
                <m:rPr>
                  <m:sty m:val="p"/>
                </m:rPr>
                <w:rPr>
                  <w:rFonts w:ascii="Cambria Math" w:hAnsi="Cambria Math"/>
                </w:rPr>
                <m:t>π∼</m:t>
              </m:r>
              <m:r>
                <m:rPr>
                  <m:nor/>
                </m:rPr>
                <w:rPr>
                  <w:rFonts w:ascii="Cambria Math" w:hAnsi="Cambria Math"/>
                </w:rPr>
                <m:t>Gamma</m:t>
              </m:r>
              <m:d>
                <m:dPr>
                  <m:ctrlPr>
                    <w:rPr>
                      <w:rFonts w:ascii="Cambria Math" w:hAnsi="Cambria Math"/>
                      <w:i/>
                    </w:rPr>
                  </m:ctrlPr>
                </m:dPr>
                <m:e>
                  <m:r>
                    <w:rPr>
                      <w:rFonts w:ascii="Cambria Math" w:hAnsi="Cambria Math"/>
                    </w:rPr>
                    <m:t>5.1, 0.86</m:t>
                  </m:r>
                </m:e>
              </m:d>
              <m:r>
                <w:rPr>
                  <w:rFonts w:ascii="Cambria Math" w:hAnsi="Cambria Math"/>
                </w:rPr>
                <m:t>+</m:t>
              </m:r>
              <m:r>
                <m:rPr>
                  <m:nor/>
                </m:rPr>
                <w:rPr>
                  <w:rFonts w:ascii="Cambria Math" w:hAnsi="Cambria Math"/>
                </w:rPr>
                <m:t>Gamma</m:t>
              </m:r>
              <m:d>
                <m:dPr>
                  <m:ctrlPr>
                    <w:rPr>
                      <w:rFonts w:ascii="Cambria Math" w:hAnsi="Cambria Math"/>
                      <w:i/>
                    </w:rPr>
                  </m:ctrlPr>
                </m:dPr>
                <m:e>
                  <m:r>
                    <w:rPr>
                      <w:rFonts w:ascii="Cambria Math" w:hAnsi="Cambria Math"/>
                    </w:rPr>
                    <m:t>17.8, 0.45</m:t>
                  </m:r>
                </m:e>
              </m:d>
              <m:r>
                <w:rPr>
                  <w:rFonts w:ascii="Cambria Math" w:hAnsi="Cambria Math"/>
                </w:rPr>
                <m:t>.#</m:t>
              </m:r>
              <m:d>
                <m:dPr>
                  <m:ctrlPr>
                    <w:rPr>
                      <w:rFonts w:ascii="Cambria Math" w:hAnsi="Cambria Math"/>
                      <w:i/>
                    </w:rPr>
                  </m:ctrlPr>
                </m:dPr>
                <m:e>
                  <m:r>
                    <w:rPr>
                      <w:rFonts w:ascii="Cambria Math" w:hAnsi="Cambria Math"/>
                    </w:rPr>
                    <m:t>14</m:t>
                  </m:r>
                </m:e>
              </m:d>
            </m:e>
          </m:eqArr>
        </m:oMath>
      </m:oMathPara>
    </w:p>
    <w:p w14:paraId="61AF5C8D" w14:textId="77777777" w:rsidR="00F0366C" w:rsidRPr="000014AE" w:rsidRDefault="00F0366C" w:rsidP="00487208">
      <w:pPr>
        <w:pBdr>
          <w:top w:val="nil"/>
          <w:left w:val="nil"/>
          <w:bottom w:val="nil"/>
          <w:right w:val="nil"/>
          <w:between w:val="nil"/>
        </w:pBdr>
        <w:spacing w:line="480" w:lineRule="auto"/>
        <w:jc w:val="both"/>
      </w:pPr>
      <w:r w:rsidRPr="000014AE">
        <w:t xml:space="preserve">The expected number of deaths </w:t>
      </w:r>
      <m:oMath>
        <m:sSub>
          <m:sSubPr>
            <m:ctrlPr>
              <w:rPr>
                <w:rFonts w:ascii="Cambria Math" w:hAnsi="Cambria Math"/>
                <w:i/>
                <w:iCs/>
              </w:rPr>
            </m:ctrlPr>
          </m:sSubPr>
          <m:e>
            <m:r>
              <w:rPr>
                <w:rFonts w:ascii="Cambria Math" w:hAnsi="Cambria Math"/>
              </w:rPr>
              <m:t>d</m:t>
            </m:r>
          </m:e>
          <m:sub>
            <m:r>
              <w:rPr>
                <w:rFonts w:ascii="Cambria Math" w:hAnsi="Cambria Math"/>
              </w:rPr>
              <m:t>t,m</m:t>
            </m:r>
          </m:sub>
        </m:sSub>
      </m:oMath>
      <w:r w:rsidRPr="000014AE">
        <w:t xml:space="preserve">, on a given day </w:t>
      </w:r>
      <m:oMath>
        <m:r>
          <w:rPr>
            <w:rFonts w:ascii="Cambria Math" w:hAnsi="Cambria Math"/>
          </w:rPr>
          <m:t>t</m:t>
        </m:r>
      </m:oMath>
      <w:r w:rsidRPr="000014AE">
        <w:t xml:space="preserve">, for state </w:t>
      </w:r>
      <m:oMath>
        <m:r>
          <w:rPr>
            <w:rFonts w:ascii="Cambria Math" w:hAnsi="Cambria Math"/>
          </w:rPr>
          <m:t>m</m:t>
        </m:r>
      </m:oMath>
      <w:r w:rsidRPr="000014AE">
        <w:t xml:space="preserve"> is given by the following discrete sum</w:t>
      </w:r>
    </w:p>
    <w:p w14:paraId="53CB0E5D" w14:textId="273C1AD7" w:rsidR="00F0366C" w:rsidRPr="00362B4B" w:rsidRDefault="00B65663"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m:t>
              </m:r>
              <m:r>
                <m:rPr>
                  <m:sty m:val="p"/>
                </m:rPr>
                <w:rPr>
                  <w:rFonts w:ascii="Cambria Math" w:hAnsi="Cambria Math"/>
                </w:rPr>
                <m:t>if</m:t>
              </m:r>
              <m:sSubSup>
                <m:sSubSupPr>
                  <m:ctrlPr>
                    <w:rPr>
                      <w:rFonts w:ascii="Cambria Math" w:hAnsi="Cambria Math"/>
                      <w:iCs/>
                    </w:rPr>
                  </m:ctrlPr>
                </m:sSubSupPr>
                <m:e>
                  <m:r>
                    <m:rPr>
                      <m:sty m:val="p"/>
                    </m:rPr>
                    <w:rPr>
                      <w:rFonts w:ascii="Cambria Math" w:hAnsi="Cambria Math"/>
                    </w:rPr>
                    <m:t>r</m:t>
                  </m:r>
                </m:e>
                <m:sub>
                  <m:r>
                    <m:rPr>
                      <m:sty m:val="p"/>
                    </m:rPr>
                    <w:rPr>
                      <w:rFonts w:ascii="Cambria Math" w:hAnsi="Cambria Math"/>
                    </w:rPr>
                    <m:t>m</m:t>
                  </m:r>
                </m:sub>
                <m:sup>
                  <m:r>
                    <m:rPr>
                      <m:sty m:val="p"/>
                    </m:rPr>
                    <w:rPr>
                      <w:rFonts w:ascii="Cambria Math" w:hAnsi="Cambria Math"/>
                    </w:rPr>
                    <m:t>*</m:t>
                  </m:r>
                </m:sup>
              </m:sSubSup>
              <m:nary>
                <m:naryPr>
                  <m:chr m:val="∑"/>
                  <m:ctrlPr>
                    <w:rPr>
                      <w:rFonts w:ascii="Cambria Math" w:hAnsi="Cambria Math"/>
                    </w:rPr>
                  </m:ctrlPr>
                </m:naryPr>
                <m:sub>
                  <m:r>
                    <m:rPr>
                      <m:sty m:val="p"/>
                    </m:rPr>
                    <w:rPr>
                      <w:rFonts w:ascii="Cambria Math" w:hAnsi="Cambria Math"/>
                    </w:rPr>
                    <m:t>τ</m:t>
                  </m:r>
                  <m:r>
                    <w:rPr>
                      <w:rFonts w:ascii="Cambria Math" w:hAnsi="Cambria Math"/>
                    </w:rPr>
                    <m:t>=0</m:t>
                  </m:r>
                  <m:ctrlPr>
                    <w:rPr>
                      <w:rFonts w:ascii="Cambria Math" w:hAnsi="Cambria Math"/>
                      <w:i/>
                    </w:rPr>
                  </m:ctrlPr>
                </m:sub>
                <m:sup>
                  <m:r>
                    <w:rPr>
                      <w:rFonts w:ascii="Cambria Math" w:hAnsi="Cambria Math"/>
                    </w:rPr>
                    <m:t>t-1</m:t>
                  </m:r>
                  <m:ctrlPr>
                    <w:rPr>
                      <w:rFonts w:ascii="Cambria Math" w:hAnsi="Cambria Math"/>
                      <w:i/>
                    </w:rPr>
                  </m:ctrlPr>
                </m:sup>
                <m:e>
                  <m:sSub>
                    <m:sSubPr>
                      <m:ctrlPr>
                        <w:rPr>
                          <w:rFonts w:ascii="Cambria Math" w:hAnsi="Cambria Math"/>
                          <w:i/>
                        </w:rPr>
                      </m:ctrlPr>
                    </m:sSubPr>
                    <m:e>
                      <m:r>
                        <w:rPr>
                          <w:rFonts w:ascii="Cambria Math" w:hAnsi="Cambria Math"/>
                        </w:rPr>
                        <m:t>i</m:t>
                      </m:r>
                    </m:e>
                    <m:sub>
                      <m:r>
                        <m:rPr>
                          <m:sty m:val="p"/>
                        </m:rPr>
                        <w:rPr>
                          <w:rFonts w:ascii="Cambria Math" w:hAnsi="Cambria Math"/>
                        </w:rPr>
                        <m:t>τ</m:t>
                      </m:r>
                      <m:r>
                        <w:rPr>
                          <w:rFonts w:ascii="Cambria Math" w:hAnsi="Cambria Math"/>
                        </w:rPr>
                        <m:t>,m</m:t>
                      </m:r>
                    </m:sub>
                  </m:sSub>
                  <m:ctrlPr>
                    <w:rPr>
                      <w:rFonts w:ascii="Cambria Math" w:hAnsi="Cambria Math"/>
                      <w:i/>
                    </w:rPr>
                  </m:ctrlPr>
                </m:e>
              </m:nary>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t-</m:t>
                  </m:r>
                  <m:r>
                    <m:rPr>
                      <m:sty m:val="p"/>
                    </m:rP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15</m:t>
                  </m:r>
                </m:e>
              </m:d>
            </m:e>
          </m:eqArr>
        </m:oMath>
      </m:oMathPara>
    </w:p>
    <w:p w14:paraId="0B30EC78" w14:textId="7BE0C2FA" w:rsidR="00F0366C" w:rsidRPr="000014AE" w:rsidRDefault="00F0366C" w:rsidP="00487208">
      <w:pPr>
        <w:pBdr>
          <w:top w:val="nil"/>
          <w:left w:val="nil"/>
          <w:bottom w:val="nil"/>
          <w:right w:val="nil"/>
          <w:between w:val="nil"/>
        </w:pBdr>
        <w:spacing w:line="480" w:lineRule="auto"/>
        <w:jc w:val="both"/>
      </w:pPr>
      <w:r w:rsidRPr="000014AE">
        <w:lastRenderedPageBreak/>
        <w:t xml:space="preserve">where </w:t>
      </w:r>
      <m:oMath>
        <m:sSub>
          <m:sSubPr>
            <m:ctrlPr>
              <w:rPr>
                <w:rFonts w:ascii="Cambria Math" w:hAnsi="Cambria Math"/>
                <w:i/>
              </w:rPr>
            </m:ctrlPr>
          </m:sSubPr>
          <m:e>
            <m:r>
              <w:rPr>
                <w:rFonts w:ascii="Cambria Math" w:hAnsi="Cambria Math"/>
              </w:rPr>
              <m:t>i</m:t>
            </m:r>
          </m:e>
          <m:sub>
            <m:r>
              <w:rPr>
                <w:rFonts w:ascii="Cambria Math" w:hAnsi="Cambria Math"/>
              </w:rPr>
              <m:t>τ,m</m:t>
            </m:r>
          </m:sub>
        </m:sSub>
      </m:oMath>
      <w:r w:rsidRPr="000014AE">
        <w:t xml:space="preserve"> is the number of new infections on day </w:t>
      </w:r>
      <m:oMath>
        <m:r>
          <w:rPr>
            <w:rFonts w:ascii="Cambria Math" w:hAnsi="Cambria Math"/>
          </w:rPr>
          <m:t>τ</m:t>
        </m:r>
      </m:oMath>
      <w:r w:rsidRPr="000014AE">
        <w:t xml:space="preserve"> in state </w:t>
      </w:r>
      <m:oMath>
        <m:r>
          <w:rPr>
            <w:rFonts w:ascii="Cambria Math" w:hAnsi="Cambria Math"/>
          </w:rPr>
          <m:t>m</m:t>
        </m:r>
      </m:oMath>
      <w:r w:rsidRPr="000014AE">
        <w:t xml:space="preserve"> and where, similar to the generation distribution, </w:t>
      </w:r>
      <m:oMath>
        <m:r>
          <w:rPr>
            <w:rFonts w:ascii="Cambria Math" w:hAnsi="Cambria Math"/>
          </w:rPr>
          <m:t>π</m:t>
        </m:r>
      </m:oMath>
      <w:r w:rsidRPr="000014AE">
        <w:t xml:space="preserve"> is discretized via </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s</m:t>
            </m:r>
          </m:sub>
        </m:sSub>
        <m:r>
          <w:rPr>
            <w:rFonts w:ascii="Cambria Math" w:hAnsi="Cambria Math"/>
          </w:rPr>
          <m:t>=</m:t>
        </m:r>
        <m:nary>
          <m:naryPr>
            <m:ctrlPr>
              <w:rPr>
                <w:rFonts w:ascii="Cambria Math" w:hAnsi="Cambria Math"/>
              </w:rPr>
            </m:ctrlPr>
          </m:naryPr>
          <m:sub>
            <m:r>
              <w:rPr>
                <w:rFonts w:ascii="Cambria Math" w:hAnsi="Cambria Math"/>
              </w:rPr>
              <m:t>s-0.5</m:t>
            </m:r>
            <m:ctrlPr>
              <w:rPr>
                <w:rFonts w:ascii="Cambria Math" w:hAnsi="Cambria Math"/>
                <w:i/>
              </w:rPr>
            </m:ctrlPr>
          </m:sub>
          <m:sup>
            <m:r>
              <w:rPr>
                <w:rFonts w:ascii="Cambria Math" w:hAnsi="Cambria Math"/>
              </w:rPr>
              <m:t>s+0.5</m:t>
            </m:r>
            <m:ctrlPr>
              <w:rPr>
                <w:rFonts w:ascii="Cambria Math" w:hAnsi="Cambria Math"/>
                <w:i/>
              </w:rPr>
            </m:ctrlPr>
          </m:sup>
          <m:e>
            <m:r>
              <m:rPr>
                <m:sty m:val="p"/>
              </m:rPr>
              <w:rPr>
                <w:rFonts w:ascii="Cambria Math" w:hAnsi="Cambria Math"/>
              </w:rPr>
              <m:t>π</m:t>
            </m:r>
            <m:d>
              <m:dPr>
                <m:ctrlPr>
                  <w:rPr>
                    <w:rFonts w:ascii="Cambria Math" w:hAnsi="Cambria Math"/>
                    <w:i/>
                  </w:rPr>
                </m:ctrlPr>
              </m:dPr>
              <m:e>
                <m:r>
                  <m:rPr>
                    <m:sty m:val="p"/>
                  </m:rPr>
                  <w:rPr>
                    <w:rFonts w:ascii="Cambria Math" w:hAnsi="Cambria Math"/>
                  </w:rPr>
                  <m:t>τ</m:t>
                </m:r>
              </m:e>
            </m:d>
            <m:r>
              <w:rPr>
                <w:rFonts w:ascii="Cambria Math" w:hAnsi="Cambria Math"/>
              </w:rPr>
              <m:t>d</m:t>
            </m:r>
            <m:ctrlPr>
              <w:rPr>
                <w:rFonts w:ascii="Cambria Math" w:hAnsi="Cambria Math"/>
                <w:i/>
              </w:rPr>
            </m:ctrlPr>
          </m:e>
        </m:nary>
        <m:r>
          <m:rPr>
            <m:sty m:val="p"/>
          </m:rPr>
          <w:rPr>
            <w:rFonts w:ascii="Cambria Math" w:hAnsi="Cambria Math"/>
          </w:rPr>
          <m:t>τ</m:t>
        </m:r>
      </m:oMath>
      <w:r w:rsidRPr="000014AE">
        <w:t xml:space="preserve"> for </w:t>
      </w:r>
      <m:oMath>
        <m:r>
          <w:rPr>
            <w:rFonts w:ascii="Cambria Math" w:hAnsi="Cambria Math"/>
          </w:rPr>
          <m:t>s=2,3,…,</m:t>
        </m:r>
      </m:oMath>
      <w:r w:rsidRPr="000014AE">
        <w:t xml:space="preserve"> and </w:t>
      </w:r>
      <m:oMath>
        <m:sSub>
          <m:sSubPr>
            <m:ctrlPr>
              <w:rPr>
                <w:rFonts w:ascii="Cambria Math" w:hAnsi="Cambria Math"/>
              </w:rPr>
            </m:ctrlPr>
          </m:sSubPr>
          <m:e>
            <m:r>
              <m:rPr>
                <m:sty m:val="p"/>
              </m:rPr>
              <w:rPr>
                <w:rFonts w:ascii="Cambria Math" w:hAnsi="Cambria Math"/>
              </w:rPr>
              <m:t>π</m:t>
            </m:r>
          </m:e>
          <m:sub>
            <m:r>
              <m:rPr>
                <m:sty m:val="p"/>
              </m:rPr>
              <w:rPr>
                <w:rFonts w:ascii="Cambria Math" w:hAnsi="Cambria Math"/>
              </w:rPr>
              <m:t>1</m:t>
            </m:r>
          </m:sub>
        </m:sSub>
        <m:r>
          <m:rPr>
            <m:sty m:val="p"/>
          </m:rPr>
          <w:rPr>
            <w:rFonts w:ascii="Cambria Math" w:hAnsi="Cambria Math"/>
          </w:rPr>
          <m:t>=</m:t>
        </m:r>
        <m:nary>
          <m:naryPr>
            <m:ctrlPr>
              <w:rPr>
                <w:rFonts w:ascii="Cambria Math" w:hAnsi="Cambria Math"/>
              </w:rPr>
            </m:ctrlPr>
          </m:naryPr>
          <m:sub>
            <m:r>
              <m:rPr>
                <m:sty m:val="p"/>
              </m:rPr>
              <w:rPr>
                <w:rFonts w:ascii="Cambria Math" w:hAnsi="Cambria Math"/>
              </w:rPr>
              <m:t>0</m:t>
            </m:r>
          </m:sub>
          <m:sup>
            <m:r>
              <m:rPr>
                <m:sty m:val="p"/>
              </m:rPr>
              <w:rPr>
                <w:rFonts w:ascii="Cambria Math" w:hAnsi="Cambria Math"/>
              </w:rPr>
              <m:t>1.5</m:t>
            </m:r>
          </m:sup>
          <m:e>
            <m:r>
              <m:rPr>
                <m:sty m:val="p"/>
              </m:rPr>
              <w:rPr>
                <w:rFonts w:ascii="Cambria Math" w:hAnsi="Cambria Math"/>
              </w:rPr>
              <m:t>π</m:t>
            </m:r>
            <m:d>
              <m:dPr>
                <m:ctrlPr>
                  <w:rPr>
                    <w:rFonts w:ascii="Cambria Math" w:hAnsi="Cambria Math"/>
                  </w:rPr>
                </m:ctrlPr>
              </m:dPr>
              <m:e>
                <m:r>
                  <m:rPr>
                    <m:sty m:val="p"/>
                  </m:rPr>
                  <w:rPr>
                    <w:rFonts w:ascii="Cambria Math" w:hAnsi="Cambria Math"/>
                  </w:rPr>
                  <m:t>τ</m:t>
                </m:r>
              </m:e>
            </m:d>
            <m:r>
              <m:rPr>
                <m:sty m:val="p"/>
              </m:rPr>
              <w:rPr>
                <w:rFonts w:ascii="Cambria Math" w:hAnsi="Cambria Math"/>
              </w:rPr>
              <m:t>d</m:t>
            </m:r>
          </m:e>
        </m:nary>
        <m:r>
          <m:rPr>
            <m:sty m:val="p"/>
          </m:rPr>
          <w:rPr>
            <w:rFonts w:ascii="Cambria Math" w:hAnsi="Cambria Math"/>
          </w:rPr>
          <m:t>τ</m:t>
        </m:r>
      </m:oMath>
      <w:r w:rsidRPr="000014AE">
        <w:t xml:space="preserve">, where </w:t>
      </w:r>
      <m:oMath>
        <m:r>
          <m:rPr>
            <m:sty m:val="p"/>
          </m:rPr>
          <w:rPr>
            <w:rFonts w:ascii="Cambria Math" w:hAnsi="Cambria Math"/>
          </w:rPr>
          <m:t>π</m:t>
        </m:r>
        <m:d>
          <m:dPr>
            <m:ctrlPr>
              <w:rPr>
                <w:rFonts w:ascii="Cambria Math" w:hAnsi="Cambria Math"/>
                <w:i/>
              </w:rPr>
            </m:ctrlPr>
          </m:dPr>
          <m:e>
            <m:r>
              <m:rPr>
                <m:sty m:val="p"/>
              </m:rPr>
              <w:rPr>
                <w:rFonts w:ascii="Cambria Math" w:hAnsi="Cambria Math"/>
              </w:rPr>
              <m:t>τ</m:t>
            </m:r>
          </m:e>
        </m:d>
      </m:oMath>
      <w:r w:rsidRPr="000014AE">
        <w:t xml:space="preserve"> is the density of </w:t>
      </w:r>
      <m:oMath>
        <m:r>
          <m:rPr>
            <m:sty m:val="p"/>
          </m:rPr>
          <w:rPr>
            <w:rFonts w:ascii="Cambria Math" w:hAnsi="Cambria Math"/>
          </w:rPr>
          <m:t>π</m:t>
        </m:r>
      </m:oMath>
      <w:r w:rsidRPr="000014AE">
        <w:t>.</w:t>
      </w:r>
    </w:p>
    <w:p w14:paraId="1F21A07C" w14:textId="68167A0E" w:rsidR="002B2F9D" w:rsidRPr="002B2F9D" w:rsidRDefault="00F0366C" w:rsidP="00487208">
      <w:pPr>
        <w:pBdr>
          <w:top w:val="nil"/>
          <w:left w:val="nil"/>
          <w:bottom w:val="nil"/>
          <w:right w:val="nil"/>
          <w:between w:val="nil"/>
        </w:pBdr>
        <w:spacing w:line="480" w:lineRule="auto"/>
        <w:jc w:val="both"/>
        <w:rPr>
          <w:rStyle w:val="CommentReference"/>
          <w:sz w:val="24"/>
          <w:szCs w:val="24"/>
        </w:rPr>
      </w:pPr>
      <w:r w:rsidRPr="00194494">
        <w:t xml:space="preserve">We parametrize </w:t>
      </w:r>
      <m:oMath>
        <m:sSub>
          <m:sSubPr>
            <m:ctrlPr>
              <w:rPr>
                <w:rFonts w:ascii="Cambria Math" w:hAnsi="Cambria Math"/>
                <w:i/>
              </w:rPr>
            </m:ctrlPr>
          </m:sSubPr>
          <m:e>
            <m:r>
              <w:rPr>
                <w:rFonts w:ascii="Cambria Math" w:hAnsi="Cambria Math"/>
              </w:rPr>
              <m:t>R</m:t>
            </m:r>
          </m:e>
          <m:sub>
            <m:r>
              <w:rPr>
                <w:rFonts w:ascii="Cambria Math" w:hAnsi="Cambria Math"/>
              </w:rPr>
              <m:t>t,m</m:t>
            </m:r>
          </m:sub>
        </m:sSub>
      </m:oMath>
      <w:r w:rsidRPr="00194494">
        <w:t xml:space="preserve"> with a random effect for each week of the epidemic as follows</w:t>
      </w:r>
      <w:r w:rsidR="002B2F9D">
        <w:t xml:space="preserve">  </w:t>
      </w:r>
      <w:r w:rsidR="002B2F9D">
        <w:tab/>
      </w:r>
      <w:r w:rsidRPr="00194494">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t</m:t>
                      </m:r>
                    </m:e>
                    <m:sub>
                      <m:r>
                        <w:rPr>
                          <w:rFonts w:ascii="Cambria Math" w:hAnsi="Cambria Math"/>
                        </w:rPr>
                        <m:t>m</m:t>
                      </m:r>
                    </m:sub>
                  </m:sSub>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m:t>
                  </m:r>
                  <m:sSub>
                    <m:sSubPr>
                      <m:ctrlPr>
                        <w:rPr>
                          <w:rFonts w:ascii="Cambria Math" w:hAnsi="Cambria Math"/>
                          <w:i/>
                        </w:rPr>
                      </m:ctrlPr>
                    </m:sSubPr>
                    <m:e>
                      <m:r>
                        <m:rPr>
                          <m:sty m:val="p"/>
                        </m:rPr>
                        <w:rPr>
                          <w:rFonts w:ascii="Cambria Math" w:hAnsi="Cambria Math"/>
                        </w:rPr>
                        <m:t>ϵ</m:t>
                      </m:r>
                    </m:e>
                    <m:sub>
                      <m:r>
                        <w:rPr>
                          <w:rFonts w:ascii="Cambria Math" w:hAnsi="Cambria Math"/>
                        </w:rPr>
                        <m:t>w</m:t>
                      </m:r>
                      <m:d>
                        <m:dPr>
                          <m:ctrlPr>
                            <w:rPr>
                              <w:rFonts w:ascii="Cambria Math" w:hAnsi="Cambria Math"/>
                              <w:i/>
                            </w:rPr>
                          </m:ctrlPr>
                        </m:dPr>
                        <m:e>
                          <m:r>
                            <w:rPr>
                              <w:rFonts w:ascii="Cambria Math" w:hAnsi="Cambria Math"/>
                            </w:rPr>
                            <m:t>t,m</m:t>
                          </m:r>
                        </m:e>
                      </m:d>
                    </m:sub>
                  </m:sSub>
                  <m:r>
                    <w:rPr>
                      <w:rFonts w:ascii="Cambria Math" w:hAnsi="Cambria Math"/>
                    </w:rPr>
                    <m:t>-</m:t>
                  </m:r>
                  <m:sSubSup>
                    <m:sSubSupPr>
                      <m:ctrlPr>
                        <w:rPr>
                          <w:rFonts w:ascii="Cambria Math" w:hAnsi="Cambria Math"/>
                          <w:i/>
                        </w:rPr>
                      </m:ctrlPr>
                    </m:sSubSupPr>
                    <m:e>
                      <m:r>
                        <m:rPr>
                          <m:sty m:val="p"/>
                        </m:rPr>
                        <w:rPr>
                          <w:rFonts w:ascii="Cambria Math" w:hAnsi="Cambria Math"/>
                        </w:rPr>
                        <m:t>ϵ</m:t>
                      </m:r>
                    </m:e>
                    <m:sub>
                      <m:r>
                        <w:rPr>
                          <w:rFonts w:ascii="Cambria Math" w:hAnsi="Cambria Math"/>
                        </w:rPr>
                        <m:t>m,w</m:t>
                      </m:r>
                      <m:d>
                        <m:dPr>
                          <m:ctrlPr>
                            <w:rPr>
                              <w:rFonts w:ascii="Cambria Math" w:hAnsi="Cambria Math"/>
                              <w:i/>
                            </w:rPr>
                          </m:ctrlPr>
                        </m:dPr>
                        <m:e>
                          <m:r>
                            <w:rPr>
                              <w:rFonts w:ascii="Cambria Math" w:hAnsi="Cambria Math"/>
                            </w:rPr>
                            <m:t>t,m</m:t>
                          </m:r>
                        </m:e>
                      </m:d>
                    </m:sub>
                    <m:sup>
                      <m:r>
                        <w:rPr>
                          <w:rFonts w:ascii="Cambria Math" w:hAnsi="Cambria Math"/>
                        </w:rPr>
                        <m:t>state</m:t>
                      </m:r>
                    </m:sup>
                  </m:sSubSup>
                  <m:ctrlPr>
                    <w:rPr>
                      <w:rFonts w:ascii="Cambria Math" w:hAnsi="Cambria Math"/>
                      <w:i/>
                    </w:rPr>
                  </m:ctrlPr>
                </m:e>
              </m:d>
              <m:r>
                <w:rPr>
                  <w:rFonts w:ascii="Cambria Math" w:hAnsi="Cambria Math"/>
                </w:rPr>
                <m:t>,</m:t>
              </m:r>
              <m:r>
                <w:rPr>
                  <w:rStyle w:val="CommentReference"/>
                  <w:rFonts w:ascii="Cambria Math" w:eastAsia="AR PL SungtiL GB" w:hAnsi="Cambria Math" w:cs="Mangal"/>
                  <w:kern w:val="2"/>
                  <w:lang w:eastAsia="zh-CN" w:bidi="hi-IN"/>
                </w:rPr>
                <m:t>#</m:t>
              </m:r>
              <m:d>
                <m:dPr>
                  <m:ctrlPr>
                    <w:rPr>
                      <w:rFonts w:ascii="Cambria Math" w:hAnsi="Cambria Math"/>
                      <w:i/>
                    </w:rPr>
                  </m:ctrlPr>
                </m:dPr>
                <m:e>
                  <m:r>
                    <w:rPr>
                      <w:rFonts w:ascii="Cambria Math" w:hAnsi="Cambria Math"/>
                    </w:rPr>
                    <m:t>16</m:t>
                  </m:r>
                </m:e>
              </m:d>
              <m:ctrlPr>
                <w:rPr>
                  <w:rStyle w:val="CommentReference"/>
                  <w:rFonts w:ascii="Cambria Math" w:eastAsia="AR PL SungtiL GB" w:hAnsi="Cambria Math" w:cs="Mangal"/>
                  <w:i/>
                  <w:kern w:val="2"/>
                  <w:lang w:eastAsia="zh-CN" w:bidi="hi-IN"/>
                </w:rPr>
              </m:ctrlPr>
            </m:e>
          </m:eqArr>
        </m:oMath>
      </m:oMathPara>
    </w:p>
    <w:p w14:paraId="067B9B66" w14:textId="77777777" w:rsidR="00474DE8" w:rsidRDefault="00F0366C" w:rsidP="00487208">
      <w:pPr>
        <w:pBdr>
          <w:top w:val="nil"/>
          <w:left w:val="nil"/>
          <w:bottom w:val="nil"/>
          <w:right w:val="nil"/>
          <w:between w:val="nil"/>
        </w:pBdr>
        <w:spacing w:line="480" w:lineRule="auto"/>
        <w:jc w:val="both"/>
      </w:pPr>
      <w:r w:rsidRPr="00194494">
        <w:t xml:space="preserve">where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x</m:t>
                </m:r>
              </m:e>
            </m:d>
          </m:e>
        </m:func>
        <m:r>
          <m:rPr>
            <m:lit/>
          </m:rPr>
          <w:rPr>
            <w:rFonts w:ascii="Cambria Math" w:hAnsi="Cambria Math"/>
          </w:rPr>
          <m:t>/</m:t>
        </m:r>
        <m:d>
          <m:dPr>
            <m:ctrlPr>
              <w:rPr>
                <w:rFonts w:ascii="Cambria Math" w:hAnsi="Cambria Math"/>
                <w:i/>
              </w:rPr>
            </m:ctrlPr>
          </m:dPr>
          <m:e>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x</m:t>
                    </m:r>
                  </m:e>
                </m:d>
              </m:e>
            </m:func>
          </m:e>
        </m:d>
      </m:oMath>
      <w:r w:rsidRPr="00194494">
        <w:t xml:space="preserve"> is twice the inverse logit function, and </w:t>
      </w:r>
      <m:oMath>
        <m:sSub>
          <m:sSubPr>
            <m:ctrlPr>
              <w:rPr>
                <w:rFonts w:ascii="Cambria Math" w:hAnsi="Cambria Math"/>
                <w:i/>
              </w:rPr>
            </m:ctrlPr>
          </m:sSubPr>
          <m:e>
            <m:r>
              <m:rPr>
                <m:sty m:val="p"/>
              </m:rPr>
              <w:rPr>
                <w:rFonts w:ascii="Cambria Math" w:hAnsi="Cambria Math"/>
              </w:rPr>
              <m:t>ϵ</m:t>
            </m:r>
            <m:ctrlPr>
              <w:rPr>
                <w:rFonts w:ascii="Cambria Math" w:hAnsi="Cambria Math"/>
              </w:rPr>
            </m:ctrlPr>
          </m:e>
          <m:sub>
            <m:r>
              <w:rPr>
                <w:rFonts w:ascii="Cambria Math" w:hAnsi="Cambria Math"/>
              </w:rPr>
              <m:t>w</m:t>
            </m:r>
            <m:d>
              <m:dPr>
                <m:ctrlPr>
                  <w:rPr>
                    <w:rFonts w:ascii="Cambria Math" w:hAnsi="Cambria Math"/>
                    <w:i/>
                  </w:rPr>
                </m:ctrlPr>
              </m:dPr>
              <m:e>
                <m:r>
                  <w:rPr>
                    <w:rFonts w:ascii="Cambria Math" w:hAnsi="Cambria Math"/>
                  </w:rPr>
                  <m:t>t</m:t>
                </m:r>
              </m:e>
            </m:d>
          </m:sub>
        </m:sSub>
      </m:oMath>
      <w:r w:rsidRPr="00194494">
        <w:t xml:space="preserve"> and </w:t>
      </w:r>
      <m:oMath>
        <m:sSubSup>
          <m:sSubSupPr>
            <m:ctrlPr>
              <w:rPr>
                <w:rFonts w:ascii="Cambria Math" w:hAnsi="Cambria Math"/>
                <w:i/>
              </w:rPr>
            </m:ctrlPr>
          </m:sSubSupPr>
          <m:e>
            <m:r>
              <w:rPr>
                <w:rFonts w:ascii="Cambria Math" w:hAnsi="Cambria Math"/>
              </w:rPr>
              <m:t>ϵ</m:t>
            </m:r>
          </m:e>
          <m:sub>
            <m:r>
              <w:rPr>
                <w:rFonts w:ascii="Cambria Math" w:hAnsi="Cambria Math"/>
              </w:rPr>
              <m:t>m,w</m:t>
            </m:r>
            <m:d>
              <m:dPr>
                <m:ctrlPr>
                  <w:rPr>
                    <w:rFonts w:ascii="Cambria Math" w:hAnsi="Cambria Math"/>
                    <w:i/>
                  </w:rPr>
                </m:ctrlPr>
              </m:dPr>
              <m:e>
                <m:r>
                  <w:rPr>
                    <w:rFonts w:ascii="Cambria Math" w:hAnsi="Cambria Math"/>
                  </w:rPr>
                  <m:t>t,m</m:t>
                </m:r>
              </m:e>
            </m:d>
          </m:sub>
          <m:sup>
            <m:r>
              <w:rPr>
                <w:rFonts w:ascii="Cambria Math" w:hAnsi="Cambria Math"/>
              </w:rPr>
              <m:t>state</m:t>
            </m:r>
          </m:sup>
        </m:sSubSup>
        <m:r>
          <w:rPr>
            <w:rFonts w:ascii="Cambria Math" w:hAnsi="Cambria Math"/>
          </w:rPr>
          <m:t xml:space="preserve"> </m:t>
        </m:r>
      </m:oMath>
      <w:r w:rsidRPr="00194494">
        <w:t xml:space="preserve">follows a weekly random walk (RW) process, that captures variation between </w:t>
      </w:r>
      <m:oMath>
        <m:sSub>
          <m:sSubPr>
            <m:ctrlPr>
              <w:rPr>
                <w:rFonts w:ascii="Cambria Math" w:hAnsi="Cambria Math"/>
                <w:i/>
              </w:rPr>
            </m:ctrlPr>
          </m:sSubPr>
          <m:e>
            <m:r>
              <w:rPr>
                <w:rFonts w:ascii="Cambria Math" w:hAnsi="Cambria Math"/>
              </w:rPr>
              <m:t>R</m:t>
            </m:r>
          </m:e>
          <m:sub>
            <m:r>
              <w:rPr>
                <w:rFonts w:ascii="Cambria Math" w:hAnsi="Cambria Math"/>
              </w:rPr>
              <m:t>t,m</m:t>
            </m:r>
          </m:sub>
        </m:sSub>
      </m:oMath>
      <w:r w:rsidRPr="00194494">
        <w:t xml:space="preserve"> in each subsequent week.  </w:t>
      </w:r>
      <m:oMath>
        <m:sSub>
          <m:sSubPr>
            <m:ctrlPr>
              <w:rPr>
                <w:rFonts w:ascii="Cambria Math" w:hAnsi="Cambria Math"/>
                <w:i/>
              </w:rPr>
            </m:ctrlPr>
          </m:sSubPr>
          <m:e>
            <m:r>
              <w:rPr>
                <w:rFonts w:ascii="Cambria Math" w:hAnsi="Cambria Math"/>
              </w:rPr>
              <m:t>ϵ</m:t>
            </m:r>
            <m:ctrlPr>
              <w:rPr>
                <w:rFonts w:ascii="Cambria Math" w:hAnsi="Cambria Math"/>
              </w:rPr>
            </m:ctrlPr>
          </m:e>
          <m:sub>
            <m:r>
              <w:rPr>
                <w:rFonts w:ascii="Cambria Math" w:hAnsi="Cambria Math"/>
              </w:rPr>
              <m:t>w</m:t>
            </m:r>
            <m:d>
              <m:dPr>
                <m:ctrlPr>
                  <w:rPr>
                    <w:rFonts w:ascii="Cambria Math" w:hAnsi="Cambria Math"/>
                    <w:i/>
                  </w:rPr>
                </m:ctrlPr>
              </m:dPr>
              <m:e>
                <m:r>
                  <w:rPr>
                    <w:rFonts w:ascii="Cambria Math" w:hAnsi="Cambria Math"/>
                  </w:rPr>
                  <m:t>t</m:t>
                </m:r>
              </m:e>
            </m:d>
          </m:sub>
        </m:sSub>
      </m:oMath>
      <w:r w:rsidRPr="00194494">
        <w:t xml:space="preserve"> is a fixed effect estimated across all the states and </w:t>
      </w:r>
      <m:oMath>
        <m:sSubSup>
          <m:sSubSupPr>
            <m:ctrlPr>
              <w:rPr>
                <w:rFonts w:ascii="Cambria Math" w:hAnsi="Cambria Math"/>
                <w:i/>
              </w:rPr>
            </m:ctrlPr>
          </m:sSubSupPr>
          <m:e>
            <m:r>
              <w:rPr>
                <w:rFonts w:ascii="Cambria Math" w:hAnsi="Cambria Math"/>
              </w:rPr>
              <m:t>ϵ</m:t>
            </m:r>
          </m:e>
          <m:sub>
            <m:r>
              <w:rPr>
                <w:rFonts w:ascii="Cambria Math" w:hAnsi="Cambria Math"/>
              </w:rPr>
              <m:t>m,w</m:t>
            </m:r>
            <m:d>
              <m:dPr>
                <m:ctrlPr>
                  <w:rPr>
                    <w:rFonts w:ascii="Cambria Math" w:hAnsi="Cambria Math"/>
                    <w:i/>
                  </w:rPr>
                </m:ctrlPr>
              </m:dPr>
              <m:e>
                <m:r>
                  <w:rPr>
                    <w:rFonts w:ascii="Cambria Math" w:hAnsi="Cambria Math"/>
                  </w:rPr>
                  <m:t>t,m</m:t>
                </m:r>
              </m:e>
            </m:d>
          </m:sub>
          <m:sup>
            <m:r>
              <w:rPr>
                <w:rFonts w:ascii="Cambria Math" w:hAnsi="Cambria Math"/>
              </w:rPr>
              <m:t>state</m:t>
            </m:r>
          </m:sup>
        </m:sSubSup>
      </m:oMath>
      <w:r w:rsidRPr="00194494">
        <w:t xml:space="preserve"> is the random effect specific to each </w:t>
      </w:r>
      <w:proofErr w:type="gramStart"/>
      <w:r w:rsidRPr="00194494">
        <w:t>state.</w:t>
      </w:r>
      <w:proofErr w:type="gramEnd"/>
      <w:r w:rsidRPr="00194494">
        <w:t xml:space="preserve"> </w:t>
      </w:r>
      <w:r w:rsidRPr="008134EA">
        <w:t xml:space="preserve">The prior distribution for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oMath>
      <w:r w:rsidRPr="008134EA">
        <w:fldChar w:fldCharType="begin"/>
      </w:r>
      <w:r w:rsidR="0003370B">
        <w:instrText xml:space="preserve"> ADDIN ZOTERO_ITEM CSL_CITATION {"citationID":"WEnnFNDE","properties":{"formattedCitation":"(23)","plainCitation":"(23)","noteIndex":0},"citationItems":[{"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rsidRPr="008134EA">
        <w:fldChar w:fldCharType="separate"/>
      </w:r>
      <w:r w:rsidR="00962F61">
        <w:t>(23)</w:t>
      </w:r>
      <w:r w:rsidRPr="008134EA">
        <w:fldChar w:fldCharType="end"/>
      </w:r>
      <w:r w:rsidRPr="008134EA">
        <w:t xml:space="preserve"> was chosen to be   </w:t>
      </w:r>
    </w:p>
    <w:p w14:paraId="58BDEAF3" w14:textId="1A0D2CC7" w:rsidR="00F0366C" w:rsidRPr="006037A4" w:rsidRDefault="00F0366C" w:rsidP="00487208">
      <w:pPr>
        <w:pBdr>
          <w:top w:val="nil"/>
          <w:left w:val="nil"/>
          <w:bottom w:val="nil"/>
          <w:right w:val="nil"/>
          <w:between w:val="nil"/>
        </w:pBdr>
        <w:spacing w:line="480" w:lineRule="auto"/>
        <w:jc w:val="both"/>
      </w:pPr>
      <w:r w:rsidRPr="008134EA">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3.28,0.5</m:t>
                  </m:r>
                </m:e>
              </m:d>
              <m:r>
                <w:rPr>
                  <w:rFonts w:ascii="Cambria Math" w:hAnsi="Cambria Math"/>
                </w:rPr>
                <m:t>.#</m:t>
              </m:r>
              <m:d>
                <m:dPr>
                  <m:ctrlPr>
                    <w:rPr>
                      <w:rFonts w:ascii="Cambria Math" w:hAnsi="Cambria Math"/>
                      <w:i/>
                    </w:rPr>
                  </m:ctrlPr>
                </m:dPr>
                <m:e>
                  <m:r>
                    <w:rPr>
                      <w:rFonts w:ascii="Cambria Math" w:hAnsi="Cambria Math"/>
                    </w:rPr>
                    <m:t>17</m:t>
                  </m:r>
                </m:e>
              </m:d>
            </m:e>
          </m:eqArr>
        </m:oMath>
      </m:oMathPara>
    </w:p>
    <w:p w14:paraId="0B46EB16" w14:textId="6D6A54A1" w:rsidR="00F0366C" w:rsidRPr="00445698" w:rsidRDefault="00F0366C" w:rsidP="00487208">
      <w:pPr>
        <w:pBdr>
          <w:top w:val="nil"/>
          <w:left w:val="nil"/>
          <w:bottom w:val="nil"/>
          <w:right w:val="nil"/>
          <w:between w:val="nil"/>
        </w:pBdr>
        <w:spacing w:line="480" w:lineRule="auto"/>
        <w:jc w:val="both"/>
        <w:rPr>
          <w:highlight w:val="yellow"/>
        </w:rPr>
      </w:pPr>
      <w:r w:rsidRPr="008134EA">
        <w:t xml:space="preserve">We assume that seeding of new infections begins 30 days before the day after a state has cumulatively observed 10 deaths. From this date, we seed our model with 6 sequential days of an equal number of infections: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r>
          <m:rPr>
            <m:sty m:val="p"/>
          </m:rPr>
          <w:rPr>
            <w:rFonts w:ascii="Cambria Math" w:hAnsi="Cambria Math"/>
          </w:rPr>
          <m:t>∼</m:t>
        </m:r>
        <m:r>
          <m:rPr>
            <m:nor/>
          </m:rPr>
          <w:rPr>
            <w:rFonts w:ascii="Cambria Math" w:hAnsi="Cambria Math"/>
          </w:rPr>
          <m:t>Exponential</m:t>
        </m:r>
        <m:d>
          <m:dPr>
            <m:ctrlPr>
              <w:rPr>
                <w:rFonts w:ascii="Cambria Math" w:hAnsi="Cambria Math"/>
                <w:i/>
              </w:rPr>
            </m:ctrlPr>
          </m:dPr>
          <m:e>
            <m:sSup>
              <m:sSupPr>
                <m:ctrlPr>
                  <w:rPr>
                    <w:rFonts w:ascii="Cambria Math" w:hAnsi="Cambria Math"/>
                  </w:rPr>
                </m:ctrlPr>
              </m:sSupPr>
              <m:e>
                <m:r>
                  <m:rPr>
                    <m:sty m:val="p"/>
                  </m:rPr>
                  <w:rPr>
                    <w:rFonts w:ascii="Cambria Math" w:hAnsi="Cambria Math"/>
                  </w:rPr>
                  <m:t>τ</m:t>
                </m:r>
              </m:e>
              <m:sup>
                <m:r>
                  <m:rPr>
                    <m:sty m:val="p"/>
                  </m:rPr>
                  <w:rPr>
                    <w:rFonts w:ascii="Cambria Math" w:hAnsi="Cambria Math"/>
                  </w:rPr>
                  <m:t>-1</m:t>
                </m:r>
              </m:sup>
            </m:sSup>
          </m:e>
        </m:d>
      </m:oMath>
      <w:r w:rsidRPr="008134EA">
        <w:t xml:space="preserve">, where </w:t>
      </w:r>
      <m:oMath>
        <m:r>
          <m:rPr>
            <m:sty m:val="p"/>
          </m:rPr>
          <w:rPr>
            <w:rFonts w:ascii="Cambria Math" w:hAnsi="Cambria Math"/>
          </w:rPr>
          <m:t>τ∼</m:t>
        </m:r>
        <m:r>
          <m:rPr>
            <m:nor/>
          </m:rPr>
          <w:rPr>
            <w:rFonts w:ascii="Cambria Math" w:hAnsi="Cambria Math"/>
          </w:rPr>
          <m:t>Exponential</m:t>
        </m:r>
        <m:d>
          <m:dPr>
            <m:ctrlPr>
              <w:rPr>
                <w:rFonts w:ascii="Cambria Math" w:hAnsi="Cambria Math"/>
                <w:i/>
              </w:rPr>
            </m:ctrlPr>
          </m:dPr>
          <m:e>
            <m:r>
              <w:rPr>
                <w:rFonts w:ascii="Cambria Math" w:hAnsi="Cambria Math"/>
              </w:rPr>
              <m:t>0.03</m:t>
            </m:r>
          </m:e>
        </m:d>
      </m:oMath>
      <w:r w:rsidRPr="008134EA">
        <w:t>. These seed infections are inferred in our Bayesian posterior distribution.</w:t>
      </w:r>
    </w:p>
    <w:p w14:paraId="2952B098" w14:textId="784F9BFD" w:rsidR="00F0366C" w:rsidRDefault="00F0366C" w:rsidP="00487208">
      <w:pPr>
        <w:pBdr>
          <w:top w:val="nil"/>
          <w:left w:val="nil"/>
          <w:bottom w:val="nil"/>
          <w:right w:val="nil"/>
          <w:between w:val="nil"/>
        </w:pBdr>
        <w:spacing w:line="480" w:lineRule="auto"/>
        <w:jc w:val="both"/>
      </w:pPr>
      <w:r w:rsidRPr="00B95B6C">
        <w:t xml:space="preserve">We estimated parameters jointly for all 20 states. Fitting was done with the R package </w:t>
      </w:r>
      <w:proofErr w:type="spellStart"/>
      <w:r w:rsidRPr="00B95B6C">
        <w:t>epidemia</w:t>
      </w:r>
      <w:proofErr w:type="spellEnd"/>
      <w:r w:rsidR="00133245">
        <w:t xml:space="preserve"> </w:t>
      </w:r>
      <w:r w:rsidRPr="00B95B6C">
        <w:fldChar w:fldCharType="begin"/>
      </w:r>
      <w:r w:rsidR="00356DCC">
        <w:instrText xml:space="preserve"> ADDIN ZOTERO_ITEM CSL_CITATION {"citationID":"otOnY3du","properties":{"formattedCitation":"(31)","plainCitation":"(31)","noteIndex":0},"citationItems":[{"id":80,"uris":["http://zotero.org/users/6647948/items/XE3UQL4B"],"uri":["http://zotero.org/users/6647948/items/XE3UQL4B"],"itemData":{"id":80,"type":"article","note":"R package version 0.6.0","title":"epidemia: Modeling of Epidemics using Hierarchical Bayesian Models","URL":"https://imperialcollegelondon.github.io/epidemia/","author":[{"family":"Scott","given":"James"},{"family":"Gandy","given":"Axel"},{"family":"Mishra","given":"Swapnil"},{"family":"Unwin","given":"Juliette"},{"family":"Flaxman","given":"Seth"},{"family":"Bhatt","given":"Samir"}],"issued":{"date-parts":[["2020"]]}}}],"schema":"https://github.com/citation-style-language/schema/raw/master/csl-citation.json"} </w:instrText>
      </w:r>
      <w:r w:rsidRPr="00B95B6C">
        <w:fldChar w:fldCharType="separate"/>
      </w:r>
      <w:r w:rsidR="00356DCC">
        <w:t>(31)</w:t>
      </w:r>
      <w:r w:rsidRPr="00B95B6C">
        <w:fldChar w:fldCharType="end"/>
      </w:r>
      <w:r w:rsidRPr="00B95B6C">
        <w:t xml:space="preserve"> which uses S</w:t>
      </w:r>
      <w:r>
        <w:t>TAN</w:t>
      </w:r>
      <w:r w:rsidR="002B2F9D">
        <w:t xml:space="preserve"> </w:t>
      </w:r>
      <w:r w:rsidRPr="00B95B6C">
        <w:fldChar w:fldCharType="begin"/>
      </w:r>
      <w:r w:rsidR="00356DCC">
        <w:instrText xml:space="preserve"> ADDIN ZOTERO_ITEM CSL_CITATION {"citationID":"FccB44KF","properties":{"formattedCitation":"(34)","plainCitation":"(34)","noteIndex":0},"citationItems":[{"id":108,"uris":["http://zotero.org/users/6647948/items/AI783Z38"],"uri":["http://zotero.org/users/6647948/items/AI783Z38"],"itemData":{"id":108,"type":"article-journal","container-title":"Journal of Statistical Software","DOI":"10.18637/jss.v076.i01","ISSN":"1548-7660","issue":"1","journalAbbreviation":"J. Stat. Soft.","language":"en","source":"DOI.org (Crossref)","title":"&lt;i&gt;Stan&lt;/i&gt; : A Probabilistic Programming Language","title-short":"&lt;i&gt;Stan&lt;/i&gt;","URL":"http://www.jstatsoft.org/v76/i01/","volume":"76","author":[{"family":"Carpenter","given":"Bob"},{"family":"Gelman","given":"Andrew"},{"family":"Hoffman","given":"Matthew D."},{"family":"Lee","given":"Daniel"},{"family":"Goodrich","given":"Ben"},{"family":"Betancourt","given":"Michael"},{"family":"Brubaker","given":"Marcus"},{"family":"Guo","given":"Jiqiang"},{"family":"Li","given":"Peter"},{"family":"Riddell","given":"Allen"}],"accessed":{"date-parts":[["2020",8,29]]},"issued":{"date-parts":[["2017"]]}}}],"schema":"https://github.com/citation-style-language/schema/raw/master/csl-citation.json"} </w:instrText>
      </w:r>
      <w:r w:rsidRPr="00B95B6C">
        <w:fldChar w:fldCharType="separate"/>
      </w:r>
      <w:r w:rsidR="00356DCC">
        <w:t>(34)</w:t>
      </w:r>
      <w:r w:rsidRPr="00B95B6C">
        <w:fldChar w:fldCharType="end"/>
      </w:r>
      <w:r>
        <w:t xml:space="preserve">, a </w:t>
      </w:r>
      <w:r w:rsidRPr="00B95B6C">
        <w:t>probabilistic programming language, using an adaptive Hamiltonian Monte Carlo (HMC) samp</w:t>
      </w:r>
      <w:r>
        <w:t xml:space="preserve">le. </w:t>
      </w:r>
    </w:p>
    <w:p w14:paraId="586DBF98" w14:textId="77777777" w:rsidR="00962DD3" w:rsidRDefault="00962DD3" w:rsidP="00487208">
      <w:pPr>
        <w:pBdr>
          <w:top w:val="nil"/>
          <w:left w:val="nil"/>
          <w:bottom w:val="nil"/>
          <w:right w:val="nil"/>
          <w:between w:val="nil"/>
        </w:pBdr>
        <w:spacing w:line="480" w:lineRule="auto"/>
        <w:jc w:val="both"/>
      </w:pPr>
    </w:p>
    <w:p w14:paraId="694312F5" w14:textId="79E44478" w:rsidR="00500AC9" w:rsidRPr="002027C8" w:rsidRDefault="00F0366C" w:rsidP="00487208">
      <w:pPr>
        <w:pBdr>
          <w:top w:val="nil"/>
          <w:left w:val="nil"/>
          <w:bottom w:val="nil"/>
          <w:right w:val="nil"/>
          <w:between w:val="nil"/>
        </w:pBdr>
        <w:spacing w:line="480" w:lineRule="auto"/>
        <w:jc w:val="both"/>
        <w:rPr>
          <w:b/>
          <w:bCs/>
          <w:i/>
          <w:iCs/>
        </w:rPr>
      </w:pPr>
      <w:r w:rsidRPr="002027C8">
        <w:rPr>
          <w:b/>
          <w:bCs/>
          <w:i/>
          <w:iCs/>
        </w:rPr>
        <w:lastRenderedPageBreak/>
        <w:t>2.</w:t>
      </w:r>
      <w:r w:rsidR="00500AC9" w:rsidRPr="002027C8">
        <w:rPr>
          <w:b/>
          <w:bCs/>
          <w:i/>
          <w:iCs/>
        </w:rPr>
        <w:t>2</w:t>
      </w:r>
      <w:r w:rsidR="00962DD3" w:rsidRPr="002027C8">
        <w:rPr>
          <w:b/>
          <w:bCs/>
          <w:i/>
          <w:iCs/>
        </w:rPr>
        <w:t xml:space="preserve"> Comparing models and evaluating performance</w:t>
      </w:r>
    </w:p>
    <w:p w14:paraId="1C697673" w14:textId="5B95ED21" w:rsidR="00500AC9" w:rsidRPr="002027C8" w:rsidRDefault="00962DD3" w:rsidP="00487208">
      <w:pPr>
        <w:pBdr>
          <w:top w:val="nil"/>
          <w:left w:val="nil"/>
          <w:bottom w:val="nil"/>
          <w:right w:val="nil"/>
          <w:between w:val="nil"/>
        </w:pBdr>
        <w:spacing w:line="480" w:lineRule="auto"/>
        <w:jc w:val="both"/>
        <w:rPr>
          <w:b/>
          <w:bCs/>
          <w:i/>
          <w:iCs/>
        </w:rPr>
      </w:pPr>
      <w:r w:rsidRPr="002027C8">
        <w:rPr>
          <w:b/>
          <w:bCs/>
          <w:i/>
          <w:iCs/>
        </w:rPr>
        <w:t>2.2.a Choice of parameters</w:t>
      </w:r>
    </w:p>
    <w:p w14:paraId="71B51519" w14:textId="5E0C7E1F" w:rsidR="00500AC9" w:rsidRPr="00425514" w:rsidRDefault="00500AC9" w:rsidP="00487208">
      <w:pPr>
        <w:pBdr>
          <w:top w:val="nil"/>
          <w:left w:val="nil"/>
          <w:bottom w:val="nil"/>
          <w:right w:val="nil"/>
          <w:between w:val="nil"/>
        </w:pBdr>
        <w:spacing w:line="480" w:lineRule="auto"/>
        <w:jc w:val="both"/>
      </w:pPr>
      <w:r w:rsidRPr="003848E9">
        <w:t xml:space="preserve">In order to implement the models described previously, we make certain assumptions (which are then utilized in back-calculations) in order to specify the model parameters. The initial reproduction number is fixed at </w:t>
      </w:r>
      <m:oMath>
        <m:r>
          <w:rPr>
            <w:rFonts w:ascii="Cambria Math" w:hAnsi="Cambria Math"/>
          </w:rPr>
          <m:t>R = 3.28</m:t>
        </m:r>
      </m:oMath>
      <w:r w:rsidRPr="003848E9">
        <w:fldChar w:fldCharType="begin"/>
      </w:r>
      <w:r w:rsidR="0003370B">
        <w:instrText xml:space="preserve"> ADDIN ZOTERO_ITEM CSL_CITATION {"citationID":"x4qwk7Xq","properties":{"formattedCitation":"(23)","plainCitation":"(23)","noteIndex":0},"citationItems":[{"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rsidRPr="003848E9">
        <w:fldChar w:fldCharType="separate"/>
      </w:r>
      <w:r w:rsidR="00962F61">
        <w:t>(23)</w:t>
      </w:r>
      <w:r w:rsidRPr="003848E9">
        <w:fldChar w:fldCharType="end"/>
      </w:r>
      <w:r w:rsidRPr="003848E9">
        <w:t xml:space="preserve">. Unless mentioned otherwise, the mean time duration (in days) from infection to onset of symptoms is set at </w:t>
      </w:r>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=5.1</m:t>
        </m:r>
      </m:oMath>
      <w:r w:rsidR="00227CB3">
        <w:fldChar w:fldCharType="begin"/>
      </w:r>
      <w:r w:rsidR="00356DCC">
        <w:instrText xml:space="preserve"> ADDIN ZOTERO_ITEM CSL_CITATION {"citationID":"o1Xy5M8K","properties":{"formattedCitation":"(35)","plainCitation":"(35)","noteIndex":0},"citationItems":[{"id":148,"uris":["http://zotero.org/users/6647948/items/LDWKXRSJ"],"uri":["http://zotero.org/users/6647948/items/LDWKXRSJ"],"itemData":{"id":148,"type":"report","abstract":"COVID-19 prevalence and mortality remain uncertain. For all 86 countries with reliable testing data we estimate how asymptomatic transmission, disease acuity, hospitalization, and behavioral responses to risk shape pandemic dynamics. Estimated cumulative cases and deaths through 10 July 2020 are 10.5 and 1.47 times official reports, yielding an infection fatality rate (IFR) of 0.65%, with wide variation across nations. Despite underestimation, herd immunity remains distant. Sufficient early testing could have averted 39.7 (35.3-45.3) million cases and 218 (191-257) thousand deaths. Responses to perceived risk cause the reproduction number to settle near 1, but with very different steady-state incidence, while some nations experience endogenous rebounds. Scenarios through March 2021 show modest enhancements in responsiveness could reduce cumulative cases ≈80%, to 271 (254-412) million across these nations.","genre":"preprint","language":"en","note":"DOI: 10.1101/2020.06.24.20139451","publisher":"Epidemiology","source":"DOI.org (Crossref)","title":"Estimating COVID-19 under-reporting across 86 nations: implications for projections and control","title-short":"Estimating COVID-19 under-reporting across 86 nations","URL":"http://medrxiv.org/lookup/doi/10.1101/2020.06.24.20139451","author":[{"family":"Rahmandad","given":"Hazhir"},{"family":"Lim","given":"Tse Yang"},{"family":"Sterman","given":"John"}],"accessed":{"date-parts":[["2020",9,16]]},"issued":{"date-parts":[["2020",6,26]]}}}],"schema":"https://github.com/citation-style-language/schema/raw/master/csl-citation.json"} </w:instrText>
      </w:r>
      <w:r w:rsidR="00227CB3">
        <w:fldChar w:fldCharType="separate"/>
      </w:r>
      <w:r w:rsidR="00356DCC">
        <w:t>(35)</w:t>
      </w:r>
      <w:r w:rsidR="00227CB3">
        <w:fldChar w:fldCharType="end"/>
      </w:r>
      <w:r w:rsidRPr="003848E9">
        <w:t xml:space="preserve">, while that from onset of symptoms to recovery is set at </w:t>
      </w:r>
      <m:oMath>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=17.8</m:t>
        </m:r>
      </m:oMath>
      <w:r w:rsidR="003848E9">
        <w:fldChar w:fldCharType="begin"/>
      </w:r>
      <w:r w:rsidR="0003370B">
        <w:instrText xml:space="preserve"> ADDIN ZOTERO_ITEM CSL_CITATION {"citationID":"aE7jWgbZ","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3848E9">
        <w:fldChar w:fldCharType="separate"/>
      </w:r>
      <w:r w:rsidR="00962F61">
        <w:t>(13)</w:t>
      </w:r>
      <w:r w:rsidR="003848E9">
        <w:fldChar w:fldCharType="end"/>
      </w:r>
      <w:r w:rsidR="003848E9">
        <w:t>.</w:t>
      </w:r>
      <w:r w:rsidRPr="003848E9">
        <w:t xml:space="preserve"> The infection fatality rate was set at </w:t>
      </w:r>
      <m:oMath>
        <m:r>
          <w:rPr>
            <w:rFonts w:ascii="Cambria Math" w:hAnsi="Cambria Math"/>
          </w:rPr>
          <m:t>0.01</m:t>
        </m:r>
      </m:oMath>
      <w:r w:rsidRPr="003848E9">
        <w:fldChar w:fldCharType="begin"/>
      </w:r>
      <w:r w:rsidR="0003370B">
        <w:instrText xml:space="preserve"> ADDIN ZOTERO_ITEM CSL_CITATION {"citationID":"vekKZ75S","properties":{"formattedCitation":"(24)","plainCitation":"(24)","noteIndex":0},"citationItems":[{"id":83,"uris":["http://zotero.org/users/6647948/items/AY3KWFND"],"uri":["http://zotero.org/users/6647948/items/AY3KWFND"],"itemData":{"id":83,"type":"article-journal","container-title":"The Lancet Infectious Diseases","DOI":"10.1016/S1473-3099(20)30243-7","ISSN":"14733099","issue":"6","journalAbbreviation":"The Lancet Infectious Diseases","language":"en","page":"669-677","source":"DOI.org (Crossref)","title":"Estimates of the severity of coronavirus disease 2019: a model-based analysis","title-short":"Estimates of the severity of coronavirus disease 2019","volume":"20","author":[{"family":"Verity","given":"Robert"},{"family":"Okell","given":"Lucy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M"}],"issued":{"date-parts":[["2020",6]]}}}],"schema":"https://github.com/citation-style-language/schema/raw/master/csl-citation.json"} </w:instrText>
      </w:r>
      <w:r w:rsidRPr="003848E9">
        <w:fldChar w:fldCharType="separate"/>
      </w:r>
      <w:r w:rsidR="00962F61">
        <w:t>(24)</w:t>
      </w:r>
      <w:r w:rsidRPr="003848E9">
        <w:fldChar w:fldCharType="end"/>
      </w:r>
      <w:r w:rsidRPr="003848E9">
        <w:t xml:space="preserve">. The initial mean value of the removal rate is </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0</m:t>
            </m:r>
          </m:sub>
        </m:sSub>
        <m:r>
          <w:rPr>
            <w:rFonts w:ascii="Cambria Math" w:hAnsi="Cambria Math"/>
          </w:rPr>
          <m:t>=0.5436</m:t>
        </m:r>
      </m:oMath>
      <w:r w:rsidRPr="003848E9">
        <w:t xml:space="preserve"> and the proportion of death within the removed compartment is </w:t>
      </w:r>
      <m:oMath>
        <m:r>
          <w:rPr>
            <w:rFonts w:ascii="Cambria Math" w:hAnsi="Cambria Math"/>
          </w:rPr>
          <m:t>0.01</m:t>
        </m:r>
        <m:r>
          <m:rPr>
            <m:lit/>
          </m:rPr>
          <w:rPr>
            <w:rFonts w:ascii="Cambria Math" w:hAnsi="Cambria Math"/>
          </w:rPr>
          <m:t>/</m:t>
        </m:r>
        <m:r>
          <w:rPr>
            <w:rFonts w:ascii="Cambria Math" w:hAnsi="Cambria Math"/>
          </w:rPr>
          <m:t>0.5436 = 0.0184</m:t>
        </m:r>
      </m:oMath>
      <w:r w:rsidRPr="003848E9">
        <w:t>.</w:t>
      </w:r>
      <w:r>
        <w:t xml:space="preserve">  </w:t>
      </w:r>
    </w:p>
    <w:p w14:paraId="4D57FA4F" w14:textId="776F6C93" w:rsidR="00425514" w:rsidRPr="002027C8" w:rsidRDefault="00425514" w:rsidP="00487208">
      <w:pPr>
        <w:pBdr>
          <w:top w:val="nil"/>
          <w:left w:val="nil"/>
          <w:bottom w:val="nil"/>
          <w:right w:val="nil"/>
          <w:between w:val="nil"/>
        </w:pBdr>
        <w:spacing w:line="480" w:lineRule="auto"/>
        <w:jc w:val="both"/>
        <w:rPr>
          <w:b/>
          <w:bCs/>
        </w:rPr>
      </w:pPr>
    </w:p>
    <w:p w14:paraId="2C29D823" w14:textId="21B703ED" w:rsidR="00C66912" w:rsidRPr="002027C8" w:rsidRDefault="005B0B49" w:rsidP="00487208">
      <w:pPr>
        <w:pBdr>
          <w:top w:val="nil"/>
          <w:left w:val="nil"/>
          <w:bottom w:val="nil"/>
          <w:right w:val="nil"/>
          <w:between w:val="nil"/>
        </w:pBdr>
        <w:spacing w:line="480" w:lineRule="auto"/>
        <w:jc w:val="both"/>
        <w:rPr>
          <w:b/>
          <w:bCs/>
          <w:i/>
          <w:iCs/>
        </w:rPr>
      </w:pPr>
      <w:r w:rsidRPr="002027C8">
        <w:rPr>
          <w:b/>
          <w:bCs/>
          <w:i/>
          <w:iCs/>
        </w:rPr>
        <w:t>2.2.</w:t>
      </w:r>
      <w:r w:rsidR="00E14C4A" w:rsidRPr="002027C8">
        <w:rPr>
          <w:b/>
          <w:bCs/>
          <w:i/>
          <w:iCs/>
        </w:rPr>
        <w:t>b</w:t>
      </w:r>
      <w:r w:rsidRPr="002027C8">
        <w:rPr>
          <w:b/>
          <w:bCs/>
          <w:i/>
          <w:iCs/>
        </w:rPr>
        <w:t xml:space="preserve"> </w:t>
      </w:r>
      <w:r w:rsidR="00D67F9F" w:rsidRPr="002027C8">
        <w:rPr>
          <w:b/>
          <w:bCs/>
          <w:i/>
          <w:iCs/>
        </w:rPr>
        <w:t>Metrics used for evaluation</w:t>
      </w:r>
      <w:r w:rsidRPr="002027C8">
        <w:rPr>
          <w:b/>
          <w:bCs/>
          <w:i/>
          <w:iCs/>
        </w:rPr>
        <w:t xml:space="preserve"> of models</w:t>
      </w:r>
    </w:p>
    <w:p w14:paraId="2578FC6D" w14:textId="79F65C90" w:rsidR="009A1B1F" w:rsidRDefault="00C66912" w:rsidP="00487208">
      <w:pPr>
        <w:pBdr>
          <w:top w:val="nil"/>
          <w:left w:val="nil"/>
          <w:bottom w:val="nil"/>
          <w:right w:val="nil"/>
          <w:between w:val="nil"/>
        </w:pBdr>
        <w:spacing w:line="480" w:lineRule="auto"/>
        <w:jc w:val="both"/>
      </w:pPr>
      <w:r w:rsidRPr="00C66912">
        <w:t xml:space="preserve">Having established differences in the formulation of the different models, we </w:t>
      </w:r>
      <w:r w:rsidR="00581C04">
        <w:t>compare</w:t>
      </w:r>
      <w:r w:rsidRPr="00C66912">
        <w:t xml:space="preserve"> their </w:t>
      </w:r>
      <w:r w:rsidR="00581C04">
        <w:t xml:space="preserve">respective </w:t>
      </w:r>
      <w:r>
        <w:t>projections and inferences. In order to do so, we use the same data sources</w:t>
      </w:r>
      <w:r w:rsidR="009A1B1F">
        <w:fldChar w:fldCharType="begin"/>
      </w:r>
      <w:r w:rsidR="00356DCC">
        <w:instrText xml:space="preserve"> ADDIN ZOTERO_ITEM CSL_CITATION {"citationID":"ae3a9UEF","properties":{"formattedCitation":"(36)","plainCitation":"(36)","noteIndex":0},"citationItems":[{"id":4,"uris":["http://zotero.org/users/6647948/items/MF2J9Y8X"],"uri":["http://zotero.org/users/6647948/items/MF2J9Y8X"],"itemData":{"id":4,"type":"webpage","title":"Coronavirus Outbreak in India","URL":"https://www.covid19india.org","author":[{"family":"India","given":"COVID-19"}],"accessed":{"date-parts":[["2020",5,21]]},"issued":{"date-parts":[["2020"]]}},"locator":"19"}],"schema":"https://github.com/citation-style-language/schema/raw/master/csl-citation.json"} </w:instrText>
      </w:r>
      <w:r w:rsidR="009A1B1F">
        <w:fldChar w:fldCharType="separate"/>
      </w:r>
      <w:r w:rsidR="00356DCC">
        <w:t>(36)</w:t>
      </w:r>
      <w:r w:rsidR="009A1B1F">
        <w:fldChar w:fldCharType="end"/>
      </w:r>
      <w:r w:rsidR="009A1B1F" w:rsidRPr="009A1B1F">
        <w:rPr>
          <w:vertAlign w:val="superscript"/>
        </w:rPr>
        <w:t>,</w:t>
      </w:r>
      <w:r w:rsidR="009A1B1F">
        <w:fldChar w:fldCharType="begin"/>
      </w:r>
      <w:r w:rsidR="00356DCC">
        <w:instrText xml:space="preserve"> ADDIN ZOTERO_ITEM CSL_CITATION {"citationID":"tigfOcAy","properties":{"formattedCitation":"(37)","plainCitation":"(37)","noteIndex":0},"citationItems":[{"id":13,"uris":["http://zotero.org/users/6647948/items/X7MQEEWS"],"uri":["http://zotero.org/users/6647948/items/X7MQEEWS"],"itemData":{"id":13,"type":"webpage","title":"COVID-19 Dashboard by the Center for Systems Science and Engineering (CSSE) at Johns Hopkins University (JHU)","URL":"https://coronavirus.jhu.edu/map.html","author":[{"family":"Johns Hopkins University","given":""}],"accessed":{"date-parts":[["2020",5,21]]},"issued":{"date-parts":[["2020"]]}}}],"schema":"https://github.com/citation-style-language/schema/raw/master/csl-citation.json"} </w:instrText>
      </w:r>
      <w:r w:rsidR="009A1B1F">
        <w:fldChar w:fldCharType="separate"/>
      </w:r>
      <w:r w:rsidR="00356DCC">
        <w:t>(37)</w:t>
      </w:r>
      <w:r w:rsidR="009A1B1F">
        <w:fldChar w:fldCharType="end"/>
      </w:r>
      <w:r w:rsidR="009A1B1F">
        <w:t xml:space="preserve"> for all five models. Well-defined time points are used to denote training (March 15 to June 18) and test (June 19 to July 18) periods.</w:t>
      </w:r>
    </w:p>
    <w:p w14:paraId="5080E1F7" w14:textId="12E5007A" w:rsidR="002C7199" w:rsidRDefault="00497496" w:rsidP="00487208">
      <w:pPr>
        <w:pBdr>
          <w:top w:val="nil"/>
          <w:left w:val="nil"/>
          <w:bottom w:val="nil"/>
          <w:right w:val="nil"/>
          <w:between w:val="nil"/>
        </w:pBdr>
        <w:spacing w:line="480" w:lineRule="auto"/>
        <w:jc w:val="both"/>
        <w:rPr>
          <w:bCs/>
        </w:rPr>
      </w:pPr>
      <w:r>
        <w:t>Using</w:t>
      </w:r>
      <w:r w:rsidR="00E545C7">
        <w:t xml:space="preserve"> the parameter values specified above</w:t>
      </w:r>
      <w:r>
        <w:t xml:space="preserve"> along with</w:t>
      </w:r>
      <w:r w:rsidR="00E545C7">
        <w:t xml:space="preserve"> data from the training period as input</w:t>
      </w:r>
      <w:r w:rsidR="00435471">
        <w:t>s</w:t>
      </w:r>
      <w:r w:rsidR="00E545C7">
        <w:t>, we compare</w:t>
      </w:r>
      <w:r w:rsidR="00D638DA">
        <w:t xml:space="preserve"> the </w:t>
      </w:r>
      <w:r w:rsidR="00E545C7">
        <w:t xml:space="preserve">projections of the five models with observed data from the test period. In order to do so, we use </w:t>
      </w:r>
      <w:r w:rsidR="00435471">
        <w:t xml:space="preserve">the </w:t>
      </w:r>
      <w:r w:rsidR="00A96284">
        <w:rPr>
          <w:bCs/>
        </w:rPr>
        <w:t>symmetric mean absolute prediction erro</w:t>
      </w:r>
      <w:r w:rsidR="000C7217">
        <w:rPr>
          <w:bCs/>
        </w:rPr>
        <w:t>r</w:t>
      </w:r>
      <w:r w:rsidR="00A96284">
        <w:rPr>
          <w:bCs/>
        </w:rPr>
        <w:t xml:space="preserve"> (SMAPE) </w:t>
      </w:r>
      <w:r w:rsidR="00B50F27">
        <w:rPr>
          <w:bCs/>
        </w:rPr>
        <w:t>and mean squared relative</w:t>
      </w:r>
      <w:r w:rsidR="00CA5511">
        <w:rPr>
          <w:bCs/>
        </w:rPr>
        <w:t xml:space="preserve"> prediction</w:t>
      </w:r>
      <w:r w:rsidR="00B50F27">
        <w:rPr>
          <w:bCs/>
        </w:rPr>
        <w:t xml:space="preserve"> error (MSR</w:t>
      </w:r>
      <w:r w:rsidR="00CA5511">
        <w:rPr>
          <w:bCs/>
        </w:rPr>
        <w:t>P</w:t>
      </w:r>
      <w:r w:rsidR="00B50F27">
        <w:rPr>
          <w:bCs/>
        </w:rPr>
        <w:t xml:space="preserve">E) </w:t>
      </w:r>
      <w:r w:rsidR="00E545C7">
        <w:t>metric</w:t>
      </w:r>
      <w:r w:rsidR="00B50F27">
        <w:t>s</w:t>
      </w:r>
      <w:r w:rsidR="00E545C7">
        <w:t xml:space="preserve"> as a measure of accuracy. G</w:t>
      </w:r>
      <w:r w:rsidR="00E545C7">
        <w:rPr>
          <w:bCs/>
        </w:rPr>
        <w:t xml:space="preserve">iven observed time-varying data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sSubSup>
          <m:sSubSupPr>
            <m:ctrlPr>
              <w:rPr>
                <w:rFonts w:ascii="Cambria Math" w:hAnsi="Cambria Math"/>
                <w:i/>
                <w:color w:val="000000" w:themeColor="text1"/>
              </w:rPr>
            </m:ctrlPr>
          </m:sSubSupPr>
          <m:e>
            <m:r>
              <m:rPr>
                <m:lit/>
              </m:rPr>
              <w:rPr>
                <w:rFonts w:ascii="Cambria Math" w:hAnsi="Cambria Math"/>
                <w:color w:val="000000" w:themeColor="text1"/>
              </w:rPr>
              <m:t>}</m:t>
            </m:r>
          </m:e>
          <m:sub>
            <m:r>
              <w:rPr>
                <w:rFonts w:ascii="Cambria Math" w:hAnsi="Cambria Math"/>
                <w:color w:val="000000" w:themeColor="text1"/>
              </w:rPr>
              <m:t>t=1</m:t>
            </m:r>
          </m:sub>
          <m:sup>
            <m:r>
              <w:rPr>
                <w:rFonts w:ascii="Cambria Math" w:hAnsi="Cambria Math"/>
                <w:color w:val="000000" w:themeColor="text1"/>
              </w:rPr>
              <m:t>T</m:t>
            </m:r>
          </m:sup>
        </m:sSubSup>
      </m:oMath>
      <w:r w:rsidR="00E545C7" w:rsidRPr="004E6DA5">
        <w:rPr>
          <w:color w:val="000000" w:themeColor="text1"/>
        </w:rPr>
        <w:t xml:space="preserve"> </w:t>
      </w:r>
      <w:r w:rsidR="00E545C7" w:rsidRPr="004E6DA5">
        <w:rPr>
          <w:bCs/>
          <w:color w:val="000000" w:themeColor="text1"/>
        </w:rPr>
        <w:t>and an analogous time-series dataset of projections</w:t>
      </w:r>
      <w:r w:rsidR="00E545C7" w:rsidRPr="004E6DA5">
        <w:rPr>
          <w:b/>
          <w:color w:val="000000" w:themeColor="text1"/>
        </w:rPr>
        <w:t xml:space="preserve">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sSubSup>
          <m:sSubSupPr>
            <m:ctrlPr>
              <w:rPr>
                <w:rFonts w:ascii="Cambria Math" w:hAnsi="Cambria Math"/>
                <w:i/>
                <w:color w:val="000000" w:themeColor="text1"/>
              </w:rPr>
            </m:ctrlPr>
          </m:sSubSupPr>
          <m:e>
            <m:r>
              <m:rPr>
                <m:lit/>
              </m:rPr>
              <w:rPr>
                <w:rFonts w:ascii="Cambria Math" w:hAnsi="Cambria Math"/>
                <w:color w:val="000000" w:themeColor="text1"/>
              </w:rPr>
              <m:t>}</m:t>
            </m:r>
          </m:e>
          <m:sub>
            <m:r>
              <w:rPr>
                <w:rFonts w:ascii="Cambria Math" w:hAnsi="Cambria Math"/>
                <w:color w:val="000000" w:themeColor="text1"/>
              </w:rPr>
              <m:t>t=1</m:t>
            </m:r>
          </m:sub>
          <m:sup>
            <m:r>
              <w:rPr>
                <w:rFonts w:ascii="Cambria Math" w:hAnsi="Cambria Math"/>
                <w:color w:val="000000" w:themeColor="text1"/>
              </w:rPr>
              <m:t>T</m:t>
            </m:r>
          </m:sup>
        </m:sSubSup>
      </m:oMath>
      <w:r w:rsidR="001C7FEC" w:rsidRPr="004E6DA5">
        <w:rPr>
          <w:color w:val="000000" w:themeColor="text1"/>
        </w:rPr>
        <w:t xml:space="preserve">, </w:t>
      </w:r>
      <w:r w:rsidR="00E545C7" w:rsidRPr="004E6DA5">
        <w:rPr>
          <w:bCs/>
          <w:color w:val="000000" w:themeColor="text1"/>
        </w:rPr>
        <w:t>the</w:t>
      </w:r>
      <w:r w:rsidR="00A96284" w:rsidRPr="004E6DA5">
        <w:rPr>
          <w:bCs/>
          <w:color w:val="000000" w:themeColor="text1"/>
        </w:rPr>
        <w:t xml:space="preserve"> </w:t>
      </w:r>
      <w:r w:rsidR="00A96284">
        <w:rPr>
          <w:bCs/>
        </w:rPr>
        <w:t>SMAPE metric</w:t>
      </w:r>
      <w:r w:rsidR="00E545C7">
        <w:rPr>
          <w:bCs/>
        </w:rPr>
        <w:t xml:space="preserve"> is defined as </w:t>
      </w:r>
    </w:p>
    <w:p w14:paraId="36BC4959" w14:textId="764FF799" w:rsidR="00BC2266" w:rsidRDefault="00B65663" w:rsidP="00487208">
      <w:pPr>
        <w:spacing w:line="480" w:lineRule="auto"/>
        <w:jc w:val="both"/>
        <w:rPr>
          <w:bCs/>
          <w:i/>
        </w:rPr>
      </w:pPr>
      <m:oMathPara>
        <m:oMath>
          <m:eqArr>
            <m:eqArrPr>
              <m:maxDist m:val="1"/>
              <m:ctrlPr>
                <w:rPr>
                  <w:rFonts w:ascii="Cambria Math" w:hAnsi="Cambria Math"/>
                  <w:bCs/>
                  <w:i/>
                </w:rPr>
              </m:ctrlPr>
            </m:eqArrPr>
            <m:e>
              <m:r>
                <w:rPr>
                  <w:rFonts w:ascii="Cambria Math" w:hAnsi="Cambria Math"/>
                </w:rPr>
                <m:t>SMAPE</m:t>
              </m:r>
              <m:d>
                <m:dPr>
                  <m:ctrlPr>
                    <w:rPr>
                      <w:rFonts w:ascii="Cambria Math" w:hAnsi="Cambria Math"/>
                      <w:bCs/>
                      <w:i/>
                    </w:rPr>
                  </m:ctrlPr>
                </m:dPr>
                <m:e>
                  <m:sSub>
                    <m:sSubPr>
                      <m:ctrlPr>
                        <w:rPr>
                          <w:rFonts w:ascii="Cambria Math" w:hAnsi="Cambria Math"/>
                          <w:bCs/>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t</m:t>
                      </m:r>
                    </m:sub>
                  </m:sSub>
                </m:e>
              </m:d>
              <m:r>
                <w:rPr>
                  <w:rFonts w:ascii="Cambria Math" w:hAnsi="Cambria Math"/>
                </w:rPr>
                <m:t>=</m:t>
              </m:r>
              <m:f>
                <m:fPr>
                  <m:ctrlPr>
                    <w:rPr>
                      <w:rFonts w:ascii="Cambria Math" w:hAnsi="Cambria Math"/>
                      <w:bCs/>
                      <w:i/>
                    </w:rPr>
                  </m:ctrlPr>
                </m:fPr>
                <m:num>
                  <m:r>
                    <w:rPr>
                      <w:rFonts w:ascii="Cambria Math" w:hAnsi="Cambria Math"/>
                    </w:rPr>
                    <m:t>100</m:t>
                  </m:r>
                </m:num>
                <m:den>
                  <m:r>
                    <w:rPr>
                      <w:rFonts w:ascii="Cambria Math" w:hAnsi="Cambria Math"/>
                    </w:rPr>
                    <m:t>T</m:t>
                  </m:r>
                </m:den>
              </m:f>
              <m:r>
                <w:rPr>
                  <w:rFonts w:ascii="Cambria Math" w:hAnsi="Cambria Math"/>
                </w:rPr>
                <m:t>⋅</m:t>
              </m:r>
              <m:nary>
                <m:naryPr>
                  <m:chr m:val="∑"/>
                  <m:ctrlPr>
                    <w:rPr>
                      <w:rFonts w:ascii="Cambria Math" w:hAnsi="Cambria Math"/>
                      <w:bCs/>
                      <w:i/>
                    </w:rPr>
                  </m:ctrlPr>
                </m:naryPr>
                <m:sub>
                  <m:r>
                    <w:rPr>
                      <w:rFonts w:ascii="Cambria Math" w:hAnsi="Cambria Math"/>
                    </w:rPr>
                    <m:t>t=1</m:t>
                  </m:r>
                </m:sub>
                <m:sup>
                  <m:r>
                    <w:rPr>
                      <w:rFonts w:ascii="Cambria Math" w:hAnsi="Cambria Math"/>
                    </w:rPr>
                    <m:t>t=T</m:t>
                  </m:r>
                </m:sup>
                <m:e>
                  <m:f>
                    <m:fPr>
                      <m:ctrlPr>
                        <w:rPr>
                          <w:rFonts w:ascii="Cambria Math" w:hAnsi="Cambria Math"/>
                          <w:bCs/>
                          <w:i/>
                        </w:rPr>
                      </m:ctrlPr>
                    </m:fPr>
                    <m:num>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O</m:t>
                              </m:r>
                            </m:e>
                            <m:sub>
                              <m:r>
                                <w:rPr>
                                  <w:rFonts w:ascii="Cambria Math" w:hAnsi="Cambria Math"/>
                                </w:rPr>
                                <m:t>t</m:t>
                              </m:r>
                            </m:sub>
                          </m:sSub>
                        </m:e>
                      </m:d>
                    </m:num>
                    <m:den>
                      <m:d>
                        <m:dPr>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P</m:t>
                                  </m:r>
                                </m:e>
                                <m:sub>
                                  <m:r>
                                    <w:rPr>
                                      <w:rFonts w:ascii="Cambria Math" w:hAnsi="Cambria Math"/>
                                    </w:rPr>
                                    <m:t>t</m:t>
                                  </m:r>
                                </m:sub>
                              </m:sSub>
                            </m:e>
                          </m:d>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O</m:t>
                                  </m:r>
                                </m:e>
                                <m:sub>
                                  <m:r>
                                    <w:rPr>
                                      <w:rFonts w:ascii="Cambria Math" w:hAnsi="Cambria Math"/>
                                    </w:rPr>
                                    <m:t>t</m:t>
                                  </m:r>
                                </m:sub>
                              </m:sSub>
                            </m:e>
                          </m:d>
                        </m:e>
                      </m:d>
                      <m:r>
                        <m:rPr>
                          <m:lit/>
                        </m:rPr>
                        <w:rPr>
                          <w:rFonts w:ascii="Cambria Math" w:hAnsi="Cambria Math"/>
                        </w:rPr>
                        <m:t>/</m:t>
                      </m:r>
                      <m:r>
                        <w:rPr>
                          <w:rFonts w:ascii="Cambria Math" w:hAnsi="Cambria Math"/>
                        </w:rPr>
                        <m:t>2</m:t>
                      </m:r>
                    </m:den>
                  </m:f>
                </m:e>
              </m:nary>
              <m:r>
                <w:rPr>
                  <w:rFonts w:ascii="Cambria Math" w:hAnsi="Cambria Math"/>
                </w:rPr>
                <m:t>,#</m:t>
              </m:r>
              <m:d>
                <m:dPr>
                  <m:ctrlPr>
                    <w:rPr>
                      <w:rFonts w:ascii="Cambria Math" w:hAnsi="Cambria Math"/>
                      <w:bCs/>
                      <w:i/>
                    </w:rPr>
                  </m:ctrlPr>
                </m:dPr>
                <m:e>
                  <m:r>
                    <w:rPr>
                      <w:rFonts w:ascii="Cambria Math" w:hAnsi="Cambria Math"/>
                    </w:rPr>
                    <m:t>18</m:t>
                  </m:r>
                </m:e>
              </m:d>
            </m:e>
          </m:eqArr>
        </m:oMath>
      </m:oMathPara>
    </w:p>
    <w:p w14:paraId="11575C64" w14:textId="74DA9A05" w:rsidR="002C7199" w:rsidRPr="002C7199" w:rsidRDefault="00D173E5" w:rsidP="00487208">
      <w:pPr>
        <w:spacing w:line="480" w:lineRule="auto"/>
        <w:jc w:val="both"/>
        <w:rPr>
          <w:bCs/>
          <w:iCs/>
        </w:rPr>
      </w:pPr>
      <w:r>
        <w:rPr>
          <w:bCs/>
          <w:iCs/>
        </w:rPr>
        <w:t xml:space="preserve">and </w:t>
      </w:r>
      <w:r w:rsidR="00DD5784">
        <w:rPr>
          <w:bCs/>
          <w:iCs/>
        </w:rPr>
        <w:t>the MSR</w:t>
      </w:r>
      <w:r w:rsidR="00CA5511">
        <w:rPr>
          <w:bCs/>
          <w:iCs/>
        </w:rPr>
        <w:t>P</w:t>
      </w:r>
      <w:r w:rsidR="00DD5784">
        <w:rPr>
          <w:bCs/>
          <w:iCs/>
        </w:rPr>
        <w:t xml:space="preserve">E </w:t>
      </w:r>
      <w:r w:rsidR="002C7199" w:rsidRPr="002C7199">
        <w:rPr>
          <w:bCs/>
          <w:iCs/>
        </w:rPr>
        <w:t>is defined as</w:t>
      </w:r>
    </w:p>
    <w:p w14:paraId="0030C55F" w14:textId="0153B253" w:rsidR="005543E8" w:rsidRPr="005F44A3" w:rsidRDefault="00B65663" w:rsidP="00487208">
      <w:pPr>
        <w:spacing w:line="480" w:lineRule="auto"/>
        <w:jc w:val="both"/>
        <w:rPr>
          <w:bCs/>
          <w:i/>
        </w:rPr>
      </w:pPr>
      <m:oMathPara>
        <m:oMath>
          <m:eqArr>
            <m:eqArrPr>
              <m:maxDist m:val="1"/>
              <m:ctrlPr>
                <w:rPr>
                  <w:rFonts w:ascii="Cambria Math" w:hAnsi="Cambria Math"/>
                  <w:bCs/>
                  <w:i/>
                </w:rPr>
              </m:ctrlPr>
            </m:eqArrPr>
            <m:e>
              <m:r>
                <w:rPr>
                  <w:rFonts w:ascii="Cambria Math" w:hAnsi="Cambria Math"/>
                </w:rPr>
                <m:t>MSRPE</m:t>
              </m:r>
              <m:d>
                <m:dPr>
                  <m:ctrlPr>
                    <w:rPr>
                      <w:rFonts w:ascii="Cambria Math" w:hAnsi="Cambria Math"/>
                      <w:bCs/>
                      <w:i/>
                    </w:rPr>
                  </m:ctrlPr>
                </m:dPr>
                <m:e>
                  <m:sSub>
                    <m:sSubPr>
                      <m:ctrlPr>
                        <w:rPr>
                          <w:rFonts w:ascii="Cambria Math" w:hAnsi="Cambria Math"/>
                          <w:bCs/>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t</m:t>
                      </m:r>
                    </m:sub>
                  </m:sSub>
                </m:e>
              </m:d>
              <m:r>
                <w:rPr>
                  <w:rFonts w:ascii="Cambria Math" w:hAnsi="Cambria Math"/>
                </w:rPr>
                <m:t>.=</m:t>
              </m:r>
              <m:sSup>
                <m:sSupPr>
                  <m:ctrlPr>
                    <w:rPr>
                      <w:rFonts w:ascii="Cambria Math" w:hAnsi="Cambria Math"/>
                      <w:bCs/>
                      <w:i/>
                    </w:rPr>
                  </m:ctrlPr>
                </m:sSupPr>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-1</m:t>
                          </m:r>
                        </m:sup>
                      </m:sSup>
                      <m:nary>
                        <m:naryPr>
                          <m:chr m:val="∑"/>
                          <m:ctrlPr>
                            <w:rPr>
                              <w:rFonts w:ascii="Cambria Math" w:hAnsi="Cambria Math"/>
                              <w:bCs/>
                            </w:rPr>
                          </m:ctrlPr>
                        </m:naryPr>
                        <m:sub>
                          <m:r>
                            <w:rPr>
                              <w:rFonts w:ascii="Cambria Math" w:hAnsi="Cambria Math"/>
                            </w:rPr>
                            <m:t>t=1</m:t>
                          </m:r>
                          <m:ctrlPr>
                            <w:rPr>
                              <w:rFonts w:ascii="Cambria Math" w:hAnsi="Cambria Math"/>
                              <w:bCs/>
                              <w:i/>
                            </w:rPr>
                          </m:ctrlPr>
                        </m:sub>
                        <m:sup>
                          <m:r>
                            <w:rPr>
                              <w:rFonts w:ascii="Cambria Math" w:hAnsi="Cambria Math"/>
                            </w:rPr>
                            <m:t>T</m:t>
                          </m:r>
                          <m:ctrlPr>
                            <w:rPr>
                              <w:rFonts w:ascii="Cambria Math" w:hAnsi="Cambria Math"/>
                              <w:bCs/>
                              <w:i/>
                            </w:rPr>
                          </m:ctrlPr>
                        </m:sup>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rPr>
                                      </m:ctrlPr>
                                    </m:fPr>
                                    <m:num>
                                      <m:sSub>
                                        <m:sSubPr>
                                          <m:ctrlPr>
                                            <w:rPr>
                                              <w:rFonts w:ascii="Cambria Math" w:hAnsi="Cambria Math"/>
                                              <w:bCs/>
                                              <w:i/>
                                            </w:rPr>
                                          </m:ctrlPr>
                                        </m:sSubPr>
                                        <m:e>
                                          <m:r>
                                            <w:rPr>
                                              <w:rFonts w:ascii="Cambria Math" w:hAnsi="Cambria Math"/>
                                            </w:rPr>
                                            <m:t>P</m:t>
                                          </m:r>
                                        </m:e>
                                        <m:sub>
                                          <m:r>
                                            <w:rPr>
                                              <w:rFonts w:ascii="Cambria Math" w:hAnsi="Cambria Math"/>
                                            </w:rPr>
                                            <m:t>t</m:t>
                                          </m:r>
                                        </m:sub>
                                      </m:sSub>
                                      <m:ctrlPr>
                                        <w:rPr>
                                          <w:rFonts w:ascii="Cambria Math" w:hAnsi="Cambria Math"/>
                                          <w:bCs/>
                                          <w:i/>
                                        </w:rPr>
                                      </m:ctrlPr>
                                    </m:num>
                                    <m:den>
                                      <m:sSub>
                                        <m:sSubPr>
                                          <m:ctrlPr>
                                            <w:rPr>
                                              <w:rFonts w:ascii="Cambria Math" w:hAnsi="Cambria Math"/>
                                              <w:bCs/>
                                              <w:i/>
                                            </w:rPr>
                                          </m:ctrlPr>
                                        </m:sSubPr>
                                        <m:e>
                                          <m:r>
                                            <w:rPr>
                                              <w:rFonts w:ascii="Cambria Math" w:hAnsi="Cambria Math"/>
                                            </w:rPr>
                                            <m:t>O</m:t>
                                          </m:r>
                                        </m:e>
                                        <m:sub>
                                          <m:r>
                                            <w:rPr>
                                              <w:rFonts w:ascii="Cambria Math" w:hAnsi="Cambria Math"/>
                                            </w:rPr>
                                            <m:t>t</m:t>
                                          </m:r>
                                        </m:sub>
                                      </m:sSub>
                                      <m:ctrlPr>
                                        <w:rPr>
                                          <w:rFonts w:ascii="Cambria Math" w:hAnsi="Cambria Math"/>
                                          <w:bCs/>
                                          <w:i/>
                                        </w:rPr>
                                      </m:ctrlPr>
                                    </m:den>
                                  </m:f>
                                </m:e>
                              </m:d>
                            </m:e>
                            <m:sup>
                              <m:r>
                                <w:rPr>
                                  <w:rFonts w:ascii="Cambria Math" w:hAnsi="Cambria Math"/>
                                </w:rPr>
                                <m:t>2</m:t>
                              </m:r>
                            </m:sup>
                          </m:sSup>
                          <m:ctrlPr>
                            <w:rPr>
                              <w:rFonts w:ascii="Cambria Math" w:hAnsi="Cambria Math"/>
                              <w:bCs/>
                              <w:i/>
                            </w:rPr>
                          </m:ctrlPr>
                        </m:e>
                      </m:nary>
                    </m:e>
                  </m:d>
                </m:e>
                <m:sup>
                  <m:r>
                    <w:rPr>
                      <w:rFonts w:ascii="Cambria Math" w:hAnsi="Cambria Math"/>
                    </w:rPr>
                    <m:t>1</m:t>
                  </m:r>
                  <m:r>
                    <m:rPr>
                      <m:lit/>
                    </m:rPr>
                    <w:rPr>
                      <w:rFonts w:ascii="Cambria Math" w:hAnsi="Cambria Math"/>
                    </w:rPr>
                    <m:t>/</m:t>
                  </m:r>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19</m:t>
                  </m:r>
                </m:e>
              </m:d>
            </m:e>
          </m:eqArr>
        </m:oMath>
      </m:oMathPara>
    </w:p>
    <w:p w14:paraId="4622F603" w14:textId="0C228AEA" w:rsidR="009C7E6C" w:rsidRDefault="007C2482" w:rsidP="00487208">
      <w:pPr>
        <w:spacing w:line="480" w:lineRule="auto"/>
        <w:jc w:val="both"/>
        <w:rPr>
          <w:bCs/>
          <w:color w:val="000000" w:themeColor="text1"/>
        </w:rPr>
      </w:pPr>
      <w:r>
        <w:rPr>
          <w:bCs/>
        </w:rPr>
        <w:t xml:space="preserve">It can easily be seen that </w:t>
      </w:r>
      <m:oMath>
        <m:r>
          <w:rPr>
            <w:rFonts w:ascii="Cambria Math" w:hAnsi="Cambria Math"/>
          </w:rPr>
          <m:t xml:space="preserve">0 </m:t>
        </m:r>
        <m:r>
          <m:rPr>
            <m:sty m:val="p"/>
          </m:rPr>
          <w:rPr>
            <w:rFonts w:ascii="Cambria Math" w:hAnsi="Cambria Math"/>
          </w:rPr>
          <m:t>≤</m:t>
        </m:r>
        <m:r>
          <w:rPr>
            <w:rFonts w:ascii="Cambria Math" w:hAnsi="Cambria Math"/>
          </w:rPr>
          <m:t>SMAPE</m:t>
        </m:r>
        <m:r>
          <m:rPr>
            <m:sty m:val="p"/>
          </m:rPr>
          <w:rPr>
            <w:rFonts w:ascii="Cambria Math" w:hAnsi="Cambria Math"/>
          </w:rPr>
          <m:t>≤</m:t>
        </m:r>
        <m:r>
          <w:rPr>
            <w:rFonts w:ascii="Cambria Math" w:hAnsi="Cambria Math"/>
          </w:rPr>
          <m:t>100</m:t>
        </m:r>
      </m:oMath>
      <w:r w:rsidR="004F4480">
        <w:rPr>
          <w:bCs/>
        </w:rPr>
        <w:t>, with smaller values</w:t>
      </w:r>
      <w:r w:rsidR="00CF4C10">
        <w:rPr>
          <w:bCs/>
        </w:rPr>
        <w:t xml:space="preserve"> of both MSR</w:t>
      </w:r>
      <w:r w:rsidR="00CA5511">
        <w:rPr>
          <w:bCs/>
        </w:rPr>
        <w:t>P</w:t>
      </w:r>
      <w:r w:rsidR="00CF4C10">
        <w:rPr>
          <w:bCs/>
        </w:rPr>
        <w:t>E and SMAPE</w:t>
      </w:r>
      <w:r w:rsidR="004F4480">
        <w:rPr>
          <w:bCs/>
        </w:rPr>
        <w:t xml:space="preserve"> indicating a </w:t>
      </w:r>
      <w:r w:rsidR="00E62B3B">
        <w:rPr>
          <w:bCs/>
        </w:rPr>
        <w:t xml:space="preserve">more accurate fit. </w:t>
      </w:r>
      <w:r w:rsidR="00A94013">
        <w:rPr>
          <w:bCs/>
        </w:rPr>
        <w:t>The baseline model yield</w:t>
      </w:r>
      <w:ins w:id="58" w:author="Soumik Purkayastha" w:date="2021-03-18T15:50:00Z">
        <w:r w:rsidR="008979BF">
          <w:rPr>
            <w:bCs/>
          </w:rPr>
          <w:t>s</w:t>
        </w:r>
      </w:ins>
      <w:r w:rsidR="00A94013">
        <w:rPr>
          <w:bCs/>
        </w:rPr>
        <w:t xml:space="preserve"> projections of reported COVID-cases alone. </w:t>
      </w:r>
      <w:r w:rsidR="00D348D1">
        <w:rPr>
          <w:bCs/>
        </w:rPr>
        <w:t xml:space="preserve">The </w:t>
      </w:r>
      <w:r w:rsidR="005609D1">
        <w:rPr>
          <w:bCs/>
        </w:rPr>
        <w:t>SAPHIRE</w:t>
      </w:r>
      <w:r w:rsidR="00D348D1">
        <w:rPr>
          <w:bCs/>
        </w:rPr>
        <w:t xml:space="preserve"> and SEIR</w:t>
      </w:r>
      <w:r w:rsidR="000F3A71">
        <w:rPr>
          <w:bCs/>
        </w:rPr>
        <w:t>-</w:t>
      </w:r>
      <w:proofErr w:type="spellStart"/>
      <w:r w:rsidR="000F3A71" w:rsidRPr="000F3A71">
        <w:rPr>
          <w:bCs/>
          <w:i/>
          <w:iCs/>
        </w:rPr>
        <w:t>fansy</w:t>
      </w:r>
      <w:proofErr w:type="spellEnd"/>
      <w:r w:rsidR="00D348D1">
        <w:rPr>
          <w:bCs/>
        </w:rPr>
        <w:t xml:space="preserve"> models </w:t>
      </w:r>
      <w:r w:rsidR="00A679FB">
        <w:rPr>
          <w:bCs/>
        </w:rPr>
        <w:t xml:space="preserve">return projections of </w:t>
      </w:r>
      <w:r w:rsidR="00A679FB" w:rsidRPr="00A679FB">
        <w:rPr>
          <w:bCs/>
          <w:i/>
          <w:iCs/>
        </w:rPr>
        <w:t>reported</w:t>
      </w:r>
      <w:r w:rsidR="00A679FB">
        <w:rPr>
          <w:bCs/>
        </w:rPr>
        <w:t xml:space="preserve"> and </w:t>
      </w:r>
      <w:r w:rsidR="00A679FB" w:rsidRPr="00A679FB">
        <w:rPr>
          <w:bCs/>
          <w:i/>
          <w:iCs/>
        </w:rPr>
        <w:t>unreported</w:t>
      </w:r>
      <w:r w:rsidR="00A679FB">
        <w:rPr>
          <w:bCs/>
        </w:rPr>
        <w:t xml:space="preserve"> COVID-</w:t>
      </w:r>
      <w:r w:rsidR="001170EB">
        <w:rPr>
          <w:bCs/>
        </w:rPr>
        <w:t>cases and COVID-deaths</w:t>
      </w:r>
      <w:r w:rsidR="00A679FB">
        <w:rPr>
          <w:bCs/>
        </w:rPr>
        <w:t xml:space="preserve"> </w:t>
      </w:r>
      <w:r w:rsidR="00A679FB" w:rsidRPr="001170EB">
        <w:rPr>
          <w:bCs/>
          <w:i/>
          <w:iCs/>
        </w:rPr>
        <w:t>separately</w:t>
      </w:r>
      <w:r w:rsidR="00852381">
        <w:rPr>
          <w:bCs/>
        </w:rPr>
        <w:t>. Finally, projections from ICM include true counts of COVID-cases (i.e., the sum of reported and unreported cases), in addition to true counts of COVID-deaths.</w:t>
      </w:r>
      <w:r w:rsidR="00CA5511" w:rsidRPr="00CA5511">
        <w:rPr>
          <w:bCs/>
          <w:color w:val="7030A0"/>
        </w:rPr>
        <w:t xml:space="preserve"> </w:t>
      </w:r>
      <w:r w:rsidR="009D2AAD" w:rsidRPr="00610D47">
        <w:rPr>
          <w:bCs/>
          <w:i/>
          <w:iCs/>
          <w:color w:val="000000" w:themeColor="text1"/>
        </w:rPr>
        <w:t xml:space="preserve">Supplementary </w:t>
      </w:r>
      <w:r w:rsidR="00756033" w:rsidRPr="00610D47">
        <w:rPr>
          <w:bCs/>
          <w:i/>
          <w:iCs/>
          <w:color w:val="000000" w:themeColor="text1"/>
        </w:rPr>
        <w:t xml:space="preserve">Table </w:t>
      </w:r>
      <w:r w:rsidR="00610D47">
        <w:rPr>
          <w:bCs/>
          <w:i/>
          <w:iCs/>
          <w:color w:val="000000" w:themeColor="text1"/>
        </w:rPr>
        <w:t>S</w:t>
      </w:r>
      <w:r w:rsidR="00DF651E" w:rsidRPr="00610D47">
        <w:rPr>
          <w:bCs/>
          <w:i/>
          <w:iCs/>
          <w:color w:val="000000" w:themeColor="text1"/>
        </w:rPr>
        <w:t>2</w:t>
      </w:r>
      <w:r w:rsidR="00DF651E" w:rsidRPr="009C7E6C">
        <w:rPr>
          <w:bCs/>
          <w:color w:val="000000" w:themeColor="text1"/>
        </w:rPr>
        <w:t xml:space="preserve"> gives an overview of output from each of the models we consider. </w:t>
      </w:r>
    </w:p>
    <w:p w14:paraId="2D3A6467" w14:textId="17CE525A" w:rsidR="00DC20FE" w:rsidRDefault="00A679FB" w:rsidP="00487208">
      <w:pPr>
        <w:spacing w:line="480" w:lineRule="auto"/>
        <w:jc w:val="both"/>
        <w:rPr>
          <w:bCs/>
        </w:rPr>
      </w:pPr>
      <w:r>
        <w:rPr>
          <w:bCs/>
        </w:rPr>
        <w:t xml:space="preserve">In order to ensure a fair comparison, we compute the prediction error of </w:t>
      </w:r>
      <w:r w:rsidRPr="00A679FB">
        <w:rPr>
          <w:bCs/>
          <w:i/>
          <w:iCs/>
        </w:rPr>
        <w:t>reported</w:t>
      </w:r>
      <w:r>
        <w:rPr>
          <w:bCs/>
        </w:rPr>
        <w:t xml:space="preserve"> projections from the models with respect to</w:t>
      </w:r>
      <w:r w:rsidR="00435471">
        <w:rPr>
          <w:bCs/>
        </w:rPr>
        <w:t xml:space="preserve"> the</w:t>
      </w:r>
      <w:r>
        <w:rPr>
          <w:bCs/>
        </w:rPr>
        <w:t xml:space="preserve"> observed data. </w:t>
      </w:r>
      <w:r w:rsidR="000E19F3" w:rsidRPr="00A11188">
        <w:rPr>
          <w:bCs/>
        </w:rPr>
        <w:t xml:space="preserve">Since the ICM projections are total counts (sum of reported and unreported), we do not </w:t>
      </w:r>
      <w:del w:id="59" w:author="Soumik Purkayastha" w:date="2021-03-18T16:00:00Z">
        <w:r w:rsidR="000E19F3" w:rsidRPr="00A11188" w:rsidDel="00A11188">
          <w:rPr>
            <w:bCs/>
            <w:rPrChange w:id="60" w:author="Soumik Purkayastha" w:date="2021-03-18T16:02:00Z">
              <w:rPr>
                <w:bCs/>
              </w:rPr>
            </w:rPrChange>
          </w:rPr>
          <w:delText>include the same in this specific comparison</w:delText>
        </w:r>
        <w:r w:rsidR="00675654" w:rsidRPr="00A11188" w:rsidDel="00A11188">
          <w:rPr>
            <w:bCs/>
            <w:rPrChange w:id="61" w:author="Soumik Purkayastha" w:date="2021-03-18T16:02:00Z">
              <w:rPr>
                <w:bCs/>
              </w:rPr>
            </w:rPrChange>
          </w:rPr>
          <w:delText xml:space="preserve"> method</w:delText>
        </w:r>
      </w:del>
      <w:ins w:id="62" w:author="Soumik Purkayastha" w:date="2021-03-18T16:00:00Z">
        <w:r w:rsidR="00A11188" w:rsidRPr="00A11188">
          <w:rPr>
            <w:bCs/>
            <w:rPrChange w:id="63" w:author="Soumik Purkayastha" w:date="2021-03-18T16:02:00Z">
              <w:rPr>
                <w:bCs/>
                <w:highlight w:val="yellow"/>
              </w:rPr>
            </w:rPrChange>
          </w:rPr>
          <w:t>tally them with reported COVID-counts – thereby l</w:t>
        </w:r>
      </w:ins>
      <w:ins w:id="64" w:author="Soumik Purkayastha" w:date="2021-03-18T16:01:00Z">
        <w:r w:rsidR="00A11188" w:rsidRPr="00A11188">
          <w:rPr>
            <w:bCs/>
            <w:rPrChange w:id="65" w:author="Soumik Purkayastha" w:date="2021-03-18T16:02:00Z">
              <w:rPr>
                <w:bCs/>
                <w:highlight w:val="yellow"/>
              </w:rPr>
            </w:rPrChange>
          </w:rPr>
          <w:t>eaving ICM projections out of this comparison method</w:t>
        </w:r>
      </w:ins>
      <w:r w:rsidR="00675654" w:rsidRPr="00A11188">
        <w:rPr>
          <w:bCs/>
        </w:rPr>
        <w:t>.</w:t>
      </w:r>
      <w:r w:rsidR="00DC20FE">
        <w:rPr>
          <w:bCs/>
        </w:rPr>
        <w:t xml:space="preserve"> </w:t>
      </w:r>
      <w:r w:rsidR="006E70FD">
        <w:rPr>
          <w:bCs/>
        </w:rPr>
        <w:t>For cumulative case counts, the model accuracies (SMAPE and MS</w:t>
      </w:r>
      <w:r w:rsidR="0031214D">
        <w:rPr>
          <w:bCs/>
        </w:rPr>
        <w:t xml:space="preserve">RPE) </w:t>
      </w:r>
      <w:r w:rsidR="0075189A">
        <w:rPr>
          <w:bCs/>
        </w:rPr>
        <w:t>are computed for all</w:t>
      </w:r>
      <w:r w:rsidR="00133CDD">
        <w:rPr>
          <w:bCs/>
        </w:rPr>
        <w:t xml:space="preserve"> other</w:t>
      </w:r>
      <w:r w:rsidR="0075189A">
        <w:rPr>
          <w:bCs/>
        </w:rPr>
        <w:t xml:space="preserve"> models. For active cases</w:t>
      </w:r>
      <w:r w:rsidR="00337F59">
        <w:rPr>
          <w:bCs/>
        </w:rPr>
        <w:t xml:space="preserve"> (and cumulative deaths)</w:t>
      </w:r>
      <w:r w:rsidR="0075189A">
        <w:rPr>
          <w:bCs/>
        </w:rPr>
        <w:t xml:space="preserve">, accuracies of only the </w:t>
      </w:r>
      <w:proofErr w:type="spellStart"/>
      <w:r w:rsidR="0075189A">
        <w:rPr>
          <w:bCs/>
        </w:rPr>
        <w:t>eSIR</w:t>
      </w:r>
      <w:proofErr w:type="spellEnd"/>
      <w:r w:rsidR="0075189A">
        <w:rPr>
          <w:bCs/>
        </w:rPr>
        <w:t xml:space="preserve"> and </w:t>
      </w:r>
      <w:r w:rsidR="0075189A">
        <w:rPr>
          <w:bCs/>
          <w:color w:val="000000" w:themeColor="text1"/>
        </w:rPr>
        <w:t>SEIR-</w:t>
      </w:r>
      <w:proofErr w:type="spellStart"/>
      <w:r w:rsidR="0075189A" w:rsidRPr="0015702B">
        <w:rPr>
          <w:bCs/>
          <w:i/>
          <w:iCs/>
          <w:color w:val="000000" w:themeColor="text1"/>
        </w:rPr>
        <w:t>fansy</w:t>
      </w:r>
      <w:proofErr w:type="spellEnd"/>
      <w:r w:rsidR="0075189A">
        <w:rPr>
          <w:bCs/>
          <w:i/>
          <w:iCs/>
          <w:color w:val="000000" w:themeColor="text1"/>
        </w:rPr>
        <w:t xml:space="preserve"> </w:t>
      </w:r>
      <w:r w:rsidR="0075189A">
        <w:rPr>
          <w:bCs/>
          <w:color w:val="000000" w:themeColor="text1"/>
        </w:rPr>
        <w:t>models may be computed</w:t>
      </w:r>
      <w:r w:rsidR="00BB4FDC">
        <w:rPr>
          <w:bCs/>
          <w:color w:val="000000" w:themeColor="text1"/>
        </w:rPr>
        <w:t xml:space="preserve">, as no other model returns projections for reported active case </w:t>
      </w:r>
      <w:r w:rsidR="00337F59">
        <w:rPr>
          <w:bCs/>
          <w:color w:val="000000" w:themeColor="text1"/>
        </w:rPr>
        <w:t xml:space="preserve">(and death) </w:t>
      </w:r>
      <w:r w:rsidR="00BB4FDC">
        <w:rPr>
          <w:bCs/>
          <w:color w:val="000000" w:themeColor="text1"/>
        </w:rPr>
        <w:t>counts.</w:t>
      </w:r>
      <w:r w:rsidR="00FA357E">
        <w:rPr>
          <w:bCs/>
        </w:rPr>
        <w:t xml:space="preserve"> </w:t>
      </w:r>
      <w:r w:rsidR="00497496">
        <w:rPr>
          <w:bCs/>
        </w:rPr>
        <w:t>Further, we compare (</w:t>
      </w:r>
      <w:r w:rsidR="008B5F20">
        <w:rPr>
          <w:bCs/>
        </w:rPr>
        <w:t>when possible</w:t>
      </w:r>
      <w:r w:rsidR="00497496">
        <w:rPr>
          <w:bCs/>
        </w:rPr>
        <w:t xml:space="preserve">) the estimated time-varying reproduction number </w:t>
      </w:r>
      <m:oMath>
        <m:r>
          <w:rPr>
            <w:rFonts w:ascii="Cambria Math" w:hAnsi="Cambria Math"/>
          </w:rPr>
          <m:t>R</m:t>
        </m:r>
        <m:d>
          <m:dPr>
            <m:ctrlPr>
              <w:rPr>
                <w:rFonts w:ascii="Cambria Math" w:hAnsi="Cambria Math"/>
                <w:bCs/>
                <w:i/>
              </w:rPr>
            </m:ctrlPr>
          </m:dPr>
          <m:e>
            <m:r>
              <w:rPr>
                <w:rFonts w:ascii="Cambria Math" w:hAnsi="Cambria Math"/>
              </w:rPr>
              <m:t>t</m:t>
            </m:r>
          </m:e>
        </m:d>
      </m:oMath>
      <w:r w:rsidR="00497496">
        <w:rPr>
          <w:bCs/>
        </w:rPr>
        <w:t xml:space="preserve"> over the four different stages of lockdown in India. Specifically, for each lockdown stage, we report the median </w:t>
      </w:r>
      <m:oMath>
        <m:r>
          <w:rPr>
            <w:rFonts w:ascii="Cambria Math" w:hAnsi="Cambria Math"/>
          </w:rPr>
          <m:t>R</m:t>
        </m:r>
        <m:d>
          <m:dPr>
            <m:ctrlPr>
              <w:rPr>
                <w:rFonts w:ascii="Cambria Math" w:hAnsi="Cambria Math"/>
                <w:bCs/>
                <w:i/>
              </w:rPr>
            </m:ctrlPr>
          </m:dPr>
          <m:e>
            <m:r>
              <w:rPr>
                <w:rFonts w:ascii="Cambria Math" w:hAnsi="Cambria Math"/>
              </w:rPr>
              <m:t>t</m:t>
            </m:r>
          </m:e>
        </m:d>
      </m:oMath>
      <w:r w:rsidR="00497496">
        <w:rPr>
          <w:bCs/>
        </w:rPr>
        <w:t xml:space="preserve"> value along with the associated 95% confidence interval CI. </w:t>
      </w:r>
      <w:r w:rsidR="008D0D35">
        <w:rPr>
          <w:bCs/>
        </w:rPr>
        <w:t xml:space="preserve">In addition to a systemic comparison of </w:t>
      </w:r>
      <m:oMath>
        <m:r>
          <w:rPr>
            <w:rFonts w:ascii="Cambria Math" w:hAnsi="Cambria Math"/>
          </w:rPr>
          <m:t>R</m:t>
        </m:r>
        <m:d>
          <m:dPr>
            <m:ctrlPr>
              <w:rPr>
                <w:rFonts w:ascii="Cambria Math" w:hAnsi="Cambria Math"/>
                <w:bCs/>
                <w:i/>
              </w:rPr>
            </m:ctrlPr>
          </m:dPr>
          <m:e>
            <m:r>
              <w:rPr>
                <w:rFonts w:ascii="Cambria Math" w:hAnsi="Cambria Math"/>
              </w:rPr>
              <m:t>t</m:t>
            </m:r>
          </m:e>
        </m:d>
        <m:r>
          <w:rPr>
            <w:rFonts w:ascii="Cambria Math" w:hAnsi="Cambria Math"/>
          </w:rPr>
          <m:t>,</m:t>
        </m:r>
      </m:oMath>
      <w:r w:rsidR="008D0D35">
        <w:rPr>
          <w:bCs/>
        </w:rPr>
        <w:t xml:space="preserve"> we also compare the projected active reported cases, cumulative cases and </w:t>
      </w:r>
      <w:r w:rsidR="008D0D35">
        <w:rPr>
          <w:bCs/>
        </w:rPr>
        <w:lastRenderedPageBreak/>
        <w:t xml:space="preserve">deaths on certain dates (specifically, June 30 and July 10) within the test period. The values are presented in </w:t>
      </w:r>
      <w:r w:rsidR="008D0D35" w:rsidRPr="001D0900">
        <w:rPr>
          <w:bCs/>
          <w:i/>
          <w:iCs/>
        </w:rPr>
        <w:t xml:space="preserve">Table </w:t>
      </w:r>
      <w:r w:rsidR="002E3C49" w:rsidRPr="001D0900">
        <w:rPr>
          <w:bCs/>
          <w:i/>
          <w:iCs/>
        </w:rPr>
        <w:t>2</w:t>
      </w:r>
      <w:r w:rsidR="008D0D35" w:rsidRPr="001D0900">
        <w:rPr>
          <w:bCs/>
        </w:rPr>
        <w:t>.</w:t>
      </w:r>
      <w:r w:rsidR="00824EFB">
        <w:rPr>
          <w:bCs/>
        </w:rPr>
        <w:t xml:space="preserve"> </w:t>
      </w:r>
    </w:p>
    <w:p w14:paraId="09EAA013" w14:textId="4BA9E3C3" w:rsidR="00D76D89" w:rsidRDefault="00691D07" w:rsidP="00487208">
      <w:pPr>
        <w:spacing w:line="480" w:lineRule="auto"/>
        <w:jc w:val="both"/>
        <w:rPr>
          <w:bCs/>
        </w:rPr>
      </w:pPr>
      <w:r>
        <w:rPr>
          <w:bCs/>
        </w:rPr>
        <w:t>Since we are interested in comparing relative performances of the models (specifically, their projections), we define another metric – the relative mean squared prediction error (Rel-MSPE). Given time series data on observed cumulative cases (or deaths)</w:t>
      </w:r>
      <w:r w:rsidR="00497496">
        <w:rPr>
          <w:bCs/>
        </w:rPr>
        <w:t xml:space="preserve">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sSubSup>
          <m:sSubSupPr>
            <m:ctrlPr>
              <w:rPr>
                <w:rFonts w:ascii="Cambria Math" w:hAnsi="Cambria Math"/>
                <w:i/>
                <w:color w:val="000000" w:themeColor="text1"/>
              </w:rPr>
            </m:ctrlPr>
          </m:sSubSupPr>
          <m:e>
            <m:r>
              <m:rPr>
                <m:lit/>
              </m:rPr>
              <w:rPr>
                <w:rFonts w:ascii="Cambria Math" w:hAnsi="Cambria Math"/>
                <w:color w:val="000000" w:themeColor="text1"/>
              </w:rPr>
              <m:t>}</m:t>
            </m:r>
          </m:e>
          <m:sub>
            <m:r>
              <w:rPr>
                <w:rFonts w:ascii="Cambria Math" w:hAnsi="Cambria Math"/>
                <w:color w:val="000000" w:themeColor="text1"/>
              </w:rPr>
              <m:t>t=1</m:t>
            </m:r>
          </m:sub>
          <m:sup>
            <m:r>
              <w:rPr>
                <w:rFonts w:ascii="Cambria Math" w:hAnsi="Cambria Math"/>
                <w:color w:val="000000" w:themeColor="text1"/>
              </w:rPr>
              <m:t>T</m:t>
            </m:r>
          </m:sup>
        </m:sSubSup>
      </m:oMath>
      <w:r w:rsidR="00497496">
        <w:rPr>
          <w:bCs/>
        </w:rPr>
        <w:t xml:space="preserve">, </w:t>
      </w:r>
      <w:r>
        <w:rPr>
          <w:bCs/>
        </w:rPr>
        <w:t xml:space="preserve">projections from </w:t>
      </w:r>
      <w:r w:rsidR="003A4FBA">
        <w:rPr>
          <w:bCs/>
        </w:rPr>
        <w:t xml:space="preserve">a model A </w:t>
      </w:r>
      <m:oMath>
        <m:r>
          <m:rPr>
            <m:lit/>
          </m:rP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A</m:t>
            </m:r>
          </m:sup>
        </m:sSubSup>
        <m:sSubSup>
          <m:sSubSupPr>
            <m:ctrlPr>
              <w:rPr>
                <w:rFonts w:ascii="Cambria Math" w:hAnsi="Cambria Math"/>
                <w:bCs/>
                <w:i/>
              </w:rPr>
            </m:ctrlPr>
          </m:sSubSupPr>
          <m:e>
            <m:r>
              <m:rPr>
                <m:lit/>
              </m:rPr>
              <w:rPr>
                <w:rFonts w:ascii="Cambria Math" w:hAnsi="Cambria Math"/>
              </w:rPr>
              <m:t>}</m:t>
            </m:r>
          </m:e>
          <m:sub>
            <m:r>
              <w:rPr>
                <w:rFonts w:ascii="Cambria Math" w:hAnsi="Cambria Math"/>
              </w:rPr>
              <m:t>t=1</m:t>
            </m:r>
          </m:sub>
          <m:sup>
            <m:r>
              <w:rPr>
                <w:rFonts w:ascii="Cambria Math" w:hAnsi="Cambria Math"/>
              </w:rPr>
              <m:t>T</m:t>
            </m:r>
          </m:sup>
        </m:sSubSup>
      </m:oMath>
      <w:r>
        <w:rPr>
          <w:bCs/>
        </w:rPr>
        <w:t xml:space="preserve">, </w:t>
      </w:r>
      <w:r w:rsidR="00497496">
        <w:rPr>
          <w:bCs/>
        </w:rPr>
        <w:t xml:space="preserve">and projections from </w:t>
      </w:r>
      <w:r w:rsidR="00660C9C">
        <w:rPr>
          <w:bCs/>
        </w:rPr>
        <w:t>some</w:t>
      </w:r>
      <w:r w:rsidR="00497496">
        <w:rPr>
          <w:bCs/>
        </w:rPr>
        <w:t xml:space="preserve"> other model </w:t>
      </w:r>
      <w:r w:rsidR="003A4FBA">
        <w:rPr>
          <w:bCs/>
        </w:rPr>
        <w:t>B</w:t>
      </w:r>
      <w:r w:rsidR="00497496">
        <w:rPr>
          <w:bCs/>
        </w:rPr>
        <w:t xml:space="preserve">, </w:t>
      </w:r>
      <m:oMath>
        <m:r>
          <m:rPr>
            <m:lit/>
          </m:rP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B</m:t>
            </m:r>
          </m:sup>
        </m:sSubSup>
        <m:sSubSup>
          <m:sSubSupPr>
            <m:ctrlPr>
              <w:rPr>
                <w:rFonts w:ascii="Cambria Math" w:hAnsi="Cambria Math"/>
                <w:bCs/>
                <w:i/>
              </w:rPr>
            </m:ctrlPr>
          </m:sSubSupPr>
          <m:e>
            <m:r>
              <m:rPr>
                <m:lit/>
              </m:rPr>
              <w:rPr>
                <w:rFonts w:ascii="Cambria Math" w:hAnsi="Cambria Math"/>
              </w:rPr>
              <m:t>}</m:t>
            </m:r>
          </m:e>
          <m:sub>
            <m:r>
              <w:rPr>
                <w:rFonts w:ascii="Cambria Math" w:hAnsi="Cambria Math"/>
              </w:rPr>
              <m:t>t=1</m:t>
            </m:r>
          </m:sub>
          <m:sup>
            <m:r>
              <w:rPr>
                <w:rFonts w:ascii="Cambria Math" w:hAnsi="Cambria Math"/>
              </w:rPr>
              <m:t>T</m:t>
            </m:r>
          </m:sup>
        </m:sSubSup>
      </m:oMath>
      <w:r w:rsidR="00497496">
        <w:rPr>
          <w:bCs/>
        </w:rPr>
        <w:t xml:space="preserve">, the Rel-MSPE of model </w:t>
      </w:r>
      <w:r w:rsidR="003A4FBA">
        <w:rPr>
          <w:bCs/>
        </w:rPr>
        <w:t>B</w:t>
      </w:r>
      <w:r w:rsidR="00497496">
        <w:rPr>
          <w:bCs/>
        </w:rPr>
        <w:t xml:space="preserve"> with respect to </w:t>
      </w:r>
      <w:r w:rsidR="003A4FBA">
        <w:rPr>
          <w:bCs/>
        </w:rPr>
        <w:t>model A</w:t>
      </w:r>
      <w:r w:rsidR="00497496">
        <w:rPr>
          <w:bCs/>
        </w:rPr>
        <w:t xml:space="preserve"> is defined as </w:t>
      </w:r>
    </w:p>
    <w:p w14:paraId="0A52EB27" w14:textId="4F939AC3" w:rsidR="00D60413" w:rsidRDefault="00B65663" w:rsidP="00487208">
      <w:pPr>
        <w:spacing w:line="480" w:lineRule="auto"/>
        <w:jc w:val="both"/>
        <w:rPr>
          <w:bCs/>
        </w:rPr>
      </w:pPr>
      <m:oMathPara>
        <m:oMath>
          <m:eqArr>
            <m:eqArrPr>
              <m:maxDist m:val="1"/>
              <m:ctrlPr>
                <w:rPr>
                  <w:rFonts w:ascii="Cambria Math" w:hAnsi="Cambria Math"/>
                  <w:bCs/>
                  <w:i/>
                </w:rPr>
              </m:ctrlPr>
            </m:eqArrPr>
            <m:e>
              <m:r>
                <w:rPr>
                  <w:rFonts w:ascii="Cambria Math" w:hAnsi="Cambria Math"/>
                </w:rPr>
                <m:t>Rel-MSPE(B:A)=</m:t>
              </m:r>
              <m:sSup>
                <m:sSupPr>
                  <m:ctrlPr>
                    <w:rPr>
                      <w:rFonts w:ascii="Cambria Math" w:hAnsi="Cambria Math"/>
                      <w:bCs/>
                      <w:i/>
                    </w:rPr>
                  </m:ctrlPr>
                </m:sSupPr>
                <m:e>
                  <m:d>
                    <m:dPr>
                      <m:begChr m:val="["/>
                      <m:endChr m:val="]"/>
                      <m:ctrlPr>
                        <w:rPr>
                          <w:rFonts w:ascii="Cambria Math" w:hAnsi="Cambria Math"/>
                          <w:bCs/>
                          <w:i/>
                        </w:rPr>
                      </m:ctrlPr>
                    </m:dPr>
                    <m:e>
                      <m:nary>
                        <m:naryPr>
                          <m:chr m:val="∑"/>
                          <m:ctrlPr>
                            <w:rPr>
                              <w:rFonts w:ascii="Cambria Math" w:hAnsi="Cambria Math"/>
                              <w:bCs/>
                            </w:rPr>
                          </m:ctrlPr>
                        </m:naryPr>
                        <m:sub>
                          <m:r>
                            <w:rPr>
                              <w:rFonts w:ascii="Cambria Math" w:hAnsi="Cambria Math"/>
                            </w:rPr>
                            <m:t>t=1</m:t>
                          </m:r>
                          <m:ctrlPr>
                            <w:rPr>
                              <w:rFonts w:ascii="Cambria Math" w:hAnsi="Cambria Math"/>
                              <w:bCs/>
                              <w:i/>
                            </w:rPr>
                          </m:ctrlPr>
                        </m:sub>
                        <m:sup>
                          <m:r>
                            <w:rPr>
                              <w:rFonts w:ascii="Cambria Math" w:hAnsi="Cambria Math"/>
                            </w:rPr>
                            <m:t>T</m:t>
                          </m:r>
                          <m:ctrlPr>
                            <w:rPr>
                              <w:rFonts w:ascii="Cambria Math" w:hAnsi="Cambria Math"/>
                              <w:bCs/>
                              <w:i/>
                            </w:rPr>
                          </m:ctrlPr>
                        </m:sup>
                        <m:e>
                          <m:sSup>
                            <m:sSupPr>
                              <m:ctrlPr>
                                <w:rPr>
                                  <w:rFonts w:ascii="Cambria Math" w:hAnsi="Cambria Math"/>
                                  <w:bCs/>
                                  <w:i/>
                                </w:rPr>
                              </m:ctrlPr>
                            </m:sSupPr>
                            <m:e>
                              <m:d>
                                <m:dPr>
                                  <m:ctrlPr>
                                    <w:rPr>
                                      <w:rFonts w:ascii="Cambria Math" w:hAnsi="Cambria Math"/>
                                      <w:bCs/>
                                      <w:i/>
                                    </w:rPr>
                                  </m:ctrlPr>
                                </m:dPr>
                                <m:e>
                                  <m:f>
                                    <m:fPr>
                                      <m:ctrlPr>
                                        <w:rPr>
                                          <w:rFonts w:ascii="Cambria Math" w:hAnsi="Cambria Math"/>
                                          <w:bCs/>
                                        </w:rPr>
                                      </m:ctrlPr>
                                    </m:fPr>
                                    <m:num>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A</m:t>
                                          </m:r>
                                        </m:sup>
                                      </m:sSubSup>
                                      <m:ctrlPr>
                                        <w:rPr>
                                          <w:rFonts w:ascii="Cambria Math" w:hAnsi="Cambria Math"/>
                                          <w:bCs/>
                                          <w:i/>
                                        </w:rPr>
                                      </m:ctrlPr>
                                    </m:num>
                                    <m:den>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B</m:t>
                                          </m:r>
                                        </m:sup>
                                      </m:sSubSup>
                                      <m:ctrlPr>
                                        <w:rPr>
                                          <w:rFonts w:ascii="Cambria Math" w:hAnsi="Cambria Math"/>
                                          <w:bCs/>
                                          <w:i/>
                                        </w:rPr>
                                      </m:ctrlPr>
                                    </m:den>
                                  </m:f>
                                </m:e>
                              </m:d>
                            </m:e>
                            <m:sup>
                              <m:r>
                                <w:rPr>
                                  <w:rFonts w:ascii="Cambria Math" w:hAnsi="Cambria Math"/>
                                </w:rPr>
                                <m:t>2</m:t>
                              </m:r>
                            </m:sup>
                          </m:sSup>
                          <m:ctrlPr>
                            <w:rPr>
                              <w:rFonts w:ascii="Cambria Math" w:hAnsi="Cambria Math"/>
                              <w:bCs/>
                              <w:i/>
                            </w:rPr>
                          </m:ctrlPr>
                        </m:e>
                      </m:nary>
                    </m:e>
                  </m:d>
                </m:e>
                <m:sup>
                  <m:r>
                    <w:rPr>
                      <w:rFonts w:ascii="Cambria Math" w:hAnsi="Cambria Math"/>
                    </w:rPr>
                    <m:t>1</m:t>
                  </m:r>
                  <m:r>
                    <m:rPr>
                      <m:lit/>
                    </m:rPr>
                    <w:rPr>
                      <w:rFonts w:ascii="Cambria Math" w:hAnsi="Cambria Math"/>
                    </w:rPr>
                    <m:t>/</m:t>
                  </m:r>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20</m:t>
                  </m:r>
                </m:e>
              </m:d>
            </m:e>
          </m:eqArr>
        </m:oMath>
      </m:oMathPara>
    </w:p>
    <w:p w14:paraId="1A99B3A3" w14:textId="3890A895" w:rsidR="008B5F20" w:rsidRDefault="00BC2B4F" w:rsidP="00487208">
      <w:pPr>
        <w:spacing w:line="480" w:lineRule="auto"/>
        <w:jc w:val="both"/>
        <w:rPr>
          <w:bCs/>
        </w:rPr>
      </w:pPr>
      <w:r>
        <w:rPr>
          <w:bCs/>
        </w:rPr>
        <w:t xml:space="preserve">Since the baseline model yields projections of </w:t>
      </w:r>
      <w:r w:rsidR="00965DF6">
        <w:rPr>
          <w:bCs/>
        </w:rPr>
        <w:t xml:space="preserve">reported </w:t>
      </w:r>
      <w:r>
        <w:rPr>
          <w:bCs/>
        </w:rPr>
        <w:t>cumulative cases alone, we comp</w:t>
      </w:r>
      <w:r w:rsidR="000046EA">
        <w:rPr>
          <w:bCs/>
        </w:rPr>
        <w:t xml:space="preserve">ute Rel-MSPE for the other models with respect to the baseline model for </w:t>
      </w:r>
      <w:r w:rsidR="006816E3">
        <w:rPr>
          <w:bCs/>
        </w:rPr>
        <w:t xml:space="preserve">reported </w:t>
      </w:r>
      <w:r w:rsidR="000046EA">
        <w:rPr>
          <w:bCs/>
        </w:rPr>
        <w:t xml:space="preserve">cumulative cases. </w:t>
      </w:r>
      <w:r w:rsidR="006904D6">
        <w:rPr>
          <w:bCs/>
        </w:rPr>
        <w:t>Projections from ICM represent total (i.e., sum of reported and unreported) cumulative case</w:t>
      </w:r>
      <w:r w:rsidR="00BF3FD2">
        <w:rPr>
          <w:bCs/>
        </w:rPr>
        <w:t xml:space="preserve">s and </w:t>
      </w:r>
      <w:r w:rsidR="002D7A8C">
        <w:rPr>
          <w:bCs/>
        </w:rPr>
        <w:t>deaths and</w:t>
      </w:r>
      <w:r w:rsidR="006904D6">
        <w:rPr>
          <w:bCs/>
        </w:rPr>
        <w:t xml:space="preserve"> </w:t>
      </w:r>
      <w:r w:rsidR="00A46942">
        <w:rPr>
          <w:bCs/>
        </w:rPr>
        <w:t>are</w:t>
      </w:r>
      <w:r w:rsidR="006904D6">
        <w:rPr>
          <w:bCs/>
        </w:rPr>
        <w:t xml:space="preserve"> </w:t>
      </w:r>
      <w:r w:rsidR="00A46942">
        <w:rPr>
          <w:bCs/>
        </w:rPr>
        <w:t>left out of this comparison</w:t>
      </w:r>
      <w:r w:rsidR="006816E3">
        <w:rPr>
          <w:bCs/>
        </w:rPr>
        <w:t xml:space="preserve"> of reported counts.</w:t>
      </w:r>
      <w:r w:rsidR="00BB6856">
        <w:rPr>
          <w:bCs/>
        </w:rPr>
        <w:t xml:space="preserve"> </w:t>
      </w:r>
      <w:r w:rsidR="000046EA">
        <w:rPr>
          <w:bCs/>
        </w:rPr>
        <w:t xml:space="preserve">For cumulative reported deaths, we compute Rel-MSPE of the </w:t>
      </w:r>
      <w:r w:rsidR="003A40C3">
        <w:rPr>
          <w:bCs/>
        </w:rPr>
        <w:t>SAPHIRE</w:t>
      </w:r>
      <w:r w:rsidR="004E78F8">
        <w:rPr>
          <w:bCs/>
        </w:rPr>
        <w:t xml:space="preserve"> and </w:t>
      </w:r>
      <w:r w:rsidR="000046EA">
        <w:rPr>
          <w:bCs/>
        </w:rPr>
        <w:t>SEIR-</w:t>
      </w:r>
      <w:proofErr w:type="spellStart"/>
      <w:r w:rsidR="00DD6C92" w:rsidRPr="00DD6C92">
        <w:rPr>
          <w:bCs/>
          <w:i/>
          <w:iCs/>
        </w:rPr>
        <w:t>fansy</w:t>
      </w:r>
      <w:proofErr w:type="spellEnd"/>
      <w:r w:rsidR="000046EA">
        <w:rPr>
          <w:bCs/>
        </w:rPr>
        <w:t xml:space="preserve"> an</w:t>
      </w:r>
      <w:r w:rsidR="004E78F8">
        <w:rPr>
          <w:bCs/>
        </w:rPr>
        <w:t>d</w:t>
      </w:r>
      <w:r w:rsidR="000046EA">
        <w:rPr>
          <w:bCs/>
        </w:rPr>
        <w:t xml:space="preserve"> relative to the </w:t>
      </w:r>
      <w:proofErr w:type="spellStart"/>
      <w:r w:rsidR="000046EA">
        <w:rPr>
          <w:bCs/>
        </w:rPr>
        <w:t>eSIR</w:t>
      </w:r>
      <w:proofErr w:type="spellEnd"/>
      <w:r w:rsidR="000046EA">
        <w:rPr>
          <w:bCs/>
        </w:rPr>
        <w:t xml:space="preserve"> model.</w:t>
      </w:r>
      <w:r w:rsidR="00271EA0">
        <w:rPr>
          <w:bCs/>
        </w:rPr>
        <w:t xml:space="preserve"> </w:t>
      </w:r>
      <w:r w:rsidR="00E76382">
        <w:rPr>
          <w:bCs/>
        </w:rPr>
        <w:t>I</w:t>
      </w:r>
      <w:r w:rsidR="00005190">
        <w:rPr>
          <w:bCs/>
        </w:rPr>
        <w:t>n addition to comparing the accuracy of fits that arise from the different models, we also investigate if projections from the different models are correlated with observed data. We use the standard Pearson’s correlation coefficient and Lin’s concordance correlation coefficient</w:t>
      </w:r>
      <w:r w:rsidR="00005190">
        <w:rPr>
          <w:bCs/>
        </w:rPr>
        <w:fldChar w:fldCharType="begin"/>
      </w:r>
      <w:r w:rsidR="00356DCC">
        <w:rPr>
          <w:bCs/>
        </w:rPr>
        <w:instrText xml:space="preserve"> ADDIN ZOTERO_ITEM CSL_CITATION {"citationID":"4cVrZwW4","properties":{"formattedCitation":"(38)","plainCitation":"(38)","noteIndex":0},"citationItems":[{"id":75,"uris":["http://zotero.org/users/6647948/items/DXFZGASN"],"uri":["http://zotero.org/users/6647948/items/DXFZGASN"],"itemData":{"id":75,"type":"article-journal","container-title":"Biometrics","DOI":"10.2307/2532051","ISSN":"0006341X","issue":"1","journalAbbreviation":"Biometrics","page":"255","source":"DOI.org (Crossref)","title":"A Concordance Correlation Coefficient to Evaluate Reproducibility","volume":"45","author":[{"family":"Lin","given":"Lawrence I-Kuei"}],"issued":{"date-parts":[["1989",3]]}}}],"schema":"https://github.com/citation-style-language/schema/raw/master/csl-citation.json"} </w:instrText>
      </w:r>
      <w:r w:rsidR="00005190">
        <w:rPr>
          <w:bCs/>
        </w:rPr>
        <w:fldChar w:fldCharType="separate"/>
      </w:r>
      <w:r w:rsidR="00356DCC">
        <w:t>(38)</w:t>
      </w:r>
      <w:r w:rsidR="00005190">
        <w:rPr>
          <w:bCs/>
        </w:rPr>
        <w:fldChar w:fldCharType="end"/>
      </w:r>
      <w:r w:rsidR="00005190">
        <w:rPr>
          <w:bCs/>
        </w:rPr>
        <w:t xml:space="preserve"> as summary measures to study </w:t>
      </w:r>
      <w:r w:rsidR="00271EA0">
        <w:rPr>
          <w:bCs/>
        </w:rPr>
        <w:t xml:space="preserve">said </w:t>
      </w:r>
      <w:r w:rsidR="00005190">
        <w:rPr>
          <w:bCs/>
        </w:rPr>
        <w:t>correlation.</w:t>
      </w:r>
      <w:r w:rsidR="00271EA0">
        <w:rPr>
          <w:bCs/>
        </w:rPr>
        <w:t xml:space="preserve"> Rel-MSPE and correlation metrics are presented in </w:t>
      </w:r>
      <w:r w:rsidR="00271EA0" w:rsidRPr="00020A8A">
        <w:rPr>
          <w:bCs/>
          <w:i/>
          <w:iCs/>
        </w:rPr>
        <w:t xml:space="preserve">Table </w:t>
      </w:r>
      <w:r w:rsidR="007B0CD0" w:rsidRPr="00020A8A">
        <w:rPr>
          <w:bCs/>
          <w:i/>
          <w:iCs/>
        </w:rPr>
        <w:t>3</w:t>
      </w:r>
      <w:r w:rsidR="00271EA0" w:rsidRPr="00020A8A">
        <w:rPr>
          <w:bCs/>
        </w:rPr>
        <w:t>.</w:t>
      </w:r>
      <w:r w:rsidR="007D760B">
        <w:rPr>
          <w:bCs/>
        </w:rPr>
        <w:t xml:space="preserve"> As before, we carry out our comparisons based on the reported projections (and not </w:t>
      </w:r>
      <w:r w:rsidR="00B16091">
        <w:rPr>
          <w:bCs/>
        </w:rPr>
        <w:t xml:space="preserve">the sum of </w:t>
      </w:r>
      <w:r w:rsidR="007D760B">
        <w:rPr>
          <w:bCs/>
        </w:rPr>
        <w:t xml:space="preserve">reported </w:t>
      </w:r>
      <w:r w:rsidR="00B16091">
        <w:rPr>
          <w:bCs/>
        </w:rPr>
        <w:t>and</w:t>
      </w:r>
      <w:r w:rsidR="007D760B">
        <w:rPr>
          <w:bCs/>
        </w:rPr>
        <w:t xml:space="preserve"> unreported projections) from the two SEIR models. No such consideration has to be made for the other three models.</w:t>
      </w:r>
    </w:p>
    <w:p w14:paraId="6D83CCAF" w14:textId="4F054802" w:rsidR="00AB7EEE" w:rsidRDefault="003D3F66" w:rsidP="00487208">
      <w:pPr>
        <w:spacing w:line="480" w:lineRule="auto"/>
        <w:jc w:val="both"/>
        <w:rPr>
          <w:bCs/>
        </w:rPr>
      </w:pPr>
      <w:r>
        <w:rPr>
          <w:bCs/>
        </w:rPr>
        <w:lastRenderedPageBreak/>
        <w:t>Since t</w:t>
      </w:r>
      <w:r w:rsidR="00367B8D">
        <w:rPr>
          <w:bCs/>
        </w:rPr>
        <w:t>wo</w:t>
      </w:r>
      <w:r>
        <w:rPr>
          <w:bCs/>
        </w:rPr>
        <w:t xml:space="preserve"> models (</w:t>
      </w:r>
      <w:r w:rsidR="008B5F20">
        <w:rPr>
          <w:bCs/>
        </w:rPr>
        <w:t>SAPHIRE</w:t>
      </w:r>
      <w:r w:rsidR="00367B8D">
        <w:rPr>
          <w:bCs/>
        </w:rPr>
        <w:t xml:space="preserve"> and </w:t>
      </w:r>
      <w:r>
        <w:rPr>
          <w:bCs/>
        </w:rPr>
        <w:t>SEIR-</w:t>
      </w:r>
      <w:proofErr w:type="spellStart"/>
      <w:r w:rsidRPr="003D3F66">
        <w:rPr>
          <w:bCs/>
          <w:i/>
          <w:iCs/>
        </w:rPr>
        <w:t>fans</w:t>
      </w:r>
      <w:r w:rsidR="00367B8D">
        <w:rPr>
          <w:bCs/>
          <w:i/>
          <w:iCs/>
        </w:rPr>
        <w:t>y</w:t>
      </w:r>
      <w:proofErr w:type="spellEnd"/>
      <w:r>
        <w:rPr>
          <w:bCs/>
        </w:rPr>
        <w:t xml:space="preserve">) </w:t>
      </w:r>
      <w:r w:rsidRPr="003D3F66">
        <w:rPr>
          <w:bCs/>
        </w:rPr>
        <w:t>yield</w:t>
      </w:r>
      <w:r>
        <w:rPr>
          <w:bCs/>
        </w:rPr>
        <w:t xml:space="preserve"> both reported as well as unreported counts of active or cumulative cases in addition to cumulative deaths, </w:t>
      </w:r>
      <w:r w:rsidR="00E83759" w:rsidRPr="00AB7EEE">
        <w:rPr>
          <w:bCs/>
          <w:i/>
          <w:iCs/>
        </w:rPr>
        <w:t xml:space="preserve">Table </w:t>
      </w:r>
      <w:r w:rsidR="007B0CD0" w:rsidRPr="00AB7EEE">
        <w:rPr>
          <w:bCs/>
          <w:i/>
          <w:iCs/>
        </w:rPr>
        <w:t>4</w:t>
      </w:r>
      <w:r w:rsidR="00E83759">
        <w:rPr>
          <w:bCs/>
        </w:rPr>
        <w:t xml:space="preserve"> reports said counts on two specific dates – June 30 and July 10.</w:t>
      </w:r>
    </w:p>
    <w:p w14:paraId="18A85829" w14:textId="77777777" w:rsidR="00474DE8" w:rsidRDefault="00474DE8" w:rsidP="00487208">
      <w:pPr>
        <w:spacing w:line="480" w:lineRule="auto"/>
        <w:jc w:val="both"/>
        <w:rPr>
          <w:bCs/>
        </w:rPr>
      </w:pPr>
    </w:p>
    <w:p w14:paraId="792F69EC" w14:textId="74503554" w:rsidR="008F10EB" w:rsidRPr="002027C8" w:rsidRDefault="008F10EB" w:rsidP="00487208">
      <w:pPr>
        <w:spacing w:line="480" w:lineRule="auto"/>
        <w:jc w:val="both"/>
        <w:rPr>
          <w:b/>
        </w:rPr>
      </w:pPr>
      <w:r w:rsidRPr="002027C8">
        <w:rPr>
          <w:b/>
          <w:i/>
          <w:iCs/>
        </w:rPr>
        <w:t>2.3 Data source</w:t>
      </w:r>
    </w:p>
    <w:p w14:paraId="74F5792A" w14:textId="695FD488" w:rsidR="005A62EC" w:rsidRDefault="008F10EB" w:rsidP="00487208">
      <w:pPr>
        <w:spacing w:line="480" w:lineRule="auto"/>
        <w:jc w:val="both"/>
        <w:sectPr w:rsidR="005A62EC" w:rsidSect="007B621F">
          <w:type w:val="continuous"/>
          <w:pgSz w:w="12240" w:h="15840"/>
          <w:pgMar w:top="1134" w:right="1134" w:bottom="1693" w:left="1134" w:header="0" w:footer="1134" w:gutter="0"/>
          <w:lnNumType w:countBy="1" w:restart="continuous"/>
          <w:cols w:space="720"/>
          <w:docGrid w:linePitch="326"/>
        </w:sectPr>
      </w:pPr>
      <w:r w:rsidRPr="001B44F8">
        <w:t>The data on confirmed cases, recovered cases and deaths for India and the 20 states of interest are taken from COVID-19 India</w:t>
      </w:r>
      <w:r w:rsidR="007A4F79">
        <w:t xml:space="preserve"> </w:t>
      </w:r>
      <w:r w:rsidRPr="001B44F8">
        <w:fldChar w:fldCharType="begin"/>
      </w:r>
      <w:r w:rsidR="00356DCC">
        <w:instrText xml:space="preserve"> ADDIN ZOTERO_ITEM CSL_CITATION {"citationID":"D37Co8L7","properties":{"formattedCitation":"(36)","plainCitation":"(36)","noteIndex":0},"citationItems":[{"id":4,"uris":["http://zotero.org/users/6647948/items/MF2J9Y8X"],"uri":["http://zotero.org/users/6647948/items/MF2J9Y8X"],"itemData":{"id":4,"type":"webpage","title":"Coronavirus Outbreak in India","URL":"https://www.covid19india.org","author":[{"family":"India","given":"COVID-19"}],"accessed":{"date-parts":[["2020",5,21]]},"issued":{"date-parts":[["2020"]]}},"locator":"19"}],"schema":"https://github.com/citation-style-language/schema/raw/master/csl-citation.json"} </w:instrText>
      </w:r>
      <w:r w:rsidRPr="001B44F8">
        <w:fldChar w:fldCharType="separate"/>
      </w:r>
      <w:r w:rsidR="00356DCC">
        <w:t>(36)</w:t>
      </w:r>
      <w:r w:rsidRPr="001B44F8">
        <w:fldChar w:fldCharType="end"/>
      </w:r>
      <w:r w:rsidRPr="001B44F8">
        <w:t xml:space="preserve"> and the JHU CSSE COVID-19 GitHub repository</w:t>
      </w:r>
      <w:r w:rsidR="007A4F79">
        <w:t xml:space="preserve"> </w:t>
      </w:r>
      <w:r w:rsidRPr="001B44F8">
        <w:fldChar w:fldCharType="begin"/>
      </w:r>
      <w:r w:rsidR="00356DCC">
        <w:instrText xml:space="preserve"> ADDIN ZOTERO_ITEM CSL_CITATION {"citationID":"7jC7RHVB","properties":{"formattedCitation":"(37)","plainCitation":"(37)","noteIndex":0},"citationItems":[{"id":13,"uris":["http://zotero.org/users/6647948/items/X7MQEEWS"],"uri":["http://zotero.org/users/6647948/items/X7MQEEWS"],"itemData":{"id":13,"type":"webpage","title":"COVID-19 Dashboard by the Center for Systems Science and Engineering (CSSE) at Johns Hopkins University (JHU)","URL":"https://coronavirus.jhu.edu/map.html","author":[{"family":"Johns Hopkins University","given":""}],"accessed":{"date-parts":[["2020",5,21]]},"issued":{"date-parts":[["2020"]]}}}],"schema":"https://github.com/citation-style-language/schema/raw/master/csl-citation.json"} </w:instrText>
      </w:r>
      <w:r w:rsidRPr="001B44F8">
        <w:fldChar w:fldCharType="separate"/>
      </w:r>
      <w:r w:rsidR="00356DCC">
        <w:t>(37)</w:t>
      </w:r>
      <w:r w:rsidRPr="001B44F8">
        <w:fldChar w:fldCharType="end"/>
      </w:r>
      <w:r w:rsidRPr="001B44F8">
        <w:t>. In addition to this and other similar articles concerning the spread of this disease in India, we have created an  interactive dashboard</w:t>
      </w:r>
      <w:r w:rsidR="007A4F79">
        <w:t xml:space="preserve"> </w:t>
      </w:r>
      <w:r w:rsidRPr="001B44F8">
        <w:fldChar w:fldCharType="begin"/>
      </w:r>
      <w:r w:rsidR="00356DCC">
        <w:instrText xml:space="preserve"> ADDIN ZOTERO_ITEM CSL_CITATION {"citationID":"7jYUokGo","properties":{"formattedCitation":"(39)","plainCitation":"(39)","noteIndex":0},"citationItems":[{"id":6,"uris":["http://zotero.org/users/6647948/items/U36R9KUL"],"uri":["http://zotero.org/users/6647948/items/U36R9KUL"],"itemData":{"id":6,"type":"webpage","title":"COVID-19 Outbreak in India","URL":"https://umich-biostatistics.shinyapps.io/covid19/","author":[{"family":"Group","given":"COV-IND-19 Study"}],"accessed":{"date-parts":[["2020",5,21]]},"issued":{"date-parts":[["2020"]]}}}],"schema":"https://github.com/citation-style-language/schema/raw/master/csl-citation.json"} </w:instrText>
      </w:r>
      <w:r w:rsidRPr="001B44F8">
        <w:fldChar w:fldCharType="separate"/>
      </w:r>
      <w:r w:rsidR="00356DCC">
        <w:t>(39)</w:t>
      </w:r>
      <w:r w:rsidRPr="001B44F8">
        <w:fldChar w:fldCharType="end"/>
      </w:r>
      <w:r w:rsidRPr="001B44F8">
        <w:t xml:space="preserve"> summarizing COVID-19 data and forecasts for India and its states. </w:t>
      </w:r>
    </w:p>
    <w:p w14:paraId="6D8A4C32" w14:textId="0D4AD1CC" w:rsidR="005A62EC" w:rsidRPr="002027C8" w:rsidRDefault="005A62EC" w:rsidP="00487208">
      <w:pPr>
        <w:spacing w:line="480" w:lineRule="auto"/>
        <w:jc w:val="both"/>
        <w:rPr>
          <w:b/>
          <w:i/>
          <w:iCs/>
        </w:rPr>
      </w:pPr>
      <w:r w:rsidRPr="002027C8">
        <w:rPr>
          <w:b/>
          <w:i/>
          <w:iCs/>
        </w:rPr>
        <w:t xml:space="preserve">3. </w:t>
      </w:r>
      <w:r w:rsidR="00A72165" w:rsidRPr="002027C8">
        <w:rPr>
          <w:b/>
          <w:i/>
          <w:iCs/>
        </w:rPr>
        <w:t>RESULTS</w:t>
      </w:r>
    </w:p>
    <w:p w14:paraId="411B2E6B" w14:textId="7AB68F78" w:rsidR="005A62EC" w:rsidRPr="002027C8" w:rsidRDefault="005A62EC" w:rsidP="00487208">
      <w:pPr>
        <w:spacing w:line="480" w:lineRule="auto"/>
        <w:jc w:val="both"/>
        <w:rPr>
          <w:b/>
          <w:i/>
          <w:iCs/>
        </w:rPr>
      </w:pPr>
      <w:r w:rsidRPr="002027C8">
        <w:rPr>
          <w:b/>
          <w:i/>
          <w:iCs/>
        </w:rPr>
        <w:t xml:space="preserve">3.1. </w:t>
      </w:r>
      <w:r w:rsidR="008B5F20" w:rsidRPr="002027C8">
        <w:rPr>
          <w:b/>
          <w:i/>
          <w:iCs/>
        </w:rPr>
        <w:t xml:space="preserve">Estimation of </w:t>
      </w:r>
      <w:r w:rsidR="00BD12EC" w:rsidRPr="002027C8">
        <w:rPr>
          <w:b/>
          <w:i/>
          <w:iCs/>
        </w:rPr>
        <w:t>r</w:t>
      </w:r>
      <w:r w:rsidR="008B5F20" w:rsidRPr="002027C8">
        <w:rPr>
          <w:b/>
          <w:i/>
          <w:iCs/>
        </w:rPr>
        <w:t xml:space="preserve">eproduction </w:t>
      </w:r>
      <w:r w:rsidR="00BD12EC" w:rsidRPr="002027C8">
        <w:rPr>
          <w:b/>
          <w:i/>
          <w:iCs/>
        </w:rPr>
        <w:t>n</w:t>
      </w:r>
      <w:r w:rsidR="008B5F20" w:rsidRPr="002027C8">
        <w:rPr>
          <w:b/>
          <w:i/>
          <w:iCs/>
        </w:rPr>
        <w:t>umber</w:t>
      </w:r>
    </w:p>
    <w:p w14:paraId="080D9526" w14:textId="2A678DBF" w:rsidR="0088166A" w:rsidRDefault="00152802" w:rsidP="00487208">
      <w:pPr>
        <w:spacing w:line="480" w:lineRule="auto"/>
        <w:jc w:val="both"/>
        <w:rPr>
          <w:bCs/>
        </w:rPr>
      </w:pPr>
      <w:r w:rsidRPr="00152802">
        <w:rPr>
          <w:bCs/>
        </w:rPr>
        <w:t>From</w:t>
      </w:r>
      <w:r>
        <w:rPr>
          <w:b/>
          <w:i/>
          <w:iCs/>
        </w:rPr>
        <w:t xml:space="preserve"> </w:t>
      </w:r>
      <w:r w:rsidRPr="00AA044B">
        <w:rPr>
          <w:bCs/>
          <w:i/>
          <w:iCs/>
        </w:rPr>
        <w:t xml:space="preserve">Table </w:t>
      </w:r>
      <w:r w:rsidR="004238A7" w:rsidRPr="00AA044B">
        <w:rPr>
          <w:bCs/>
          <w:i/>
          <w:iCs/>
        </w:rPr>
        <w:t>2</w:t>
      </w:r>
      <w:r>
        <w:rPr>
          <w:b/>
          <w:i/>
          <w:iCs/>
        </w:rPr>
        <w:t xml:space="preserve">, </w:t>
      </w:r>
      <w:r>
        <w:rPr>
          <w:bCs/>
        </w:rPr>
        <w:t xml:space="preserve">we compare the mean of </w:t>
      </w:r>
      <w:r w:rsidR="008B5F20">
        <w:rPr>
          <w:bCs/>
        </w:rPr>
        <w:t xml:space="preserve">the </w:t>
      </w:r>
      <w:r>
        <w:rPr>
          <w:bCs/>
        </w:rPr>
        <w:t xml:space="preserve">time-varying effective reproduction number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over the four phases of lockdown in India. The </w:t>
      </w:r>
      <w:proofErr w:type="spellStart"/>
      <w:r>
        <w:rPr>
          <w:bCs/>
        </w:rPr>
        <w:t>eSIR</w:t>
      </w:r>
      <w:proofErr w:type="spellEnd"/>
      <w:r>
        <w:rPr>
          <w:bCs/>
        </w:rPr>
        <w:t xml:space="preserve"> model does not return phase-specific </w:t>
      </w:r>
      <w:r w:rsidR="002D7A8C">
        <w:rPr>
          <w:bCs/>
        </w:rPr>
        <w:t>values but</w:t>
      </w:r>
      <w:r>
        <w:rPr>
          <w:bCs/>
        </w:rPr>
        <w:t xml:space="preserve"> returns a mean value of 2.08 (95% CI: 1.41 to 2.</w:t>
      </w:r>
      <w:r w:rsidR="00B236B9">
        <w:rPr>
          <w:bCs/>
        </w:rPr>
        <w:t>1</w:t>
      </w:r>
      <w:r>
        <w:rPr>
          <w:bCs/>
        </w:rPr>
        <w:t xml:space="preserve">2) over the entire lockdown period. </w:t>
      </w:r>
      <w:r w:rsidR="0088166A">
        <w:rPr>
          <w:bCs/>
        </w:rPr>
        <w:t xml:space="preserve">The mean (and 95% CI) values returned by the </w:t>
      </w:r>
      <w:r w:rsidR="00D53290">
        <w:rPr>
          <w:bCs/>
        </w:rPr>
        <w:t>SAPHIRE</w:t>
      </w:r>
      <w:r w:rsidR="0088166A">
        <w:rPr>
          <w:bCs/>
        </w:rPr>
        <w:t xml:space="preserve"> model is 2.08 (95% CI: 2.05 to 2.11) during phase one of the lockdown, 1.42 (95% CI: 1.40 to 1.44) for phase two, 1.24 (95% CI: 1.23 to 1.26) for phase three and 1.28 (95% CI: 1.27 to 1.29) for the fourth and final lockdown phase.</w:t>
      </w:r>
      <w:r w:rsidR="009569C3">
        <w:rPr>
          <w:bCs/>
        </w:rPr>
        <w:t xml:space="preserve"> </w:t>
      </w:r>
      <w:r>
        <w:rPr>
          <w:bCs/>
        </w:rPr>
        <w:t>The SEIR-</w:t>
      </w:r>
      <w:proofErr w:type="spellStart"/>
      <w:r w:rsidRPr="00152802">
        <w:rPr>
          <w:bCs/>
          <w:i/>
          <w:iCs/>
        </w:rPr>
        <w:t>fansy</w:t>
      </w:r>
      <w:proofErr w:type="spellEnd"/>
      <w:r w:rsidR="006957CE">
        <w:rPr>
          <w:bCs/>
          <w:i/>
          <w:iCs/>
        </w:rPr>
        <w:t xml:space="preserve"> </w:t>
      </w:r>
      <w:r w:rsidR="006957CE" w:rsidRPr="006957CE">
        <w:rPr>
          <w:bCs/>
        </w:rPr>
        <w:t>notes that the mean drops from 4.09 (95% CI</w:t>
      </w:r>
      <w:r w:rsidR="006957CE">
        <w:rPr>
          <w:bCs/>
        </w:rPr>
        <w:t xml:space="preserve">: 3.99 to 4.20) during the first phase of lockdown, to 1.72 (95% CI: 1.70 to 1.76) during the fourth lockdown phase. The ICM-based mean values fluctuate, from 1.41 (95% CI: 1.12 to 1.77) during the first lockdown phase, followed by 1.20 (95% CI: 0.92 to 1.50), then dropping to  1.29 (95% CI: 1.01 </w:t>
      </w:r>
      <w:r w:rsidR="006957CE">
        <w:rPr>
          <w:bCs/>
        </w:rPr>
        <w:lastRenderedPageBreak/>
        <w:t>to 1.59) and finally rising to 1.41 again (95% CI: 1.11, 1.77) for the fourth phase of lockdown.</w:t>
      </w:r>
      <w:r w:rsidR="00C64B15">
        <w:rPr>
          <w:bCs/>
        </w:rPr>
        <w:t xml:space="preserve"> In terms of agreement of reported values, </w:t>
      </w:r>
      <w:r w:rsidR="00D53290">
        <w:rPr>
          <w:bCs/>
        </w:rPr>
        <w:t>SAPHIRE</w:t>
      </w:r>
      <w:r w:rsidR="00C64B15">
        <w:rPr>
          <w:bCs/>
        </w:rPr>
        <w:t>, SEIR-</w:t>
      </w:r>
      <w:proofErr w:type="spellStart"/>
      <w:r w:rsidR="00C64B15">
        <w:rPr>
          <w:bCs/>
          <w:i/>
          <w:iCs/>
        </w:rPr>
        <w:t>fansy</w:t>
      </w:r>
      <w:proofErr w:type="spellEnd"/>
      <w:r w:rsidR="00C64B15">
        <w:rPr>
          <w:bCs/>
          <w:i/>
          <w:iCs/>
        </w:rPr>
        <w:t xml:space="preserve"> </w:t>
      </w:r>
      <w:r w:rsidR="00C64B15">
        <w:rPr>
          <w:bCs/>
        </w:rPr>
        <w:t xml:space="preserve">and ICM report the highest mean </w:t>
      </w:r>
      <m:oMath>
        <m:r>
          <w:rPr>
            <w:rFonts w:ascii="Cambria Math" w:hAnsi="Cambria Math"/>
          </w:rPr>
          <m:t>R</m:t>
        </m:r>
      </m:oMath>
      <w:r w:rsidR="00C64B15">
        <w:rPr>
          <w:bCs/>
        </w:rPr>
        <w:t xml:space="preserve"> for phase one of the lockdown. While values reported by SEIR-</w:t>
      </w:r>
      <w:proofErr w:type="spellStart"/>
      <w:r w:rsidR="00C64B15">
        <w:rPr>
          <w:bCs/>
          <w:i/>
          <w:iCs/>
        </w:rPr>
        <w:t>fansy</w:t>
      </w:r>
      <w:proofErr w:type="spellEnd"/>
      <w:r w:rsidR="00C64B15">
        <w:rPr>
          <w:bCs/>
        </w:rPr>
        <w:t xml:space="preserve"> show a steady decrease over subsequent lockdown phases, both </w:t>
      </w:r>
      <w:r w:rsidR="00D53290">
        <w:rPr>
          <w:bCs/>
        </w:rPr>
        <w:t>SAPHIRE</w:t>
      </w:r>
      <w:r w:rsidR="00C64B15">
        <w:rPr>
          <w:bCs/>
        </w:rPr>
        <w:t xml:space="preserve"> and ICM report a drop in intermediate lockdown phases, followed by a rise. While </w:t>
      </w:r>
      <w:r w:rsidR="00D53290">
        <w:rPr>
          <w:bCs/>
        </w:rPr>
        <w:t>SAPHIRE</w:t>
      </w:r>
      <w:r w:rsidR="00C64B15">
        <w:rPr>
          <w:bCs/>
        </w:rPr>
        <w:t xml:space="preserve"> reports the lowest value of </w:t>
      </w:r>
      <m:oMath>
        <m:r>
          <w:rPr>
            <w:rFonts w:ascii="Cambria Math" w:hAnsi="Cambria Math"/>
          </w:rPr>
          <m:t>R</m:t>
        </m:r>
      </m:oMath>
      <w:r w:rsidR="00C64B15">
        <w:rPr>
          <w:bCs/>
        </w:rPr>
        <w:t xml:space="preserve"> for phase three, ICM reports the lowest value of </w:t>
      </w:r>
      <m:oMath>
        <m:r>
          <w:rPr>
            <w:rFonts w:ascii="Cambria Math" w:hAnsi="Cambria Math"/>
          </w:rPr>
          <m:t>R</m:t>
        </m:r>
      </m:oMath>
      <w:r w:rsidR="00C64B15">
        <w:rPr>
          <w:bCs/>
        </w:rPr>
        <w:t xml:space="preserve"> for phase two.</w:t>
      </w:r>
    </w:p>
    <w:p w14:paraId="61B590BB" w14:textId="77777777" w:rsidR="003668A4" w:rsidRPr="002027C8" w:rsidRDefault="003668A4" w:rsidP="00487208">
      <w:pPr>
        <w:spacing w:line="480" w:lineRule="auto"/>
        <w:jc w:val="both"/>
        <w:rPr>
          <w:b/>
          <w:bCs/>
        </w:rPr>
      </w:pPr>
    </w:p>
    <w:p w14:paraId="2788E35C" w14:textId="5998181B" w:rsidR="00DA2E94" w:rsidRPr="002027C8" w:rsidRDefault="00DA2E94" w:rsidP="00487208">
      <w:pPr>
        <w:spacing w:line="480" w:lineRule="auto"/>
        <w:jc w:val="both"/>
        <w:rPr>
          <w:b/>
          <w:bCs/>
          <w:i/>
          <w:iCs/>
        </w:rPr>
      </w:pPr>
      <w:r w:rsidRPr="002027C8">
        <w:rPr>
          <w:b/>
          <w:bCs/>
          <w:i/>
          <w:iCs/>
        </w:rPr>
        <w:t xml:space="preserve">3.2 </w:t>
      </w:r>
      <w:r w:rsidR="008B5F20" w:rsidRPr="002027C8">
        <w:rPr>
          <w:b/>
          <w:bCs/>
          <w:i/>
          <w:iCs/>
        </w:rPr>
        <w:t xml:space="preserve">Estimation of </w:t>
      </w:r>
      <w:r w:rsidR="00BD12EC" w:rsidRPr="002027C8">
        <w:rPr>
          <w:b/>
          <w:bCs/>
          <w:i/>
          <w:iCs/>
        </w:rPr>
        <w:t>r</w:t>
      </w:r>
      <w:r w:rsidR="008B5F20" w:rsidRPr="002027C8">
        <w:rPr>
          <w:b/>
          <w:bCs/>
          <w:i/>
          <w:iCs/>
        </w:rPr>
        <w:t xml:space="preserve">eported </w:t>
      </w:r>
      <w:r w:rsidR="00BD12EC" w:rsidRPr="002027C8">
        <w:rPr>
          <w:b/>
          <w:bCs/>
          <w:i/>
          <w:iCs/>
        </w:rPr>
        <w:t>c</w:t>
      </w:r>
      <w:r w:rsidR="008B5F20" w:rsidRPr="002027C8">
        <w:rPr>
          <w:b/>
          <w:bCs/>
          <w:i/>
          <w:iCs/>
        </w:rPr>
        <w:t xml:space="preserve">ase </w:t>
      </w:r>
      <w:r w:rsidR="00BD12EC" w:rsidRPr="002027C8">
        <w:rPr>
          <w:b/>
          <w:bCs/>
          <w:i/>
          <w:iCs/>
        </w:rPr>
        <w:t>c</w:t>
      </w:r>
      <w:r w:rsidR="008B5F20" w:rsidRPr="002027C8">
        <w:rPr>
          <w:b/>
          <w:bCs/>
          <w:i/>
          <w:iCs/>
        </w:rPr>
        <w:t>ounts</w:t>
      </w:r>
    </w:p>
    <w:p w14:paraId="317B4416" w14:textId="314DA6B5" w:rsidR="00A72165" w:rsidRDefault="00F34C26" w:rsidP="00487208">
      <w:pPr>
        <w:spacing w:line="480" w:lineRule="auto"/>
        <w:jc w:val="both"/>
        <w:rPr>
          <w:bCs/>
        </w:rPr>
      </w:pPr>
      <w:r>
        <w:rPr>
          <w:bCs/>
        </w:rPr>
        <w:t xml:space="preserve">From </w:t>
      </w:r>
      <w:r w:rsidRPr="003668A4">
        <w:rPr>
          <w:bCs/>
          <w:i/>
          <w:iCs/>
        </w:rPr>
        <w:t xml:space="preserve">Figure </w:t>
      </w:r>
      <w:r w:rsidR="003668A4">
        <w:rPr>
          <w:bCs/>
          <w:i/>
          <w:iCs/>
        </w:rPr>
        <w:t>6</w:t>
      </w:r>
      <w:r w:rsidR="005F4903" w:rsidRPr="003668A4">
        <w:rPr>
          <w:bCs/>
          <w:i/>
          <w:iCs/>
        </w:rPr>
        <w:t xml:space="preserve"> </w:t>
      </w:r>
      <w:r w:rsidR="005F4903" w:rsidRPr="00142200">
        <w:rPr>
          <w:bCs/>
        </w:rPr>
        <w:t>and</w:t>
      </w:r>
      <w:r w:rsidR="00142200">
        <w:rPr>
          <w:bCs/>
        </w:rPr>
        <w:t xml:space="preserve"> </w:t>
      </w:r>
      <w:r w:rsidR="00142200" w:rsidRPr="00142200">
        <w:rPr>
          <w:bCs/>
          <w:i/>
          <w:iCs/>
        </w:rPr>
        <w:t>Figure</w:t>
      </w:r>
      <w:r w:rsidR="005F4903" w:rsidRPr="00142200">
        <w:rPr>
          <w:bCs/>
          <w:i/>
          <w:iCs/>
        </w:rPr>
        <w:t xml:space="preserve"> </w:t>
      </w:r>
      <w:r w:rsidR="003668A4" w:rsidRPr="00142200">
        <w:rPr>
          <w:bCs/>
          <w:i/>
          <w:iCs/>
        </w:rPr>
        <w:t>9</w:t>
      </w:r>
      <w:r>
        <w:rPr>
          <w:bCs/>
        </w:rPr>
        <w:t xml:space="preserve">, we note that the </w:t>
      </w:r>
      <w:proofErr w:type="spellStart"/>
      <w:r>
        <w:rPr>
          <w:bCs/>
        </w:rPr>
        <w:t>eSIR</w:t>
      </w:r>
      <w:proofErr w:type="spellEnd"/>
      <w:r>
        <w:rPr>
          <w:bCs/>
        </w:rPr>
        <w:t xml:space="preserve"> model overestimates the count of confirmed cumulative cases</w:t>
      </w:r>
      <w:r w:rsidR="00620779">
        <w:rPr>
          <w:bCs/>
        </w:rPr>
        <w:t xml:space="preserve"> – a behavior</w:t>
      </w:r>
      <w:r>
        <w:rPr>
          <w:bCs/>
        </w:rPr>
        <w:t xml:space="preserve"> which gets worse with time.</w:t>
      </w:r>
      <w:r w:rsidR="003D77DB">
        <w:rPr>
          <w:bCs/>
        </w:rPr>
        <w:t xml:space="preserve"> </w:t>
      </w:r>
      <w:r w:rsidR="005411F2">
        <w:rPr>
          <w:bCs/>
        </w:rPr>
        <w:t xml:space="preserve">The </w:t>
      </w:r>
      <w:r w:rsidR="00D53290">
        <w:rPr>
          <w:bCs/>
        </w:rPr>
        <w:t>SAPHIRE</w:t>
      </w:r>
      <w:r w:rsidR="00265096">
        <w:rPr>
          <w:bCs/>
        </w:rPr>
        <w:t xml:space="preserve">, </w:t>
      </w:r>
      <w:r w:rsidR="005411F2">
        <w:rPr>
          <w:bCs/>
        </w:rPr>
        <w:t>SEIR-</w:t>
      </w:r>
      <w:proofErr w:type="spellStart"/>
      <w:r w:rsidR="005411F2" w:rsidRPr="00EB0CBC">
        <w:rPr>
          <w:bCs/>
          <w:i/>
          <w:iCs/>
        </w:rPr>
        <w:t>fansy</w:t>
      </w:r>
      <w:proofErr w:type="spellEnd"/>
      <w:r w:rsidR="005411F2">
        <w:rPr>
          <w:bCs/>
        </w:rPr>
        <w:t xml:space="preserve"> and baseline models slightly underestimate the count, with the baseline model performing the best</w:t>
      </w:r>
      <w:r w:rsidR="00406C55">
        <w:rPr>
          <w:bCs/>
        </w:rPr>
        <w:t xml:space="preserve">, followed closely by </w:t>
      </w:r>
      <w:r w:rsidR="00D53290">
        <w:rPr>
          <w:bCs/>
        </w:rPr>
        <w:t>SAPHIRE</w:t>
      </w:r>
      <w:r w:rsidR="005411F2">
        <w:rPr>
          <w:bCs/>
        </w:rPr>
        <w:t xml:space="preserve">. This observation is supported by </w:t>
      </w:r>
      <w:r w:rsidR="005411F2" w:rsidRPr="00142200">
        <w:rPr>
          <w:bCs/>
          <w:i/>
          <w:iCs/>
        </w:rPr>
        <w:t xml:space="preserve">Table </w:t>
      </w:r>
      <w:r w:rsidR="007B0CD0" w:rsidRPr="00142200">
        <w:rPr>
          <w:bCs/>
          <w:i/>
          <w:iCs/>
        </w:rPr>
        <w:t>2</w:t>
      </w:r>
      <w:r w:rsidR="00CC6F11" w:rsidRPr="00142200">
        <w:rPr>
          <w:bCs/>
          <w:i/>
          <w:iCs/>
        </w:rPr>
        <w:t xml:space="preserve"> </w:t>
      </w:r>
      <w:r w:rsidR="00CC6F11" w:rsidRPr="00142200">
        <w:rPr>
          <w:bCs/>
        </w:rPr>
        <w:t>and</w:t>
      </w:r>
      <w:r w:rsidR="00CC6F11" w:rsidRPr="00142200">
        <w:rPr>
          <w:bCs/>
          <w:i/>
          <w:iCs/>
        </w:rPr>
        <w:t xml:space="preserve"> </w:t>
      </w:r>
      <w:r w:rsidR="00142200">
        <w:rPr>
          <w:bCs/>
          <w:i/>
          <w:iCs/>
        </w:rPr>
        <w:t xml:space="preserve">Table </w:t>
      </w:r>
      <w:r w:rsidR="007B0CD0" w:rsidRPr="00142200">
        <w:rPr>
          <w:bCs/>
          <w:i/>
          <w:iCs/>
        </w:rPr>
        <w:t>3</w:t>
      </w:r>
      <w:r w:rsidR="005411F2">
        <w:rPr>
          <w:bCs/>
        </w:rPr>
        <w:t xml:space="preserve"> as well – the projections from the baseline</w:t>
      </w:r>
      <w:r w:rsidR="007859CC">
        <w:rPr>
          <w:bCs/>
        </w:rPr>
        <w:t xml:space="preserve"> and </w:t>
      </w:r>
      <w:r w:rsidR="00D53290">
        <w:rPr>
          <w:bCs/>
        </w:rPr>
        <w:t>SAPHIRE</w:t>
      </w:r>
      <w:r w:rsidR="005411F2">
        <w:rPr>
          <w:bCs/>
        </w:rPr>
        <w:t xml:space="preserve"> model on two specific dates </w:t>
      </w:r>
      <w:r w:rsidR="009E5909">
        <w:rPr>
          <w:bCs/>
        </w:rPr>
        <w:t>(</w:t>
      </w:r>
      <w:r w:rsidR="005411F2">
        <w:rPr>
          <w:bCs/>
        </w:rPr>
        <w:t>June 30 and July 10</w:t>
      </w:r>
      <w:r w:rsidR="009E5909">
        <w:rPr>
          <w:bCs/>
        </w:rPr>
        <w:t>)</w:t>
      </w:r>
      <w:r w:rsidR="00DF2C4F">
        <w:rPr>
          <w:bCs/>
        </w:rPr>
        <w:t xml:space="preserve"> </w:t>
      </w:r>
      <w:r w:rsidR="005411F2">
        <w:rPr>
          <w:bCs/>
        </w:rPr>
        <w:t>are clos</w:t>
      </w:r>
      <w:r w:rsidR="007859CC">
        <w:rPr>
          <w:bCs/>
        </w:rPr>
        <w:t>er</w:t>
      </w:r>
      <w:r w:rsidR="005411F2">
        <w:rPr>
          <w:bCs/>
        </w:rPr>
        <w:t xml:space="preserve"> to the actual observed counts</w:t>
      </w:r>
      <w:r w:rsidR="007859CC">
        <w:rPr>
          <w:bCs/>
        </w:rPr>
        <w:t xml:space="preserve"> as compared to the other models</w:t>
      </w:r>
      <w:r w:rsidR="005411F2">
        <w:rPr>
          <w:bCs/>
        </w:rPr>
        <w:t xml:space="preserve">. Additionally, the SMAPE and </w:t>
      </w:r>
      <w:r w:rsidR="008B5F20">
        <w:rPr>
          <w:bCs/>
        </w:rPr>
        <w:t>MSRPE</w:t>
      </w:r>
      <w:r w:rsidR="005411F2">
        <w:rPr>
          <w:bCs/>
        </w:rPr>
        <w:t xml:space="preserve"> values associated with the baseline model (1.76% and 0.03, respectively) are smaller than the other models. </w:t>
      </w:r>
      <w:r w:rsidR="005D068A" w:rsidRPr="00C226CF">
        <w:rPr>
          <w:bCs/>
          <w:i/>
          <w:iCs/>
        </w:rPr>
        <w:t xml:space="preserve">Table </w:t>
      </w:r>
      <w:r w:rsidR="007B0CD0" w:rsidRPr="00C226CF">
        <w:rPr>
          <w:bCs/>
          <w:i/>
          <w:iCs/>
        </w:rPr>
        <w:t>2</w:t>
      </w:r>
      <w:r w:rsidR="005D068A">
        <w:rPr>
          <w:bCs/>
        </w:rPr>
        <w:t xml:space="preserve"> reveals a </w:t>
      </w:r>
      <w:r w:rsidR="005411F2">
        <w:rPr>
          <w:bCs/>
        </w:rPr>
        <w:t>consistent behavior</w:t>
      </w:r>
      <w:r w:rsidR="005D068A">
        <w:rPr>
          <w:bCs/>
        </w:rPr>
        <w:t xml:space="preserve"> of model performance</w:t>
      </w:r>
      <w:r w:rsidR="005411F2">
        <w:rPr>
          <w:bCs/>
        </w:rPr>
        <w:t xml:space="preserve"> in terms of the </w:t>
      </w:r>
      <w:r w:rsidR="000C4D14">
        <w:rPr>
          <w:bCs/>
        </w:rPr>
        <w:t>SMAPE</w:t>
      </w:r>
      <w:r w:rsidR="005411F2">
        <w:rPr>
          <w:bCs/>
        </w:rPr>
        <w:t xml:space="preserve"> and </w:t>
      </w:r>
      <w:r w:rsidR="008B5F20">
        <w:rPr>
          <w:bCs/>
        </w:rPr>
        <w:t>MSRPE</w:t>
      </w:r>
      <w:r w:rsidR="005411F2">
        <w:rPr>
          <w:bCs/>
        </w:rPr>
        <w:t xml:space="preserve"> metrics,</w:t>
      </w:r>
      <w:r w:rsidR="000C4D14">
        <w:rPr>
          <w:bCs/>
        </w:rPr>
        <w:t xml:space="preserve"> with the baseline model performing the best</w:t>
      </w:r>
      <w:r w:rsidR="00D23EFB">
        <w:rPr>
          <w:bCs/>
        </w:rPr>
        <w:t xml:space="preserve"> (SMAPE: 1.76%, </w:t>
      </w:r>
      <w:r w:rsidR="008B5F20">
        <w:rPr>
          <w:bCs/>
        </w:rPr>
        <w:t>MSRPE</w:t>
      </w:r>
      <w:r w:rsidR="00D23EFB">
        <w:rPr>
          <w:bCs/>
        </w:rPr>
        <w:t>: 0.03)</w:t>
      </w:r>
      <w:r w:rsidR="000C4D14">
        <w:rPr>
          <w:bCs/>
        </w:rPr>
        <w:t>, followed by the</w:t>
      </w:r>
      <w:r w:rsidR="00FF59C9">
        <w:rPr>
          <w:bCs/>
        </w:rPr>
        <w:t xml:space="preserve"> </w:t>
      </w:r>
      <w:r w:rsidR="00D53290">
        <w:rPr>
          <w:bCs/>
        </w:rPr>
        <w:t>SAPHIRE</w:t>
      </w:r>
      <w:r w:rsidR="00D23EFB">
        <w:rPr>
          <w:bCs/>
        </w:rPr>
        <w:t xml:space="preserve"> model (SMAPE: 2.07%, </w:t>
      </w:r>
      <w:r w:rsidR="008B5F20">
        <w:rPr>
          <w:bCs/>
        </w:rPr>
        <w:t>MSRPE</w:t>
      </w:r>
      <w:r w:rsidR="00D23EFB">
        <w:rPr>
          <w:bCs/>
        </w:rPr>
        <w:t xml:space="preserve">: 0.05), then the </w:t>
      </w:r>
      <w:r w:rsidR="00FF59C9">
        <w:rPr>
          <w:bCs/>
        </w:rPr>
        <w:t>SEIR-</w:t>
      </w:r>
      <w:proofErr w:type="spellStart"/>
      <w:r w:rsidR="00FF59C9" w:rsidRPr="000C4D14">
        <w:rPr>
          <w:bCs/>
          <w:i/>
          <w:iCs/>
        </w:rPr>
        <w:t>fansy</w:t>
      </w:r>
      <w:proofErr w:type="spellEnd"/>
      <w:r w:rsidR="00FF59C9">
        <w:rPr>
          <w:bCs/>
          <w:i/>
          <w:iCs/>
        </w:rPr>
        <w:t xml:space="preserve"> </w:t>
      </w:r>
      <w:r w:rsidR="00FF59C9">
        <w:rPr>
          <w:bCs/>
        </w:rPr>
        <w:t xml:space="preserve">model (SMAPE: 3.20%, </w:t>
      </w:r>
      <w:r w:rsidR="008B5F20">
        <w:rPr>
          <w:bCs/>
        </w:rPr>
        <w:t>MSRPE</w:t>
      </w:r>
      <w:r w:rsidR="00FF59C9">
        <w:rPr>
          <w:bCs/>
        </w:rPr>
        <w:t>: 0.06)</w:t>
      </w:r>
      <w:r w:rsidR="00D23EFB">
        <w:rPr>
          <w:bCs/>
        </w:rPr>
        <w:t xml:space="preserve"> </w:t>
      </w:r>
      <w:r w:rsidR="000C4D14">
        <w:rPr>
          <w:bCs/>
        </w:rPr>
        <w:t xml:space="preserve">and finally, the </w:t>
      </w:r>
      <w:proofErr w:type="spellStart"/>
      <w:r w:rsidR="000C4D14">
        <w:rPr>
          <w:bCs/>
        </w:rPr>
        <w:t>eSIR</w:t>
      </w:r>
      <w:proofErr w:type="spellEnd"/>
      <w:r w:rsidR="000C4D14">
        <w:rPr>
          <w:bCs/>
        </w:rPr>
        <w:t xml:space="preserve"> model (SMAPE: 23.10, </w:t>
      </w:r>
      <w:r w:rsidR="008B5F20">
        <w:rPr>
          <w:bCs/>
        </w:rPr>
        <w:t>MSRPE</w:t>
      </w:r>
      <w:r w:rsidR="000C4D14">
        <w:rPr>
          <w:bCs/>
        </w:rPr>
        <w:t xml:space="preserve">: 0.87). </w:t>
      </w:r>
      <w:r w:rsidR="00811553" w:rsidRPr="00C226CF">
        <w:rPr>
          <w:bCs/>
          <w:i/>
          <w:iCs/>
        </w:rPr>
        <w:t xml:space="preserve">Table </w:t>
      </w:r>
      <w:r w:rsidR="007B0CD0" w:rsidRPr="00C226CF">
        <w:rPr>
          <w:bCs/>
          <w:i/>
          <w:iCs/>
        </w:rPr>
        <w:t>3</w:t>
      </w:r>
      <w:r w:rsidR="00811553">
        <w:rPr>
          <w:bCs/>
        </w:rPr>
        <w:t xml:space="preserve"> further reveals a similar comparison through Rel-MSPE values</w:t>
      </w:r>
      <w:r w:rsidR="00FA672B">
        <w:rPr>
          <w:bCs/>
        </w:rPr>
        <w:t xml:space="preserve"> (</w:t>
      </w:r>
      <w:r w:rsidR="00CE3EEF">
        <w:rPr>
          <w:bCs/>
        </w:rPr>
        <w:t xml:space="preserve">all Rel-MSPE figures </w:t>
      </w:r>
      <w:r w:rsidR="007F618F">
        <w:rPr>
          <w:bCs/>
        </w:rPr>
        <w:t xml:space="preserve">reported </w:t>
      </w:r>
      <w:r w:rsidR="00CE3EEF">
        <w:rPr>
          <w:bCs/>
        </w:rPr>
        <w:t xml:space="preserve">here are </w:t>
      </w:r>
      <w:r w:rsidR="00FA672B">
        <w:rPr>
          <w:bCs/>
        </w:rPr>
        <w:t>relative to the baseline model).</w:t>
      </w:r>
      <w:r w:rsidR="00811553">
        <w:rPr>
          <w:bCs/>
        </w:rPr>
        <w:t xml:space="preserve"> The </w:t>
      </w:r>
      <w:r w:rsidR="00D53290">
        <w:rPr>
          <w:bCs/>
        </w:rPr>
        <w:t>SAPHIRE</w:t>
      </w:r>
      <w:r w:rsidR="00811553">
        <w:rPr>
          <w:bCs/>
        </w:rPr>
        <w:t xml:space="preserve"> model performs the best</w:t>
      </w:r>
      <w:r w:rsidR="00125997">
        <w:rPr>
          <w:bCs/>
        </w:rPr>
        <w:t xml:space="preserve"> (Rel-MSPE: 3.8</w:t>
      </w:r>
      <w:r w:rsidR="003951EB">
        <w:rPr>
          <w:bCs/>
        </w:rPr>
        <w:t>19</w:t>
      </w:r>
      <w:r w:rsidR="00125997">
        <w:rPr>
          <w:bCs/>
        </w:rPr>
        <w:t>)</w:t>
      </w:r>
      <w:r w:rsidR="00811553">
        <w:rPr>
          <w:bCs/>
        </w:rPr>
        <w:t xml:space="preserve">, </w:t>
      </w:r>
      <w:r w:rsidR="0012428E">
        <w:rPr>
          <w:bCs/>
        </w:rPr>
        <w:t xml:space="preserve">followed by </w:t>
      </w:r>
      <w:r w:rsidR="003951EB">
        <w:rPr>
          <w:bCs/>
        </w:rPr>
        <w:t>SEIR-</w:t>
      </w:r>
      <w:proofErr w:type="spellStart"/>
      <w:r w:rsidR="003951EB" w:rsidRPr="003951EB">
        <w:rPr>
          <w:bCs/>
          <w:i/>
          <w:iCs/>
        </w:rPr>
        <w:t>fansy</w:t>
      </w:r>
      <w:proofErr w:type="spellEnd"/>
      <w:r w:rsidR="0012428E">
        <w:rPr>
          <w:bCs/>
        </w:rPr>
        <w:t xml:space="preserve"> (with Rel-MSPE: 0.</w:t>
      </w:r>
      <w:r w:rsidR="003951EB">
        <w:rPr>
          <w:bCs/>
        </w:rPr>
        <w:t>579</w:t>
      </w:r>
      <w:r w:rsidR="0012428E">
        <w:rPr>
          <w:bCs/>
        </w:rPr>
        <w:t>),</w:t>
      </w:r>
      <w:r w:rsidR="00811553">
        <w:rPr>
          <w:bCs/>
        </w:rPr>
        <w:t xml:space="preserve"> and finally, the </w:t>
      </w:r>
      <w:proofErr w:type="spellStart"/>
      <w:r w:rsidR="00811553">
        <w:rPr>
          <w:bCs/>
        </w:rPr>
        <w:t>eSIR</w:t>
      </w:r>
      <w:proofErr w:type="spellEnd"/>
      <w:r w:rsidR="00811553">
        <w:rPr>
          <w:bCs/>
        </w:rPr>
        <w:t xml:space="preserve"> model (Rel-MSPE: 0.225). </w:t>
      </w:r>
      <w:r w:rsidR="0079403D">
        <w:rPr>
          <w:bCs/>
        </w:rPr>
        <w:t xml:space="preserve">All four sets of projections are highly correlated </w:t>
      </w:r>
      <w:r w:rsidR="0079403D">
        <w:rPr>
          <w:bCs/>
        </w:rPr>
        <w:lastRenderedPageBreak/>
        <w:t xml:space="preserve">with the observed time series – with the baseline, </w:t>
      </w:r>
      <w:r w:rsidR="00D53290">
        <w:rPr>
          <w:bCs/>
        </w:rPr>
        <w:t>SAPHIRE</w:t>
      </w:r>
      <w:r w:rsidR="003A482C">
        <w:rPr>
          <w:bCs/>
        </w:rPr>
        <w:t xml:space="preserve"> and</w:t>
      </w:r>
      <w:r w:rsidR="0079403D">
        <w:rPr>
          <w:bCs/>
        </w:rPr>
        <w:t xml:space="preserve"> SEIR-</w:t>
      </w:r>
      <w:proofErr w:type="spellStart"/>
      <w:r w:rsidR="0079403D" w:rsidRPr="0079403D">
        <w:rPr>
          <w:bCs/>
          <w:i/>
          <w:iCs/>
        </w:rPr>
        <w:t>fansy</w:t>
      </w:r>
      <w:proofErr w:type="spellEnd"/>
      <w:r w:rsidR="0079403D">
        <w:rPr>
          <w:bCs/>
          <w:i/>
          <w:iCs/>
        </w:rPr>
        <w:t xml:space="preserve"> </w:t>
      </w:r>
      <w:r w:rsidR="0079403D">
        <w:rPr>
          <w:bCs/>
        </w:rPr>
        <w:t>models having a Pearson’s correlation coefficient of 1 with the observed data, while the</w:t>
      </w:r>
      <w:r w:rsidR="00CA5034">
        <w:rPr>
          <w:bCs/>
        </w:rPr>
        <w:t xml:space="preserve"> </w:t>
      </w:r>
      <w:proofErr w:type="spellStart"/>
      <w:r w:rsidR="0079403D">
        <w:rPr>
          <w:bCs/>
        </w:rPr>
        <w:t>eSIR</w:t>
      </w:r>
      <w:proofErr w:type="spellEnd"/>
      <w:r w:rsidR="0079403D">
        <w:rPr>
          <w:bCs/>
        </w:rPr>
        <w:t xml:space="preserve"> model yields a value of 0.985. </w:t>
      </w:r>
      <w:r w:rsidR="001046CC">
        <w:rPr>
          <w:bCs/>
        </w:rPr>
        <w:t>Lin’s concordance coefficient yields an ordering (from best to worst) of the baseline model (0.991), followed by the</w:t>
      </w:r>
      <w:r w:rsidR="00BC7908">
        <w:rPr>
          <w:bCs/>
        </w:rPr>
        <w:t xml:space="preserve"> </w:t>
      </w:r>
      <w:r w:rsidR="00D53290">
        <w:rPr>
          <w:bCs/>
        </w:rPr>
        <w:t>SAPHIRE</w:t>
      </w:r>
      <w:r w:rsidR="00BC7908">
        <w:rPr>
          <w:bCs/>
        </w:rPr>
        <w:t xml:space="preserve"> model (0.975), the</w:t>
      </w:r>
      <w:r w:rsidR="001046CC">
        <w:rPr>
          <w:bCs/>
        </w:rPr>
        <w:t xml:space="preserve"> SEIR-</w:t>
      </w:r>
      <w:proofErr w:type="spellStart"/>
      <w:r w:rsidR="001046CC">
        <w:rPr>
          <w:bCs/>
        </w:rPr>
        <w:t>fansy</w:t>
      </w:r>
      <w:proofErr w:type="spellEnd"/>
      <w:r w:rsidR="001046CC">
        <w:rPr>
          <w:bCs/>
        </w:rPr>
        <w:t xml:space="preserve"> model (0.965)</w:t>
      </w:r>
      <w:r w:rsidR="00BC7908">
        <w:rPr>
          <w:bCs/>
        </w:rPr>
        <w:t xml:space="preserve"> </w:t>
      </w:r>
      <w:r w:rsidR="001046CC">
        <w:rPr>
          <w:bCs/>
        </w:rPr>
        <w:t xml:space="preserve">and finally, the </w:t>
      </w:r>
      <w:proofErr w:type="spellStart"/>
      <w:r w:rsidR="001046CC">
        <w:rPr>
          <w:bCs/>
        </w:rPr>
        <w:t>eSIR</w:t>
      </w:r>
      <w:proofErr w:type="spellEnd"/>
      <w:r w:rsidR="001046CC">
        <w:rPr>
          <w:bCs/>
        </w:rPr>
        <w:t xml:space="preserve"> model (0.316). </w:t>
      </w:r>
    </w:p>
    <w:p w14:paraId="6DD92556" w14:textId="1DD6A0A1" w:rsidR="00493CAC" w:rsidRPr="00893BC9" w:rsidRDefault="00493CAC" w:rsidP="00487208">
      <w:pPr>
        <w:spacing w:line="480" w:lineRule="auto"/>
        <w:jc w:val="both"/>
        <w:rPr>
          <w:bCs/>
        </w:rPr>
      </w:pPr>
      <w:r>
        <w:rPr>
          <w:bCs/>
        </w:rPr>
        <w:t xml:space="preserve">Comparing confirmed active case counts across models, from </w:t>
      </w:r>
      <w:r w:rsidRPr="00A27EE4">
        <w:rPr>
          <w:bCs/>
          <w:i/>
          <w:iCs/>
        </w:rPr>
        <w:t xml:space="preserve">Figure </w:t>
      </w:r>
      <w:r w:rsidR="00A27EE4" w:rsidRPr="00A27EE4">
        <w:rPr>
          <w:bCs/>
          <w:i/>
          <w:iCs/>
        </w:rPr>
        <w:t>7</w:t>
      </w:r>
      <w:r w:rsidRPr="00A27EE4">
        <w:rPr>
          <w:bCs/>
          <w:i/>
          <w:iCs/>
        </w:rPr>
        <w:t xml:space="preserve"> </w:t>
      </w:r>
      <w:r w:rsidRPr="00A27EE4">
        <w:rPr>
          <w:bCs/>
        </w:rPr>
        <w:t>and</w:t>
      </w:r>
      <w:r w:rsidRPr="00A27EE4">
        <w:rPr>
          <w:bCs/>
          <w:i/>
          <w:iCs/>
        </w:rPr>
        <w:t xml:space="preserve"> </w:t>
      </w:r>
      <w:r w:rsidR="00A27EE4">
        <w:rPr>
          <w:bCs/>
          <w:i/>
          <w:iCs/>
        </w:rPr>
        <w:t xml:space="preserve">Figure </w:t>
      </w:r>
      <w:r w:rsidR="00A27EE4" w:rsidRPr="00A27EE4">
        <w:rPr>
          <w:bCs/>
          <w:i/>
          <w:iCs/>
        </w:rPr>
        <w:t>10</w:t>
      </w:r>
      <w:r>
        <w:rPr>
          <w:bCs/>
        </w:rPr>
        <w:t xml:space="preserve">, we note a similar behavior, with the </w:t>
      </w:r>
      <w:proofErr w:type="spellStart"/>
      <w:r>
        <w:rPr>
          <w:bCs/>
        </w:rPr>
        <w:t>eSIR</w:t>
      </w:r>
      <w:proofErr w:type="spellEnd"/>
      <w:r w:rsidR="008D705A">
        <w:rPr>
          <w:bCs/>
        </w:rPr>
        <w:t xml:space="preserve"> </w:t>
      </w:r>
      <w:r>
        <w:rPr>
          <w:bCs/>
        </w:rPr>
        <w:t>model consistently overestimating counts</w:t>
      </w:r>
      <w:r w:rsidR="008D705A">
        <w:rPr>
          <w:bCs/>
        </w:rPr>
        <w:t xml:space="preserve">, </w:t>
      </w:r>
      <w:r>
        <w:rPr>
          <w:bCs/>
        </w:rPr>
        <w:t>while the SEIR-</w:t>
      </w:r>
      <w:proofErr w:type="spellStart"/>
      <w:r w:rsidRPr="00493CAC">
        <w:rPr>
          <w:bCs/>
          <w:i/>
          <w:iCs/>
        </w:rPr>
        <w:t>fansy</w:t>
      </w:r>
      <w:proofErr w:type="spellEnd"/>
      <w:r>
        <w:rPr>
          <w:bCs/>
          <w:i/>
          <w:iCs/>
        </w:rPr>
        <w:t xml:space="preserve"> </w:t>
      </w:r>
      <w:r>
        <w:rPr>
          <w:bCs/>
        </w:rPr>
        <w:t xml:space="preserve">model performs the best – </w:t>
      </w:r>
      <w:r w:rsidRPr="00BB6CE5">
        <w:rPr>
          <w:bCs/>
          <w:i/>
          <w:iCs/>
        </w:rPr>
        <w:t>Table 2</w:t>
      </w:r>
      <w:r w:rsidRPr="00493CAC">
        <w:rPr>
          <w:b/>
          <w:i/>
          <w:iCs/>
        </w:rPr>
        <w:t xml:space="preserve"> </w:t>
      </w:r>
      <w:r w:rsidRPr="00BB6CE5">
        <w:rPr>
          <w:bCs/>
        </w:rPr>
        <w:t>and</w:t>
      </w:r>
      <w:r w:rsidRPr="00493CAC">
        <w:rPr>
          <w:b/>
          <w:i/>
          <w:iCs/>
        </w:rPr>
        <w:t xml:space="preserve"> </w:t>
      </w:r>
      <w:r w:rsidR="00BB6CE5" w:rsidRPr="00BB6CE5">
        <w:rPr>
          <w:bCs/>
          <w:i/>
          <w:iCs/>
        </w:rPr>
        <w:t xml:space="preserve">Table </w:t>
      </w:r>
      <w:r w:rsidRPr="00BB6CE5">
        <w:rPr>
          <w:bCs/>
          <w:i/>
          <w:iCs/>
        </w:rPr>
        <w:t>3</w:t>
      </w:r>
      <w:r>
        <w:rPr>
          <w:b/>
          <w:i/>
          <w:iCs/>
        </w:rPr>
        <w:t xml:space="preserve"> </w:t>
      </w:r>
      <w:r>
        <w:rPr>
          <w:bCs/>
        </w:rPr>
        <w:t>support this observation</w:t>
      </w:r>
      <w:r w:rsidR="00261779">
        <w:rPr>
          <w:bCs/>
        </w:rPr>
        <w:t>. T</w:t>
      </w:r>
      <w:r w:rsidR="008D74E5">
        <w:rPr>
          <w:bCs/>
        </w:rPr>
        <w:t>he projection from the SEIR-</w:t>
      </w:r>
      <w:proofErr w:type="spellStart"/>
      <w:r w:rsidR="008D74E5" w:rsidRPr="00F9420D">
        <w:rPr>
          <w:bCs/>
          <w:i/>
          <w:iCs/>
        </w:rPr>
        <w:t>fansy</w:t>
      </w:r>
      <w:proofErr w:type="spellEnd"/>
      <w:r w:rsidR="008D74E5">
        <w:rPr>
          <w:bCs/>
        </w:rPr>
        <w:t xml:space="preserve"> model are the closest to the actual observed values on June 30 and July 10. The </w:t>
      </w:r>
      <w:proofErr w:type="spellStart"/>
      <w:r w:rsidR="008D74E5">
        <w:rPr>
          <w:bCs/>
        </w:rPr>
        <w:t>eSIR</w:t>
      </w:r>
      <w:proofErr w:type="spellEnd"/>
      <w:r w:rsidR="008D74E5">
        <w:rPr>
          <w:bCs/>
        </w:rPr>
        <w:t xml:space="preserve"> model </w:t>
      </w:r>
      <w:r w:rsidR="00F769F1">
        <w:rPr>
          <w:bCs/>
        </w:rPr>
        <w:t>is</w:t>
      </w:r>
      <w:r w:rsidR="008D74E5">
        <w:rPr>
          <w:bCs/>
        </w:rPr>
        <w:t xml:space="preserve"> much further off the mark. </w:t>
      </w:r>
      <w:r w:rsidR="00424FC9">
        <w:rPr>
          <w:bCs/>
        </w:rPr>
        <w:t>In terms of prediction accuracy, the SEIR-</w:t>
      </w:r>
      <w:proofErr w:type="spellStart"/>
      <w:r w:rsidR="00424FC9" w:rsidRPr="00F9420D">
        <w:rPr>
          <w:bCs/>
          <w:i/>
          <w:iCs/>
        </w:rPr>
        <w:t>fansy</w:t>
      </w:r>
      <w:proofErr w:type="spellEnd"/>
      <w:r w:rsidR="00424FC9">
        <w:rPr>
          <w:bCs/>
        </w:rPr>
        <w:t xml:space="preserve"> model has an SMAPE value of 0.72% and an </w:t>
      </w:r>
      <w:r w:rsidR="008B5F20">
        <w:rPr>
          <w:bCs/>
        </w:rPr>
        <w:t>MSRPE</w:t>
      </w:r>
      <w:r w:rsidR="00424FC9">
        <w:rPr>
          <w:bCs/>
        </w:rPr>
        <w:t xml:space="preserve"> value of 0.02. For </w:t>
      </w:r>
      <w:proofErr w:type="spellStart"/>
      <w:r w:rsidR="00424FC9">
        <w:rPr>
          <w:bCs/>
        </w:rPr>
        <w:t>eSIR</w:t>
      </w:r>
      <w:proofErr w:type="spellEnd"/>
      <w:r w:rsidR="00424FC9">
        <w:rPr>
          <w:bCs/>
        </w:rPr>
        <w:t xml:space="preserve"> model, </w:t>
      </w:r>
      <w:r w:rsidR="00834E27">
        <w:rPr>
          <w:bCs/>
        </w:rPr>
        <w:t>those values are at</w:t>
      </w:r>
      <w:r w:rsidR="00424FC9">
        <w:rPr>
          <w:bCs/>
        </w:rPr>
        <w:t xml:space="preserve"> 33.83% (SMAPE) and 1.55 (</w:t>
      </w:r>
      <w:r w:rsidR="008B5F20">
        <w:rPr>
          <w:bCs/>
        </w:rPr>
        <w:t>MSRPE</w:t>
      </w:r>
      <w:r w:rsidR="00424FC9">
        <w:rPr>
          <w:bCs/>
        </w:rPr>
        <w:t>).</w:t>
      </w:r>
      <w:r w:rsidR="00893BC9">
        <w:rPr>
          <w:bCs/>
        </w:rPr>
        <w:t xml:space="preserve"> </w:t>
      </w:r>
    </w:p>
    <w:p w14:paraId="6190580C" w14:textId="77777777" w:rsidR="00F3357B" w:rsidRPr="002027C8" w:rsidRDefault="00F3357B" w:rsidP="00487208">
      <w:pPr>
        <w:spacing w:line="480" w:lineRule="auto"/>
        <w:jc w:val="both"/>
        <w:rPr>
          <w:b/>
          <w:i/>
          <w:iCs/>
        </w:rPr>
      </w:pPr>
      <w:r w:rsidRPr="002027C8">
        <w:rPr>
          <w:b/>
          <w:i/>
          <w:iCs/>
        </w:rPr>
        <w:t xml:space="preserve">3.3. </w:t>
      </w:r>
      <w:r w:rsidR="008B5F20" w:rsidRPr="002027C8">
        <w:rPr>
          <w:b/>
          <w:i/>
          <w:iCs/>
        </w:rPr>
        <w:t xml:space="preserve">Estimation of </w:t>
      </w:r>
      <w:r w:rsidR="00DA1533" w:rsidRPr="002027C8">
        <w:rPr>
          <w:b/>
          <w:i/>
          <w:iCs/>
        </w:rPr>
        <w:t>r</w:t>
      </w:r>
      <w:r w:rsidR="008B5F20" w:rsidRPr="002027C8">
        <w:rPr>
          <w:b/>
          <w:i/>
          <w:iCs/>
        </w:rPr>
        <w:t xml:space="preserve">eported </w:t>
      </w:r>
      <w:r w:rsidR="00DA1533" w:rsidRPr="002027C8">
        <w:rPr>
          <w:b/>
          <w:i/>
          <w:iCs/>
        </w:rPr>
        <w:t>d</w:t>
      </w:r>
      <w:r w:rsidR="008B5F20" w:rsidRPr="002027C8">
        <w:rPr>
          <w:b/>
          <w:i/>
          <w:iCs/>
        </w:rPr>
        <w:t xml:space="preserve">eath </w:t>
      </w:r>
      <w:r w:rsidR="00DA1533" w:rsidRPr="002027C8">
        <w:rPr>
          <w:b/>
          <w:i/>
          <w:iCs/>
        </w:rPr>
        <w:t>c</w:t>
      </w:r>
      <w:r w:rsidR="008B5F20" w:rsidRPr="002027C8">
        <w:rPr>
          <w:b/>
          <w:i/>
          <w:iCs/>
        </w:rPr>
        <w:t>ounts</w:t>
      </w:r>
    </w:p>
    <w:p w14:paraId="11790C43" w14:textId="36582BC8" w:rsidR="005D632F" w:rsidRDefault="00004FFA" w:rsidP="00487208">
      <w:pPr>
        <w:spacing w:line="480" w:lineRule="auto"/>
        <w:jc w:val="both"/>
      </w:pPr>
      <w:r>
        <w:t>From</w:t>
      </w:r>
      <w:r w:rsidR="00970153">
        <w:t xml:space="preserve"> </w:t>
      </w:r>
      <w:r w:rsidR="00970153" w:rsidRPr="00707DD7">
        <w:rPr>
          <w:i/>
          <w:iCs/>
        </w:rPr>
        <w:t xml:space="preserve">Figure </w:t>
      </w:r>
      <w:r w:rsidR="00707DD7" w:rsidRPr="00707DD7">
        <w:rPr>
          <w:i/>
          <w:iCs/>
        </w:rPr>
        <w:t>8</w:t>
      </w:r>
      <w:r w:rsidR="00970153" w:rsidRPr="00707DD7">
        <w:rPr>
          <w:i/>
          <w:iCs/>
        </w:rPr>
        <w:t xml:space="preserve"> </w:t>
      </w:r>
      <w:r w:rsidR="00970153" w:rsidRPr="00707DD7">
        <w:t>and</w:t>
      </w:r>
      <w:r w:rsidR="00970153" w:rsidRPr="00707DD7">
        <w:rPr>
          <w:i/>
          <w:iCs/>
        </w:rPr>
        <w:t xml:space="preserve"> </w:t>
      </w:r>
      <w:r w:rsidR="00707DD7" w:rsidRPr="00707DD7">
        <w:rPr>
          <w:i/>
          <w:iCs/>
        </w:rPr>
        <w:t>Figure 11</w:t>
      </w:r>
      <w:r w:rsidR="00970153">
        <w:t xml:space="preserve">, we note that </w:t>
      </w:r>
      <w:r>
        <w:t xml:space="preserve">the </w:t>
      </w:r>
      <w:proofErr w:type="spellStart"/>
      <w:r>
        <w:t>eSIR</w:t>
      </w:r>
      <w:proofErr w:type="spellEnd"/>
      <w:r w:rsidR="0021590F">
        <w:t xml:space="preserve"> and</w:t>
      </w:r>
      <w:r>
        <w:t xml:space="preserve"> SEIR-</w:t>
      </w:r>
      <w:proofErr w:type="spellStart"/>
      <w:r w:rsidRPr="00C63821">
        <w:rPr>
          <w:i/>
          <w:iCs/>
        </w:rPr>
        <w:t>fansy</w:t>
      </w:r>
      <w:proofErr w:type="spellEnd"/>
      <w:r>
        <w:t xml:space="preserve"> models almost always overestimate the confirmed cumulative death counts. </w:t>
      </w:r>
      <w:r w:rsidR="00D87B0C">
        <w:t xml:space="preserve">The </w:t>
      </w:r>
      <w:proofErr w:type="spellStart"/>
      <w:r w:rsidR="00D87B0C">
        <w:t>eSIR</w:t>
      </w:r>
      <w:proofErr w:type="spellEnd"/>
      <w:r w:rsidR="00D87B0C">
        <w:t xml:space="preserve"> model exhibits the poorest performance of the four models considered here – projecting an exponentially growing death count, whereas the observed data and projections from the </w:t>
      </w:r>
      <w:r w:rsidR="00364B2B">
        <w:t>SEIR-</w:t>
      </w:r>
      <w:proofErr w:type="spellStart"/>
      <w:r w:rsidR="00364B2B" w:rsidRPr="00364B2B">
        <w:rPr>
          <w:i/>
          <w:iCs/>
        </w:rPr>
        <w:t>fansy</w:t>
      </w:r>
      <w:proofErr w:type="spellEnd"/>
      <w:r w:rsidR="00D87B0C">
        <w:t xml:space="preserve"> model show</w:t>
      </w:r>
      <w:r w:rsidR="00364B2B">
        <w:t>s</w:t>
      </w:r>
      <w:r w:rsidR="00D87B0C">
        <w:t xml:space="preserve"> a linear</w:t>
      </w:r>
      <w:r w:rsidR="00095369">
        <w:t>-like</w:t>
      </w:r>
      <w:r w:rsidR="00D87B0C">
        <w:t xml:space="preserve"> trend. </w:t>
      </w:r>
      <w:r w:rsidR="00FE65F4" w:rsidRPr="007B0734">
        <w:t>From</w:t>
      </w:r>
      <w:r w:rsidR="00FE65F4" w:rsidRPr="008F69C4">
        <w:rPr>
          <w:b/>
          <w:bCs/>
          <w:i/>
          <w:iCs/>
        </w:rPr>
        <w:t xml:space="preserve"> </w:t>
      </w:r>
      <w:r w:rsidR="00FE65F4" w:rsidRPr="007B0734">
        <w:rPr>
          <w:i/>
          <w:iCs/>
        </w:rPr>
        <w:t>Table</w:t>
      </w:r>
      <w:r w:rsidR="00DC40ED" w:rsidRPr="007B0734">
        <w:rPr>
          <w:i/>
          <w:iCs/>
        </w:rPr>
        <w:t xml:space="preserve"> </w:t>
      </w:r>
      <w:r w:rsidR="007B0CD0" w:rsidRPr="007B0734">
        <w:rPr>
          <w:i/>
          <w:iCs/>
        </w:rPr>
        <w:t>2</w:t>
      </w:r>
      <w:r w:rsidR="00FE65F4" w:rsidRPr="007B0734">
        <w:rPr>
          <w:i/>
          <w:iCs/>
        </w:rPr>
        <w:t xml:space="preserve"> and</w:t>
      </w:r>
      <w:r w:rsidR="007B0734" w:rsidRPr="007B0734">
        <w:rPr>
          <w:i/>
          <w:iCs/>
        </w:rPr>
        <w:t xml:space="preserve"> Table</w:t>
      </w:r>
      <w:r w:rsidR="00FE65F4" w:rsidRPr="007B0734">
        <w:rPr>
          <w:i/>
          <w:iCs/>
        </w:rPr>
        <w:t xml:space="preserve"> </w:t>
      </w:r>
      <w:r w:rsidR="007B0CD0" w:rsidRPr="007B0734">
        <w:rPr>
          <w:i/>
          <w:iCs/>
        </w:rPr>
        <w:t>3</w:t>
      </w:r>
      <w:r w:rsidR="00FE65F4">
        <w:t>, t</w:t>
      </w:r>
      <w:r w:rsidR="00D87B0C">
        <w:t xml:space="preserve">he SMAPE and </w:t>
      </w:r>
      <w:r w:rsidR="008B5F20">
        <w:t>MSRPE</w:t>
      </w:r>
      <w:r w:rsidR="00D87B0C">
        <w:t xml:space="preserve"> values, along with comparison of projections with observed data</w:t>
      </w:r>
      <w:r w:rsidR="002B176F">
        <w:t xml:space="preserve"> </w:t>
      </w:r>
      <w:r w:rsidR="00D87B0C">
        <w:t xml:space="preserve">reveal that the </w:t>
      </w:r>
      <w:r w:rsidR="00C76B1F">
        <w:t>SEIR-</w:t>
      </w:r>
      <w:proofErr w:type="spellStart"/>
      <w:r w:rsidR="00C76B1F" w:rsidRPr="00F47E32">
        <w:rPr>
          <w:i/>
          <w:iCs/>
        </w:rPr>
        <w:t>fansy</w:t>
      </w:r>
      <w:proofErr w:type="spellEnd"/>
      <w:r w:rsidR="00C76B1F" w:rsidRPr="00F47E32">
        <w:rPr>
          <w:i/>
          <w:iCs/>
        </w:rPr>
        <w:t xml:space="preserve"> </w:t>
      </w:r>
      <w:r w:rsidR="00C76B1F" w:rsidRPr="00C76B1F">
        <w:t>model</w:t>
      </w:r>
      <w:r w:rsidR="00C76B1F">
        <w:t xml:space="preserve"> </w:t>
      </w:r>
      <w:r w:rsidR="00D87B0C">
        <w:t xml:space="preserve">is the </w:t>
      </w:r>
      <w:r w:rsidR="003F0FA2">
        <w:t>more</w:t>
      </w:r>
      <w:r w:rsidR="00D87B0C">
        <w:t xml:space="preserve"> accurate (SMAPE: </w:t>
      </w:r>
      <w:r w:rsidR="005A6DAE">
        <w:t>7.13</w:t>
      </w:r>
      <w:r w:rsidR="00D87B0C">
        <w:t xml:space="preserve">%, </w:t>
      </w:r>
      <w:r w:rsidR="008B5F20">
        <w:t>MSRPE</w:t>
      </w:r>
      <w:r w:rsidR="00D87B0C">
        <w:t>: 0.</w:t>
      </w:r>
      <w:r w:rsidR="005A6DAE">
        <w:t>19</w:t>
      </w:r>
      <w:r w:rsidR="00D87B0C">
        <w:t>)</w:t>
      </w:r>
      <w:r w:rsidR="003F0FA2">
        <w:t xml:space="preserve"> as compared to the </w:t>
      </w:r>
      <w:proofErr w:type="spellStart"/>
      <w:r w:rsidR="00D87B0C">
        <w:t>eSIR</w:t>
      </w:r>
      <w:proofErr w:type="spellEnd"/>
      <w:r w:rsidR="00D87B0C">
        <w:t xml:space="preserve"> model (SMAPE: 26.30%, </w:t>
      </w:r>
      <w:r w:rsidR="008B5F20">
        <w:t>MSRPE</w:t>
      </w:r>
      <w:r w:rsidR="00D87B0C">
        <w:t>: 1</w:t>
      </w:r>
      <w:r w:rsidR="00A541EF">
        <w:t>.</w:t>
      </w:r>
      <w:r w:rsidR="00D87B0C">
        <w:t>07)</w:t>
      </w:r>
      <w:r w:rsidR="003F0FA2">
        <w:t xml:space="preserve">. </w:t>
      </w:r>
      <w:r w:rsidR="00636F77">
        <w:t xml:space="preserve">Relative to the </w:t>
      </w:r>
      <w:proofErr w:type="spellStart"/>
      <w:r w:rsidR="00636F77">
        <w:t>eSIR</w:t>
      </w:r>
      <w:proofErr w:type="spellEnd"/>
      <w:r w:rsidR="00636F77">
        <w:t xml:space="preserve"> model, the Rel-MSPE values of the models reveal </w:t>
      </w:r>
      <w:r w:rsidR="00A75367">
        <w:t>that the SEIR-</w:t>
      </w:r>
      <w:proofErr w:type="spellStart"/>
      <w:r w:rsidR="00A75367" w:rsidRPr="00BD6527">
        <w:rPr>
          <w:i/>
          <w:iCs/>
        </w:rPr>
        <w:t>fansy</w:t>
      </w:r>
      <w:proofErr w:type="spellEnd"/>
      <w:r w:rsidR="00A75367">
        <w:t xml:space="preserve"> model perform</w:t>
      </w:r>
      <w:r w:rsidR="005D7EF6">
        <w:t>s</w:t>
      </w:r>
      <w:r w:rsidR="00A75367">
        <w:t xml:space="preserve"> better</w:t>
      </w:r>
      <w:r w:rsidR="005D7EF6">
        <w:t xml:space="preserve"> </w:t>
      </w:r>
      <w:r w:rsidR="00636F77">
        <w:t>(Rel-MSPE: 7.61).</w:t>
      </w:r>
      <w:r w:rsidR="00A75367">
        <w:t xml:space="preserve"> </w:t>
      </w:r>
      <w:r w:rsidR="00FE65F4">
        <w:t xml:space="preserve">Judging by values of Pearson’s correlation coefficient, </w:t>
      </w:r>
      <w:r w:rsidR="00E13DC6">
        <w:t xml:space="preserve">both </w:t>
      </w:r>
      <w:r w:rsidR="00FE65F4">
        <w:t>sets of projections are highly correlated with the observed dat</w:t>
      </w:r>
      <w:r w:rsidR="00C44C7E">
        <w:t>a</w:t>
      </w:r>
      <w:r w:rsidR="006C41D9">
        <w:t>.</w:t>
      </w:r>
      <w:r w:rsidR="00C44C7E">
        <w:t xml:space="preserve"> Lin’s concordance coefficient yields an ordering of SEIR</w:t>
      </w:r>
      <w:r w:rsidR="0090727D">
        <w:t>-</w:t>
      </w:r>
      <w:proofErr w:type="spellStart"/>
      <w:r w:rsidR="0090727D" w:rsidRPr="0090727D">
        <w:rPr>
          <w:i/>
          <w:iCs/>
        </w:rPr>
        <w:t>fansy</w:t>
      </w:r>
      <w:proofErr w:type="spellEnd"/>
      <w:r w:rsidR="00C44C7E">
        <w:t xml:space="preserve"> (0.7</w:t>
      </w:r>
      <w:r w:rsidR="00372269">
        <w:t>42</w:t>
      </w:r>
      <w:r w:rsidR="00C44C7E">
        <w:t xml:space="preserve">), followed by </w:t>
      </w:r>
      <w:proofErr w:type="spellStart"/>
      <w:r w:rsidR="00C44C7E">
        <w:t>eSIR</w:t>
      </w:r>
      <w:proofErr w:type="spellEnd"/>
      <w:r w:rsidR="00C44C7E">
        <w:t xml:space="preserve"> (0.206)</w:t>
      </w:r>
      <w:r w:rsidR="001F4FBD">
        <w:t>.</w:t>
      </w:r>
    </w:p>
    <w:p w14:paraId="692ECC4D" w14:textId="77777777" w:rsidR="001F4FBD" w:rsidRPr="002027C8" w:rsidRDefault="001F4FBD" w:rsidP="00487208">
      <w:pPr>
        <w:spacing w:line="480" w:lineRule="auto"/>
        <w:jc w:val="both"/>
        <w:rPr>
          <w:b/>
        </w:rPr>
      </w:pPr>
    </w:p>
    <w:p w14:paraId="77BD3059" w14:textId="77777777" w:rsidR="008F425E" w:rsidRPr="002027C8" w:rsidRDefault="008F425E" w:rsidP="00487208">
      <w:pPr>
        <w:spacing w:line="480" w:lineRule="auto"/>
        <w:jc w:val="both"/>
        <w:rPr>
          <w:b/>
          <w:i/>
          <w:iCs/>
        </w:rPr>
      </w:pPr>
      <w:r w:rsidRPr="002027C8">
        <w:rPr>
          <w:b/>
          <w:i/>
          <w:iCs/>
        </w:rPr>
        <w:t xml:space="preserve">3.4. </w:t>
      </w:r>
      <w:r w:rsidR="00D9020D" w:rsidRPr="002027C8">
        <w:rPr>
          <w:b/>
          <w:i/>
          <w:iCs/>
        </w:rPr>
        <w:t xml:space="preserve">Estimation of </w:t>
      </w:r>
      <w:r w:rsidR="00A70681" w:rsidRPr="002027C8">
        <w:rPr>
          <w:b/>
          <w:i/>
          <w:iCs/>
        </w:rPr>
        <w:t>u</w:t>
      </w:r>
      <w:r w:rsidR="00D9020D" w:rsidRPr="002027C8">
        <w:rPr>
          <w:b/>
          <w:i/>
          <w:iCs/>
        </w:rPr>
        <w:t xml:space="preserve">nreported </w:t>
      </w:r>
      <w:r w:rsidR="00A70681" w:rsidRPr="002027C8">
        <w:rPr>
          <w:b/>
          <w:i/>
          <w:iCs/>
        </w:rPr>
        <w:t>c</w:t>
      </w:r>
      <w:r w:rsidR="00D9020D" w:rsidRPr="002027C8">
        <w:rPr>
          <w:b/>
          <w:i/>
          <w:iCs/>
        </w:rPr>
        <w:t xml:space="preserve">ase and </w:t>
      </w:r>
      <w:r w:rsidR="00A70681" w:rsidRPr="002027C8">
        <w:rPr>
          <w:b/>
          <w:i/>
          <w:iCs/>
        </w:rPr>
        <w:t>d</w:t>
      </w:r>
      <w:r w:rsidR="00D9020D" w:rsidRPr="002027C8">
        <w:rPr>
          <w:b/>
          <w:i/>
          <w:iCs/>
        </w:rPr>
        <w:t xml:space="preserve">eath </w:t>
      </w:r>
      <w:r w:rsidR="00A70681" w:rsidRPr="002027C8">
        <w:rPr>
          <w:b/>
          <w:i/>
          <w:iCs/>
        </w:rPr>
        <w:t>c</w:t>
      </w:r>
      <w:r w:rsidR="00D9020D" w:rsidRPr="002027C8">
        <w:rPr>
          <w:b/>
          <w:i/>
          <w:iCs/>
        </w:rPr>
        <w:t>ounts</w:t>
      </w:r>
    </w:p>
    <w:p w14:paraId="79DA646E" w14:textId="0A5F3BBB" w:rsidR="00052219" w:rsidRDefault="005D632F" w:rsidP="00487208">
      <w:pPr>
        <w:spacing w:line="480" w:lineRule="auto"/>
        <w:jc w:val="both"/>
        <w:rPr>
          <w:i/>
          <w:iCs/>
          <w:color w:val="000000" w:themeColor="text1"/>
        </w:rPr>
      </w:pPr>
      <w:r>
        <w:t xml:space="preserve">From </w:t>
      </w:r>
      <w:r w:rsidRPr="00E42A02">
        <w:rPr>
          <w:i/>
          <w:iCs/>
        </w:rPr>
        <w:t xml:space="preserve">Table </w:t>
      </w:r>
      <w:r w:rsidR="007B0CD0" w:rsidRPr="00E42A02">
        <w:rPr>
          <w:i/>
          <w:iCs/>
        </w:rPr>
        <w:t>4</w:t>
      </w:r>
      <w:r>
        <w:t>, we observe that the SEIR</w:t>
      </w:r>
      <w:r w:rsidR="00722B95">
        <w:t>-</w:t>
      </w:r>
      <w:proofErr w:type="spellStart"/>
      <w:r w:rsidR="00722B95" w:rsidRPr="00722B95">
        <w:rPr>
          <w:i/>
          <w:iCs/>
        </w:rPr>
        <w:t>fansy</w:t>
      </w:r>
      <w:proofErr w:type="spellEnd"/>
      <w:r>
        <w:t xml:space="preserve"> model projects the maximum count of active cases</w:t>
      </w:r>
      <w:r w:rsidR="004942CB">
        <w:t xml:space="preserve"> and cumulative deaths</w:t>
      </w:r>
      <w:r>
        <w:t xml:space="preserve"> on June 30 and July 10, followed by the ICM. The relative ordering of projections is reversed for cumulative cases, with the ICM projecting maximum case counts, followed by the SEIR-</w:t>
      </w:r>
      <w:proofErr w:type="spellStart"/>
      <w:r w:rsidRPr="005D632F">
        <w:rPr>
          <w:i/>
          <w:iCs/>
        </w:rPr>
        <w:t>fansy</w:t>
      </w:r>
      <w:proofErr w:type="spellEnd"/>
      <w:r w:rsidRPr="005D632F">
        <w:rPr>
          <w:i/>
          <w:iCs/>
        </w:rPr>
        <w:t xml:space="preserve"> </w:t>
      </w:r>
      <w:r>
        <w:t xml:space="preserve">model and finally, the </w:t>
      </w:r>
      <w:r w:rsidR="00D53290">
        <w:t>SAPHIRE</w:t>
      </w:r>
      <w:r>
        <w:t xml:space="preserve"> model. </w:t>
      </w:r>
      <w:r w:rsidR="007930CF">
        <w:t xml:space="preserve"> </w:t>
      </w:r>
      <w:r w:rsidR="00D9020D">
        <w:t xml:space="preserve"> </w:t>
      </w:r>
      <w:r w:rsidR="004B7F65">
        <w:rPr>
          <w:color w:val="7030A0"/>
        </w:rPr>
        <w:t xml:space="preserve"> </w:t>
      </w:r>
      <w:r w:rsidR="005A3EAC">
        <w:rPr>
          <w:color w:val="000000" w:themeColor="text1"/>
        </w:rPr>
        <w:t xml:space="preserve">Comparing underreporting factors (total counts/observed counts), we note that the factors remain </w:t>
      </w:r>
      <w:r w:rsidR="00B47CB8">
        <w:rPr>
          <w:color w:val="000000" w:themeColor="text1"/>
        </w:rPr>
        <w:t xml:space="preserve">fairly </w:t>
      </w:r>
      <w:r w:rsidR="005A3EAC">
        <w:rPr>
          <w:color w:val="000000" w:themeColor="text1"/>
        </w:rPr>
        <w:t xml:space="preserve">comparable over time (June 30 vs July 10). </w:t>
      </w:r>
      <w:r w:rsidR="00B47CB8">
        <w:rPr>
          <w:color w:val="000000" w:themeColor="text1"/>
        </w:rPr>
        <w:t>For active case counts</w:t>
      </w:r>
      <w:r w:rsidR="0094573F">
        <w:rPr>
          <w:color w:val="000000" w:themeColor="text1"/>
        </w:rPr>
        <w:t xml:space="preserve"> and cumulative death counts</w:t>
      </w:r>
      <w:r w:rsidR="00B47CB8">
        <w:rPr>
          <w:color w:val="000000" w:themeColor="text1"/>
        </w:rPr>
        <w:t>, the factor is higher for SEIR-</w:t>
      </w:r>
      <w:proofErr w:type="spellStart"/>
      <w:r w:rsidR="00B47CB8" w:rsidRPr="00B47CB8">
        <w:rPr>
          <w:i/>
          <w:iCs/>
          <w:color w:val="000000" w:themeColor="text1"/>
        </w:rPr>
        <w:t>fansy</w:t>
      </w:r>
      <w:proofErr w:type="spellEnd"/>
      <w:r w:rsidR="00B47CB8">
        <w:rPr>
          <w:i/>
          <w:iCs/>
          <w:color w:val="000000" w:themeColor="text1"/>
        </w:rPr>
        <w:t xml:space="preserve"> </w:t>
      </w:r>
      <w:r w:rsidR="00B47CB8">
        <w:rPr>
          <w:color w:val="000000" w:themeColor="text1"/>
        </w:rPr>
        <w:t xml:space="preserve">  as compared to ICM.  For cumulative case counts, SAPHIRE has the highest factor, followed by ICM and finally, SEIR-</w:t>
      </w:r>
      <w:proofErr w:type="spellStart"/>
      <w:r w:rsidR="00B47CB8" w:rsidRPr="00B47CB8">
        <w:rPr>
          <w:i/>
          <w:iCs/>
          <w:color w:val="000000" w:themeColor="text1"/>
        </w:rPr>
        <w:t>fansy</w:t>
      </w:r>
      <w:proofErr w:type="spellEnd"/>
      <w:r w:rsidR="00B47CB8">
        <w:rPr>
          <w:i/>
          <w:iCs/>
          <w:color w:val="000000" w:themeColor="text1"/>
        </w:rPr>
        <w:t xml:space="preserve">. </w:t>
      </w:r>
    </w:p>
    <w:p w14:paraId="14C0F0C9" w14:textId="77777777" w:rsidR="00CF1BF2" w:rsidRDefault="00CF1BF2" w:rsidP="00487208">
      <w:pPr>
        <w:spacing w:line="480" w:lineRule="auto"/>
        <w:jc w:val="both"/>
        <w:rPr>
          <w:b/>
        </w:rPr>
      </w:pPr>
    </w:p>
    <w:p w14:paraId="60270AD9" w14:textId="7C1A0A41" w:rsidR="00B043B8" w:rsidRPr="002027C8" w:rsidRDefault="00B043B8" w:rsidP="00487208">
      <w:pPr>
        <w:spacing w:line="480" w:lineRule="auto"/>
        <w:jc w:val="both"/>
        <w:rPr>
          <w:b/>
          <w:i/>
          <w:iCs/>
        </w:rPr>
      </w:pPr>
      <w:r w:rsidRPr="002027C8">
        <w:rPr>
          <w:b/>
          <w:i/>
          <w:iCs/>
        </w:rPr>
        <w:t>4. DISCUSSION</w:t>
      </w:r>
    </w:p>
    <w:p w14:paraId="00369A49" w14:textId="1D0BBBC5" w:rsidR="00B043B8" w:rsidRPr="00611EDA" w:rsidRDefault="00B043B8" w:rsidP="00A97D15">
      <w:pPr>
        <w:spacing w:line="480" w:lineRule="auto"/>
        <w:jc w:val="both"/>
        <w:rPr>
          <w:color w:val="000000" w:themeColor="text1"/>
        </w:rPr>
      </w:pPr>
      <w:r w:rsidRPr="00A56D8F">
        <w:rPr>
          <w:color w:val="000000" w:themeColor="text1"/>
        </w:rPr>
        <w:t>In this comparative paper we have described five different models of various stochastic structures that have been used for modeling SARS-Cov-2 disease transmission in various countries across the world. We applied them to a case-study in modeling the full disease transmission of the coronavirus in India. While simulation studies are the only gold standard way to compare the accuracy of the models, here we were uniquely poised to compare the projected case-counts against observed data on a test period. We learned several things from these models. While the estimation of the reproduction number is relatively robust across the models, the prediction of daily active number of cases does show variation across models. The largest variability across models is observed in predicting the “total” number of infections including reported and unreported cases.  The degree of underreporting has been a major concern in India and other countries</w:t>
      </w:r>
      <w:r w:rsidRPr="00A56D8F">
        <w:rPr>
          <w:color w:val="000000" w:themeColor="text1"/>
        </w:rPr>
        <w:fldChar w:fldCharType="begin"/>
      </w:r>
      <w:r w:rsidR="00356DCC">
        <w:rPr>
          <w:color w:val="000000" w:themeColor="text1"/>
        </w:rPr>
        <w:instrText xml:space="preserve"> ADDIN ZOTERO_ITEM CSL_CITATION {"citationID":"mq2nbP9x","properties":{"formattedCitation":"(35)","plainCitation":"(35)","noteIndex":0},"citationItems":[{"id":148,"uris":["http://zotero.org/users/6647948/items/LDWKXRSJ"],"uri":["http://zotero.org/users/6647948/items/LDWKXRSJ"],"itemData":{"id":148,"type":"report","abstract":"COVID-19 prevalence and mortality remain uncertain. For all 86 countries with reliable testing data we estimate how asymptomatic transmission, disease acuity, hospitalization, and behavioral responses to risk shape pandemic dynamics. Estimated cumulative cases and deaths through 10 July 2020 are 10.5 and 1.47 times official reports, yielding an infection fatality rate (IFR) of 0.65%, with wide variation across nations. Despite underestimation, herd immunity remains distant. Sufficient early testing could have averted 39.7 (35.3-45.3) million cases and 218 (191-257) thousand deaths. Responses to perceived risk cause the reproduction number to settle near 1, but with very different steady-state incidence, while some nations experience endogenous rebounds. Scenarios through March 2021 show modest enhancements in responsiveness could reduce cumulative cases ≈80%, to 271 (254-412) million across these nations.","genre":"preprint","language":"en","note":"DOI: 10.1101/2020.06.24.20139451","publisher":"Epidemiology","source":"DOI.org (Crossref)","title":"Estimating COVID-19 under-reporting across 86 nations: implications for projections and control","title-short":"Estimating COVID-19 under-reporting across 86 nations","URL":"http://medrxiv.org/lookup/doi/10.1101/2020.06.24.20139451","author":[{"family":"Rahmandad","given":"Hazhir"},{"family":"Lim","given":"Tse Yang"},{"family":"Sterman","given":"John"}],"accessed":{"date-parts":[["2020",9,16]]},"issued":{"date-parts":[["2020",6,26]]}}}],"schema":"https://github.com/citation-style-language/schema/raw/master/csl-citation.json"} </w:instrText>
      </w:r>
      <w:r w:rsidRPr="00A56D8F">
        <w:rPr>
          <w:color w:val="000000" w:themeColor="text1"/>
        </w:rPr>
        <w:fldChar w:fldCharType="separate"/>
      </w:r>
      <w:r w:rsidR="00356DCC">
        <w:rPr>
          <w:color w:val="000000"/>
        </w:rPr>
        <w:t>(35)</w:t>
      </w:r>
      <w:r w:rsidRPr="00A56D8F">
        <w:rPr>
          <w:color w:val="000000" w:themeColor="text1"/>
        </w:rPr>
        <w:fldChar w:fldCharType="end"/>
      </w:r>
      <w:r w:rsidRPr="00A56D8F">
        <w:rPr>
          <w:color w:val="000000" w:themeColor="text1"/>
        </w:rPr>
        <w:t xml:space="preserve">. On two specific dates (June 30 and July 10), for cumulative case counts, we </w:t>
      </w:r>
      <w:r w:rsidRPr="00A56D8F">
        <w:rPr>
          <w:color w:val="000000" w:themeColor="text1"/>
        </w:rPr>
        <w:lastRenderedPageBreak/>
        <w:t>estimate the underreporting factors to be 27.79 and 26.74 respectively from the SAPHIRE model, 7.74 and 7.53 respectively from SEIR-</w:t>
      </w:r>
      <w:proofErr w:type="spellStart"/>
      <w:r w:rsidRPr="00A56D8F">
        <w:rPr>
          <w:i/>
          <w:iCs/>
          <w:color w:val="000000" w:themeColor="text1"/>
        </w:rPr>
        <w:t>fansy</w:t>
      </w:r>
      <w:proofErr w:type="spellEnd"/>
      <w:r w:rsidRPr="00A56D8F">
        <w:rPr>
          <w:i/>
          <w:iCs/>
          <w:color w:val="000000" w:themeColor="text1"/>
        </w:rPr>
        <w:t xml:space="preserve"> </w:t>
      </w:r>
      <w:r w:rsidRPr="00A56D8F">
        <w:rPr>
          <w:color w:val="000000" w:themeColor="text1"/>
        </w:rPr>
        <w:t>and 9.15 and 7.67 respectively from ICM. Similarly, for cumulative death counts, SEIR-</w:t>
      </w:r>
      <w:proofErr w:type="spellStart"/>
      <w:r w:rsidRPr="00AE6E85">
        <w:rPr>
          <w:i/>
          <w:iCs/>
          <w:color w:val="000000" w:themeColor="text1"/>
        </w:rPr>
        <w:t>fansy</w:t>
      </w:r>
      <w:proofErr w:type="spellEnd"/>
      <w:r w:rsidRPr="00A56D8F">
        <w:rPr>
          <w:color w:val="000000" w:themeColor="text1"/>
        </w:rPr>
        <w:t xml:space="preserve"> yields underreporting factors 3.62 on June 30 and 3.99 on July 10, while ICM notes that the underreporting factor is approximately 2.00 for both dates. With a </w:t>
      </w:r>
      <w:r w:rsidRPr="00611EDA">
        <w:rPr>
          <w:color w:val="000000" w:themeColor="text1"/>
        </w:rPr>
        <w:t>comprehensive exposition and a single beta-testing case-study we hope this paper will be useful to understand the mathematical nuance and the differences in terms of deliverables for the models.</w:t>
      </w:r>
    </w:p>
    <w:p w14:paraId="3298C3A9" w14:textId="77777777" w:rsidR="00663690" w:rsidRDefault="00B043B8" w:rsidP="00487208">
      <w:pPr>
        <w:pStyle w:val="CommentText"/>
        <w:spacing w:line="480" w:lineRule="auto"/>
        <w:jc w:val="both"/>
        <w:rPr>
          <w:rFonts w:ascii="Times New Roman" w:hAnsi="Times New Roman" w:cs="Times New Roman"/>
        </w:rPr>
        <w:sectPr w:rsidR="00663690" w:rsidSect="007B621F">
          <w:type w:val="continuous"/>
          <w:pgSz w:w="12240" w:h="15840"/>
          <w:pgMar w:top="1134" w:right="1134" w:bottom="1693" w:left="1134" w:header="0" w:footer="1134" w:gutter="0"/>
          <w:lnNumType w:countBy="1" w:restart="continuous"/>
          <w:cols w:space="720"/>
          <w:docGrid w:linePitch="326"/>
        </w:sectPr>
      </w:pPr>
      <w:r w:rsidRPr="00611EDA">
        <w:rPr>
          <w:rFonts w:ascii="Times New Roman" w:hAnsi="Times New Roman" w:cs="Times New Roman"/>
          <w:color w:val="000000" w:themeColor="text1"/>
        </w:rPr>
        <w:t>There are several limitations to this work. First and foremost,</w:t>
      </w:r>
      <w:r w:rsidRPr="00611EDA">
        <w:rPr>
          <w:rFonts w:ascii="Times New Roman" w:hAnsi="Times New Roman" w:cs="Times New Roman"/>
        </w:rPr>
        <w:t xml:space="preserve"> all model estimates are based on a scenario where we assumed no change in either interventions or behavior</w:t>
      </w:r>
      <w:r>
        <w:rPr>
          <w:rFonts w:ascii="Times New Roman" w:hAnsi="Times New Roman" w:cs="Times New Roman"/>
        </w:rPr>
        <w:t xml:space="preserve"> of people</w:t>
      </w:r>
      <w:r w:rsidRPr="00611EDA">
        <w:rPr>
          <w:rFonts w:ascii="Times New Roman" w:hAnsi="Times New Roman" w:cs="Times New Roman"/>
        </w:rPr>
        <w:t xml:space="preserve"> in the forecast period. This is not true as there is tremendous variation in policies across Indian states in the post lock-down phase. We did observe regional lockdowns that were enacted in the forecast period. None of our models tried to capture this variability. Second, the five models we compare are a subset of vast amount of work that has been done in this area, particularly models that incorporate age-specific contact network and spatiotemporal variation. Finally, an extensive simulation study would be the best way to assess the models under different </w:t>
      </w:r>
      <w:proofErr w:type="gramStart"/>
      <w:r w:rsidRPr="00611EDA">
        <w:rPr>
          <w:rFonts w:ascii="Times New Roman" w:hAnsi="Times New Roman" w:cs="Times New Roman"/>
        </w:rPr>
        <w:t>scenario</w:t>
      </w:r>
      <w:r>
        <w:rPr>
          <w:rFonts w:ascii="Times New Roman" w:hAnsi="Times New Roman" w:cs="Times New Roman"/>
        </w:rPr>
        <w:t>s</w:t>
      </w:r>
      <w:proofErr w:type="gramEnd"/>
      <w:r w:rsidRPr="00611EDA">
        <w:rPr>
          <w:rFonts w:ascii="Times New Roman" w:hAnsi="Times New Roman" w:cs="Times New Roman"/>
        </w:rPr>
        <w:t xml:space="preserve"> but we have restricted our attention to India. Finally, we only report point estimates and have not compared the uncertainty estimates from each model which also play a key role in our choice. </w:t>
      </w:r>
    </w:p>
    <w:p w14:paraId="5E887BE5" w14:textId="504999A9" w:rsidR="00663690" w:rsidRPr="002027C8" w:rsidRDefault="00663690" w:rsidP="00487208">
      <w:pPr>
        <w:pStyle w:val="CommentText"/>
        <w:spacing w:line="480" w:lineRule="auto"/>
        <w:jc w:val="both"/>
        <w:rPr>
          <w:rFonts w:ascii="Times New Roman" w:hAnsi="Times New Roman" w:cs="Times New Roman"/>
          <w:b/>
          <w:bCs/>
          <w:i/>
          <w:iCs/>
        </w:rPr>
      </w:pPr>
      <w:r w:rsidRPr="002027C8">
        <w:rPr>
          <w:rFonts w:ascii="Times New Roman" w:hAnsi="Times New Roman" w:cs="Times New Roman"/>
          <w:b/>
          <w:bCs/>
          <w:i/>
          <w:iCs/>
        </w:rPr>
        <w:t>LIST OF ABBREVIATIONS</w:t>
      </w:r>
    </w:p>
    <w:p w14:paraId="4091845F" w14:textId="77777777" w:rsidR="00487208" w:rsidRDefault="00487208" w:rsidP="00487208">
      <w:pPr>
        <w:spacing w:line="480" w:lineRule="auto"/>
        <w:jc w:val="both"/>
      </w:pPr>
      <w:r>
        <w:t>ICM: Imperial College Model</w:t>
      </w:r>
    </w:p>
    <w:p w14:paraId="298FF9A5" w14:textId="77777777" w:rsidR="00487208" w:rsidRDefault="00487208" w:rsidP="00487208">
      <w:pPr>
        <w:spacing w:line="480" w:lineRule="auto"/>
        <w:jc w:val="both"/>
      </w:pPr>
      <w:r>
        <w:t>MCMC: Markov Chain-Monte Carlo</w:t>
      </w:r>
    </w:p>
    <w:p w14:paraId="1368ED36" w14:textId="77777777" w:rsidR="00487208" w:rsidRDefault="00487208" w:rsidP="00487208">
      <w:pPr>
        <w:spacing w:line="480" w:lineRule="auto"/>
        <w:jc w:val="both"/>
      </w:pPr>
      <w:r>
        <w:t xml:space="preserve">MSRPE: Mean squared relative prediction error </w:t>
      </w:r>
    </w:p>
    <w:p w14:paraId="3B60E1EC" w14:textId="77777777" w:rsidR="00487208" w:rsidRDefault="00487208" w:rsidP="00487208">
      <w:pPr>
        <w:spacing w:line="480" w:lineRule="auto"/>
        <w:jc w:val="both"/>
      </w:pPr>
      <w:r>
        <w:t xml:space="preserve">Rel-MSPE: Relative mean squared prediction error </w:t>
      </w:r>
    </w:p>
    <w:p w14:paraId="0EC7E225" w14:textId="77777777" w:rsidR="00487208" w:rsidRDefault="00487208" w:rsidP="00487208">
      <w:pPr>
        <w:spacing w:line="480" w:lineRule="auto"/>
        <w:jc w:val="both"/>
      </w:pPr>
      <w:r>
        <w:lastRenderedPageBreak/>
        <w:t>SEIR: Susceptible-Exposed-Infected-Removed</w:t>
      </w:r>
    </w:p>
    <w:p w14:paraId="253B5CE4" w14:textId="77777777" w:rsidR="00487208" w:rsidRDefault="00487208" w:rsidP="00487208">
      <w:pPr>
        <w:spacing w:line="480" w:lineRule="auto"/>
        <w:jc w:val="both"/>
      </w:pPr>
      <w:r>
        <w:t>SIR: Susceptible-Infected-Removed</w:t>
      </w:r>
    </w:p>
    <w:p w14:paraId="11FAD743" w14:textId="71675A30" w:rsidR="00B43EBD" w:rsidRDefault="00487208" w:rsidP="00487208">
      <w:pPr>
        <w:spacing w:line="480" w:lineRule="auto"/>
        <w:jc w:val="both"/>
      </w:pPr>
      <w:r>
        <w:t>SMAPE: Symmetric mean absolute prediction error</w:t>
      </w:r>
    </w:p>
    <w:p w14:paraId="0CD0FD15" w14:textId="4889B42B" w:rsidR="00B43EBD" w:rsidRDefault="00B43EBD" w:rsidP="00B43EBD">
      <w:pPr>
        <w:jc w:val="both"/>
      </w:pPr>
    </w:p>
    <w:p w14:paraId="65D1AF88" w14:textId="77777777" w:rsidR="00B43EBD" w:rsidRPr="00611EDA" w:rsidRDefault="00B43EBD" w:rsidP="00B43EBD">
      <w:pPr>
        <w:jc w:val="both"/>
      </w:pPr>
    </w:p>
    <w:p w14:paraId="7AED6B8B" w14:textId="77777777" w:rsidR="00B43EBD" w:rsidRPr="00611EDA" w:rsidRDefault="00B43EBD" w:rsidP="00B043B8">
      <w:pPr>
        <w:pStyle w:val="CommentText"/>
        <w:jc w:val="both"/>
        <w:rPr>
          <w:rFonts w:ascii="Times New Roman" w:hAnsi="Times New Roman" w:cs="Times New Roman"/>
        </w:rPr>
      </w:pPr>
    </w:p>
    <w:p w14:paraId="1F760401" w14:textId="77777777" w:rsidR="00B043B8" w:rsidRDefault="00B043B8" w:rsidP="00BD1B18">
      <w:pPr>
        <w:jc w:val="both"/>
        <w:rPr>
          <w:i/>
          <w:iCs/>
          <w:color w:val="000000" w:themeColor="text1"/>
        </w:rPr>
      </w:pPr>
    </w:p>
    <w:p w14:paraId="04F66915" w14:textId="1022BB3E" w:rsidR="00B043B8" w:rsidRPr="00B47CB8" w:rsidRDefault="00B043B8" w:rsidP="00BD1B18">
      <w:pPr>
        <w:jc w:val="both"/>
        <w:rPr>
          <w:color w:val="000000" w:themeColor="text1"/>
        </w:rPr>
        <w:sectPr w:rsidR="00B043B8" w:rsidRPr="00B47CB8" w:rsidSect="007B621F">
          <w:type w:val="continuous"/>
          <w:pgSz w:w="12240" w:h="15840"/>
          <w:pgMar w:top="1134" w:right="1134" w:bottom="1693" w:left="1134" w:header="0" w:footer="1134" w:gutter="0"/>
          <w:lnNumType w:countBy="1" w:restart="continuous"/>
          <w:cols w:space="720"/>
          <w:docGrid w:linePitch="326"/>
        </w:sectPr>
      </w:pPr>
    </w:p>
    <w:tbl>
      <w:tblPr>
        <w:tblStyle w:val="PlainTable1"/>
        <w:tblpPr w:leftFromText="180" w:rightFromText="180" w:vertAnchor="page" w:horzAnchor="margin" w:tblpXSpec="center" w:tblpY="1095"/>
        <w:tblW w:w="5000" w:type="pct"/>
        <w:tblLook w:val="04A0" w:firstRow="1" w:lastRow="0" w:firstColumn="1" w:lastColumn="0" w:noHBand="0" w:noVBand="1"/>
      </w:tblPr>
      <w:tblGrid>
        <w:gridCol w:w="2665"/>
        <w:gridCol w:w="3307"/>
        <w:gridCol w:w="3284"/>
        <w:gridCol w:w="5134"/>
      </w:tblGrid>
      <w:tr w:rsidR="009B3721" w:rsidRPr="009B3721" w14:paraId="3430CCF5" w14:textId="77777777" w:rsidTr="00B43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7DFFC3ED" w14:textId="77777777" w:rsidR="009B3721" w:rsidRPr="009B3721" w:rsidRDefault="009B3721" w:rsidP="000A58B0">
            <w:pPr>
              <w:spacing w:line="240" w:lineRule="auto"/>
              <w:contextualSpacing/>
              <w:jc w:val="center"/>
              <w:rPr>
                <w:sz w:val="18"/>
                <w:szCs w:val="18"/>
              </w:rPr>
            </w:pPr>
            <w:r w:rsidRPr="009B3721">
              <w:rPr>
                <w:sz w:val="18"/>
                <w:szCs w:val="18"/>
              </w:rPr>
              <w:lastRenderedPageBreak/>
              <w:t>Name of model</w:t>
            </w:r>
          </w:p>
        </w:tc>
        <w:tc>
          <w:tcPr>
            <w:tcW w:w="1149" w:type="pct"/>
            <w:vAlign w:val="center"/>
          </w:tcPr>
          <w:p w14:paraId="580C4E56" w14:textId="77777777" w:rsidR="009B3721" w:rsidRPr="009B3721" w:rsidRDefault="009B3721" w:rsidP="000A58B0">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9B3721">
              <w:rPr>
                <w:sz w:val="18"/>
                <w:szCs w:val="18"/>
              </w:rPr>
              <w:t>Comments</w:t>
            </w:r>
          </w:p>
        </w:tc>
        <w:tc>
          <w:tcPr>
            <w:tcW w:w="1141" w:type="pct"/>
            <w:vAlign w:val="center"/>
          </w:tcPr>
          <w:p w14:paraId="6B26212A" w14:textId="77777777" w:rsidR="009B3721" w:rsidRPr="009B3721" w:rsidRDefault="009B3721" w:rsidP="000A58B0">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9B3721">
              <w:rPr>
                <w:sz w:val="18"/>
                <w:szCs w:val="18"/>
              </w:rPr>
              <w:t>Input(s) and output(s)</w:t>
            </w:r>
          </w:p>
        </w:tc>
        <w:tc>
          <w:tcPr>
            <w:tcW w:w="1784" w:type="pct"/>
            <w:vAlign w:val="center"/>
          </w:tcPr>
          <w:p w14:paraId="30D345FD" w14:textId="77777777" w:rsidR="009B3721" w:rsidRPr="009B3721" w:rsidRDefault="009B3721" w:rsidP="000A58B0">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9B3721">
              <w:rPr>
                <w:sz w:val="18"/>
                <w:szCs w:val="18"/>
              </w:rPr>
              <w:t>Parameter(s) and estimation</w:t>
            </w:r>
          </w:p>
        </w:tc>
      </w:tr>
      <w:tr w:rsidR="009B3721" w:rsidRPr="009B3721" w14:paraId="79866EBE" w14:textId="77777777" w:rsidTr="00B43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4F33A8DF" w14:textId="77777777" w:rsidR="009B3721" w:rsidRPr="009B3721" w:rsidRDefault="009B3721" w:rsidP="000A58B0">
            <w:pPr>
              <w:spacing w:line="240" w:lineRule="auto"/>
              <w:contextualSpacing/>
              <w:jc w:val="center"/>
              <w:rPr>
                <w:b w:val="0"/>
                <w:bCs w:val="0"/>
                <w:sz w:val="18"/>
                <w:szCs w:val="18"/>
              </w:rPr>
            </w:pPr>
            <w:r w:rsidRPr="009B3721">
              <w:rPr>
                <w:sz w:val="18"/>
                <w:szCs w:val="18"/>
              </w:rPr>
              <w:t>Baseline</w:t>
            </w:r>
          </w:p>
          <w:p w14:paraId="0BE25300" w14:textId="77777777" w:rsidR="009B3721" w:rsidRPr="009B3721" w:rsidRDefault="009B3721" w:rsidP="000A58B0">
            <w:pPr>
              <w:spacing w:line="240" w:lineRule="auto"/>
              <w:contextualSpacing/>
              <w:jc w:val="center"/>
              <w:rPr>
                <w:sz w:val="18"/>
                <w:szCs w:val="18"/>
              </w:rPr>
            </w:pPr>
            <w:r w:rsidRPr="009B3721">
              <w:rPr>
                <w:sz w:val="18"/>
                <w:szCs w:val="18"/>
              </w:rPr>
              <w:t>(Bhardwaj, R. 2020)</w:t>
            </w:r>
          </w:p>
        </w:tc>
        <w:tc>
          <w:tcPr>
            <w:tcW w:w="1149" w:type="pct"/>
            <w:vAlign w:val="center"/>
          </w:tcPr>
          <w:p w14:paraId="0496CE44"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Curve-fitting model. </w:t>
            </w:r>
          </w:p>
          <w:p w14:paraId="2873C113"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Cumulative number of infected cases modeled as exponential process, with growth rate </w:t>
            </w:r>
            <m:oMath>
              <m:r>
                <w:rPr>
                  <w:rFonts w:ascii="Cambria Math" w:hAnsi="Cambria Math"/>
                  <w:sz w:val="18"/>
                  <w:szCs w:val="18"/>
                </w:rPr>
                <m:t>λ.</m:t>
              </m:r>
            </m:oMath>
          </w:p>
        </w:tc>
        <w:tc>
          <w:tcPr>
            <w:tcW w:w="1141" w:type="pct"/>
            <w:vAlign w:val="center"/>
          </w:tcPr>
          <w:p w14:paraId="7BC2BC7B"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Daily time series of number of infected individuals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1</w:t>
            </w:r>
            <w:r w:rsidRPr="009B3721">
              <w:rPr>
                <w:sz w:val="18"/>
                <w:szCs w:val="18"/>
              </w:rPr>
              <w:t xml:space="preserve">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 xml:space="preserve">2 </w:t>
            </w:r>
            <w:r w:rsidRPr="009B3721">
              <w:rPr>
                <w:sz w:val="18"/>
                <w:szCs w:val="18"/>
              </w:rPr>
              <w:t xml:space="preserve">(as output). </w:t>
            </w:r>
          </w:p>
        </w:tc>
        <w:tc>
          <w:tcPr>
            <w:tcW w:w="1784" w:type="pct"/>
            <w:vAlign w:val="center"/>
          </w:tcPr>
          <w:p w14:paraId="45481625" w14:textId="0770F8EE"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Time varying growth rate of infection is estimated from input and modeled using least-squares regression. Maximum likelihood approach used for estimation. </w:t>
            </w:r>
          </w:p>
        </w:tc>
      </w:tr>
      <w:tr w:rsidR="009B3721" w:rsidRPr="009B3721" w14:paraId="05F60BEF" w14:textId="77777777" w:rsidTr="00B43EBD">
        <w:tc>
          <w:tcPr>
            <w:cnfStyle w:val="001000000000" w:firstRow="0" w:lastRow="0" w:firstColumn="1" w:lastColumn="0" w:oddVBand="0" w:evenVBand="0" w:oddHBand="0" w:evenHBand="0" w:firstRowFirstColumn="0" w:firstRowLastColumn="0" w:lastRowFirstColumn="0" w:lastRowLastColumn="0"/>
            <w:tcW w:w="926" w:type="pct"/>
            <w:vAlign w:val="center"/>
          </w:tcPr>
          <w:p w14:paraId="35535F0B" w14:textId="77777777" w:rsidR="009B3721" w:rsidRPr="009B3721" w:rsidRDefault="009B3721" w:rsidP="000A58B0">
            <w:pPr>
              <w:spacing w:line="240" w:lineRule="auto"/>
              <w:contextualSpacing/>
              <w:jc w:val="center"/>
              <w:rPr>
                <w:b w:val="0"/>
                <w:bCs w:val="0"/>
                <w:sz w:val="18"/>
                <w:szCs w:val="18"/>
              </w:rPr>
            </w:pPr>
            <w:proofErr w:type="spellStart"/>
            <w:r w:rsidRPr="009B3721">
              <w:rPr>
                <w:sz w:val="18"/>
                <w:szCs w:val="18"/>
              </w:rPr>
              <w:t>eSIR</w:t>
            </w:r>
            <w:proofErr w:type="spellEnd"/>
          </w:p>
          <w:p w14:paraId="5A71F1C0" w14:textId="77777777" w:rsidR="009B3721" w:rsidRPr="009B3721" w:rsidRDefault="009B3721" w:rsidP="000A58B0">
            <w:pPr>
              <w:spacing w:line="240" w:lineRule="auto"/>
              <w:contextualSpacing/>
              <w:jc w:val="center"/>
              <w:rPr>
                <w:sz w:val="18"/>
                <w:szCs w:val="18"/>
              </w:rPr>
            </w:pPr>
            <w:r w:rsidRPr="009B3721">
              <w:rPr>
                <w:sz w:val="18"/>
                <w:szCs w:val="18"/>
              </w:rPr>
              <w:t xml:space="preserve">(Wang, L. et al., 2020) </w:t>
            </w:r>
          </w:p>
        </w:tc>
        <w:tc>
          <w:tcPr>
            <w:tcW w:w="1149" w:type="pct"/>
            <w:vAlign w:val="center"/>
          </w:tcPr>
          <w:p w14:paraId="60543AE6"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color w:val="000000" w:themeColor="text1"/>
                <w:sz w:val="18"/>
                <w:szCs w:val="18"/>
              </w:rPr>
              <w:t>Extension of the standard SIR</w:t>
            </w:r>
            <w:r w:rsidRPr="009B3721">
              <w:rPr>
                <w:color w:val="000000" w:themeColor="text1"/>
                <w:sz w:val="18"/>
                <w:szCs w:val="18"/>
                <w:vertAlign w:val="superscript"/>
              </w:rPr>
              <w:t>2</w:t>
            </w:r>
            <w:r w:rsidRPr="009B3721">
              <w:rPr>
                <w:color w:val="000000" w:themeColor="text1"/>
                <w:sz w:val="18"/>
                <w:szCs w:val="18"/>
              </w:rPr>
              <w:t xml:space="preserve"> compartmental model.</w:t>
            </w:r>
          </w:p>
        </w:tc>
        <w:tc>
          <w:tcPr>
            <w:tcW w:w="1141" w:type="pct"/>
            <w:vAlign w:val="center"/>
          </w:tcPr>
          <w:p w14:paraId="1A6475D4"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 xml:space="preserve">Daily time series data on proportion of infected and recovered individuals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1</w:t>
            </w:r>
            <w:r w:rsidRPr="009B3721">
              <w:rPr>
                <w:sz w:val="18"/>
                <w:szCs w:val="18"/>
              </w:rPr>
              <w:t xml:space="preserve">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 xml:space="preserve">2 </w:t>
            </w:r>
            <w:r w:rsidRPr="009B3721">
              <w:rPr>
                <w:sz w:val="18"/>
                <w:szCs w:val="18"/>
              </w:rPr>
              <w:t>along with posterior distribution of parameters and prevalence values of the three compartments in the model (as output).</w:t>
            </w:r>
          </w:p>
        </w:tc>
        <w:tc>
          <w:tcPr>
            <w:tcW w:w="1784" w:type="pct"/>
            <w:vAlign w:val="center"/>
          </w:tcPr>
          <w:p w14:paraId="1B5E2675" w14:textId="4AF7DE9F"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m:oMath>
              <m:r>
                <w:rPr>
                  <w:rFonts w:ascii="Cambria Math" w:hAnsi="Cambria Math"/>
                  <w:sz w:val="18"/>
                  <w:szCs w:val="18"/>
                </w:rPr>
                <m:t>β</m:t>
              </m:r>
              <m:r>
                <m:rPr>
                  <m:sty m:val="p"/>
                </m:rPr>
                <w:rPr>
                  <w:rFonts w:ascii="Cambria Math" w:hAnsi="Cambria Math"/>
                  <w:sz w:val="18"/>
                  <w:szCs w:val="18"/>
                </w:rPr>
                <m:t xml:space="preserve"> </m:t>
              </m:r>
            </m:oMath>
            <w:r w:rsidRPr="009B3721">
              <w:rPr>
                <w:sz w:val="18"/>
                <w:szCs w:val="18"/>
              </w:rPr>
              <w:t xml:space="preserve">and </w:t>
            </w:r>
            <m:oMath>
              <m:r>
                <w:rPr>
                  <w:rFonts w:ascii="Cambria Math" w:hAnsi="Cambria Math"/>
                  <w:sz w:val="18"/>
                  <w:szCs w:val="18"/>
                </w:rPr>
                <m:t>γ</m:t>
              </m:r>
            </m:oMath>
            <w:r w:rsidRPr="009B3721">
              <w:rPr>
                <w:sz w:val="18"/>
                <w:szCs w:val="18"/>
              </w:rPr>
              <w:t xml:space="preserve"> control transmission and removal rates respectively.</w:t>
            </w:r>
            <w:r w:rsidR="000A58B0">
              <w:rPr>
                <w:sz w:val="18"/>
                <w:szCs w:val="18"/>
              </w:rPr>
              <w:t xml:space="preserve"> </w:t>
            </w:r>
            <m:oMath>
              <m:r>
                <m:rPr>
                  <m:sty m:val="bi"/>
                </m:rPr>
                <w:rPr>
                  <w:rFonts w:ascii="Cambria Math" w:hAnsi="Cambria Math"/>
                  <w:sz w:val="18"/>
                  <w:szCs w:val="18"/>
                </w:rPr>
                <m:t xml:space="preserve">λ </m:t>
              </m:r>
            </m:oMath>
            <w:r w:rsidRPr="009B3721">
              <w:rPr>
                <w:sz w:val="18"/>
                <w:szCs w:val="18"/>
              </w:rPr>
              <w:t xml:space="preserve">and </w:t>
            </w:r>
            <m:oMath>
              <m:r>
                <w:rPr>
                  <w:rFonts w:ascii="Cambria Math" w:hAnsi="Cambria Math"/>
                  <w:sz w:val="18"/>
                  <w:szCs w:val="18"/>
                </w:rPr>
                <m:t>κ</m:t>
              </m:r>
            </m:oMath>
            <w:r w:rsidRPr="009B3721">
              <w:rPr>
                <w:sz w:val="18"/>
                <w:szCs w:val="18"/>
              </w:rPr>
              <w:t xml:space="preserve"> control variability of observed and latent processes respectively</w:t>
            </w:r>
            <w:r w:rsidR="000A58B0">
              <w:rPr>
                <w:sz w:val="18"/>
                <w:szCs w:val="18"/>
              </w:rPr>
              <w:t xml:space="preserve">. </w:t>
            </w:r>
            <w:r w:rsidRPr="009B3721">
              <w:rPr>
                <w:sz w:val="18"/>
                <w:szCs w:val="18"/>
              </w:rPr>
              <w:t>Estimation involves implementing MCMC</w:t>
            </w:r>
            <w:r w:rsidRPr="009B3721">
              <w:rPr>
                <w:sz w:val="18"/>
                <w:szCs w:val="18"/>
                <w:vertAlign w:val="superscript"/>
              </w:rPr>
              <w:t>3</w:t>
            </w:r>
            <w:r w:rsidRPr="009B3721">
              <w:rPr>
                <w:sz w:val="18"/>
                <w:szCs w:val="18"/>
              </w:rPr>
              <w:t xml:space="preserve"> methods for a hierarchical Bayesian framework.</w:t>
            </w:r>
          </w:p>
        </w:tc>
      </w:tr>
      <w:tr w:rsidR="009B3721" w:rsidRPr="009B3721" w14:paraId="02944DD6" w14:textId="77777777" w:rsidTr="00B43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4B34707E" w14:textId="77777777" w:rsidR="009B3721" w:rsidRPr="009B3721" w:rsidRDefault="009B3721" w:rsidP="000A58B0">
            <w:pPr>
              <w:spacing w:line="240" w:lineRule="auto"/>
              <w:contextualSpacing/>
              <w:jc w:val="center"/>
              <w:rPr>
                <w:b w:val="0"/>
                <w:bCs w:val="0"/>
                <w:sz w:val="18"/>
                <w:szCs w:val="18"/>
              </w:rPr>
            </w:pPr>
            <w:r w:rsidRPr="009B3721">
              <w:rPr>
                <w:sz w:val="18"/>
                <w:szCs w:val="18"/>
              </w:rPr>
              <w:t>SAPHIRE</w:t>
            </w:r>
          </w:p>
          <w:p w14:paraId="35CC731B" w14:textId="77777777" w:rsidR="009B3721" w:rsidRPr="009B3721" w:rsidRDefault="009B3721" w:rsidP="000A58B0">
            <w:pPr>
              <w:spacing w:line="240" w:lineRule="auto"/>
              <w:contextualSpacing/>
              <w:jc w:val="center"/>
              <w:rPr>
                <w:sz w:val="18"/>
                <w:szCs w:val="18"/>
              </w:rPr>
            </w:pPr>
            <w:r w:rsidRPr="009B3721">
              <w:rPr>
                <w:sz w:val="18"/>
                <w:szCs w:val="18"/>
              </w:rPr>
              <w:t>(Hao, X. et al., 2020)</w:t>
            </w:r>
          </w:p>
        </w:tc>
        <w:tc>
          <w:tcPr>
            <w:tcW w:w="1149" w:type="pct"/>
            <w:vAlign w:val="center"/>
          </w:tcPr>
          <w:p w14:paraId="7F68AAC5"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9B3721">
              <w:rPr>
                <w:color w:val="000000" w:themeColor="text1"/>
                <w:sz w:val="18"/>
                <w:szCs w:val="18"/>
              </w:rPr>
              <w:t>Extension of the standard SEIR</w:t>
            </w:r>
            <w:r w:rsidRPr="009B3721">
              <w:rPr>
                <w:color w:val="000000" w:themeColor="text1"/>
                <w:sz w:val="18"/>
                <w:szCs w:val="18"/>
                <w:vertAlign w:val="superscript"/>
              </w:rPr>
              <w:t>2</w:t>
            </w:r>
            <w:r w:rsidRPr="009B3721">
              <w:rPr>
                <w:color w:val="000000" w:themeColor="text1"/>
                <w:sz w:val="18"/>
                <w:szCs w:val="18"/>
              </w:rPr>
              <w:t xml:space="preserve"> compartmental model.</w:t>
            </w:r>
          </w:p>
        </w:tc>
        <w:tc>
          <w:tcPr>
            <w:tcW w:w="1141" w:type="pct"/>
            <w:vAlign w:val="center"/>
          </w:tcPr>
          <w:p w14:paraId="6D6C5135"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Daily time series data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 xml:space="preserve">1 </w:t>
            </w:r>
            <w:r w:rsidRPr="009B3721">
              <w:rPr>
                <w:sz w:val="18"/>
                <w:szCs w:val="18"/>
              </w:rPr>
              <w:t xml:space="preserve">on count of infected individuals (as input) and count of infected and removed individuals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2</w:t>
            </w:r>
            <w:r w:rsidRPr="009B3721">
              <w:rPr>
                <w:sz w:val="18"/>
                <w:szCs w:val="18"/>
              </w:rPr>
              <w:t xml:space="preserve"> along with posterior distributions of parameters (as output). Unreported cases are also presented. </w:t>
            </w:r>
          </w:p>
        </w:tc>
        <w:tc>
          <w:tcPr>
            <w:tcW w:w="1784" w:type="pct"/>
            <w:vAlign w:val="center"/>
          </w:tcPr>
          <w:p w14:paraId="5C7B55B8" w14:textId="22244B49"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See Section 2.1.c for details on parameters. Estimation involves implementing MCMC</w:t>
            </w:r>
            <w:r w:rsidRPr="009B3721">
              <w:rPr>
                <w:sz w:val="18"/>
                <w:szCs w:val="18"/>
                <w:vertAlign w:val="superscript"/>
              </w:rPr>
              <w:t>3</w:t>
            </w:r>
            <w:r w:rsidRPr="009B3721">
              <w:rPr>
                <w:sz w:val="18"/>
                <w:szCs w:val="18"/>
              </w:rPr>
              <w:t xml:space="preserve"> methods for a Bayesian framework.</w:t>
            </w:r>
          </w:p>
        </w:tc>
      </w:tr>
      <w:tr w:rsidR="009B3721" w:rsidRPr="009B3721" w14:paraId="26058882" w14:textId="77777777" w:rsidTr="00B43EBD">
        <w:tc>
          <w:tcPr>
            <w:cnfStyle w:val="001000000000" w:firstRow="0" w:lastRow="0" w:firstColumn="1" w:lastColumn="0" w:oddVBand="0" w:evenVBand="0" w:oddHBand="0" w:evenHBand="0" w:firstRowFirstColumn="0" w:firstRowLastColumn="0" w:lastRowFirstColumn="0" w:lastRowLastColumn="0"/>
            <w:tcW w:w="926" w:type="pct"/>
            <w:vAlign w:val="center"/>
          </w:tcPr>
          <w:p w14:paraId="0E7AC3FE" w14:textId="77777777" w:rsidR="009B3721" w:rsidRPr="009B3721" w:rsidRDefault="009B3721" w:rsidP="000A58B0">
            <w:pPr>
              <w:spacing w:line="240" w:lineRule="auto"/>
              <w:contextualSpacing/>
              <w:jc w:val="center"/>
              <w:rPr>
                <w:b w:val="0"/>
                <w:bCs w:val="0"/>
                <w:i/>
                <w:iCs/>
                <w:sz w:val="18"/>
                <w:szCs w:val="18"/>
              </w:rPr>
            </w:pPr>
            <w:r w:rsidRPr="009B3721">
              <w:rPr>
                <w:sz w:val="18"/>
                <w:szCs w:val="18"/>
              </w:rPr>
              <w:t>SEIR-</w:t>
            </w:r>
            <w:proofErr w:type="spellStart"/>
            <w:r w:rsidRPr="009B3721">
              <w:rPr>
                <w:i/>
                <w:iCs/>
                <w:sz w:val="18"/>
                <w:szCs w:val="18"/>
              </w:rPr>
              <w:t>fansy</w:t>
            </w:r>
            <w:proofErr w:type="spellEnd"/>
          </w:p>
          <w:p w14:paraId="16BD9210" w14:textId="77777777" w:rsidR="009B3721" w:rsidRPr="009B3721" w:rsidRDefault="009B3721" w:rsidP="000A58B0">
            <w:pPr>
              <w:spacing w:line="240" w:lineRule="auto"/>
              <w:contextualSpacing/>
              <w:jc w:val="center"/>
              <w:rPr>
                <w:sz w:val="18"/>
                <w:szCs w:val="18"/>
              </w:rPr>
            </w:pPr>
            <w:r w:rsidRPr="009B3721">
              <w:rPr>
                <w:sz w:val="18"/>
                <w:szCs w:val="18"/>
              </w:rPr>
              <w:t>(</w:t>
            </w:r>
            <w:proofErr w:type="spellStart"/>
            <w:r w:rsidRPr="009B3721">
              <w:rPr>
                <w:sz w:val="18"/>
                <w:szCs w:val="18"/>
              </w:rPr>
              <w:t>Bhaduri</w:t>
            </w:r>
            <w:proofErr w:type="spellEnd"/>
            <w:r w:rsidRPr="009B3721">
              <w:rPr>
                <w:sz w:val="18"/>
                <w:szCs w:val="18"/>
              </w:rPr>
              <w:t>, R., Kundu, R. et al., 2020)</w:t>
            </w:r>
          </w:p>
        </w:tc>
        <w:tc>
          <w:tcPr>
            <w:tcW w:w="1149" w:type="pct"/>
            <w:vAlign w:val="center"/>
          </w:tcPr>
          <w:p w14:paraId="01992F6E"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Another extension of standard SEIR</w:t>
            </w:r>
            <w:r w:rsidRPr="009B3721">
              <w:rPr>
                <w:sz w:val="18"/>
                <w:szCs w:val="18"/>
                <w:vertAlign w:val="superscript"/>
              </w:rPr>
              <w:t>2</w:t>
            </w:r>
            <w:r w:rsidRPr="009B3721">
              <w:rPr>
                <w:sz w:val="18"/>
                <w:szCs w:val="18"/>
              </w:rPr>
              <w:t>, accounting for the possible effect of misclassifications due to imperfect testing.</w:t>
            </w:r>
          </w:p>
        </w:tc>
        <w:tc>
          <w:tcPr>
            <w:tcW w:w="1141" w:type="pct"/>
            <w:shd w:val="clear" w:color="auto" w:fill="F2F2F2" w:themeFill="background1" w:themeFillShade="F2"/>
            <w:vAlign w:val="center"/>
          </w:tcPr>
          <w:p w14:paraId="6CBD4A9A"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 xml:space="preserve">Daily time series data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 xml:space="preserve">1 </w:t>
            </w:r>
            <w:r w:rsidRPr="009B3721">
              <w:rPr>
                <w:sz w:val="18"/>
                <w:szCs w:val="18"/>
              </w:rPr>
              <w:t xml:space="preserve">on proportion of dead, infected and recovered individuals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2</w:t>
            </w:r>
            <w:r w:rsidRPr="009B3721">
              <w:rPr>
                <w:sz w:val="18"/>
                <w:szCs w:val="18"/>
              </w:rPr>
              <w:t xml:space="preserve"> along with posterior distributions of parameters and prevalence values of compartments in the model (as output). Unreported cases and deaths are also projected.</w:t>
            </w:r>
          </w:p>
        </w:tc>
        <w:tc>
          <w:tcPr>
            <w:tcW w:w="1784" w:type="pct"/>
            <w:vAlign w:val="center"/>
          </w:tcPr>
          <w:p w14:paraId="34E3E644"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 xml:space="preserve">See </w:t>
            </w:r>
            <w:r w:rsidRPr="009B3721">
              <w:rPr>
                <w:b/>
                <w:bCs/>
                <w:i/>
                <w:iCs/>
                <w:sz w:val="18"/>
                <w:szCs w:val="18"/>
              </w:rPr>
              <w:t>Supplementary Table S1</w:t>
            </w:r>
            <w:r w:rsidRPr="009B3721">
              <w:rPr>
                <w:sz w:val="18"/>
                <w:szCs w:val="18"/>
              </w:rPr>
              <w:t xml:space="preserve"> for details on parameters. Estimation involves implementing MCMC</w:t>
            </w:r>
            <w:r w:rsidRPr="009B3721">
              <w:rPr>
                <w:sz w:val="18"/>
                <w:szCs w:val="18"/>
                <w:vertAlign w:val="superscript"/>
              </w:rPr>
              <w:t>3</w:t>
            </w:r>
            <w:r w:rsidRPr="009B3721">
              <w:rPr>
                <w:sz w:val="18"/>
                <w:szCs w:val="18"/>
              </w:rPr>
              <w:t xml:space="preserve"> methods for a hierarchical Bayesian framework.</w:t>
            </w:r>
          </w:p>
        </w:tc>
      </w:tr>
      <w:tr w:rsidR="009B3721" w:rsidRPr="009B3721" w14:paraId="133C3350" w14:textId="77777777" w:rsidTr="00B43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3D52B9D8" w14:textId="77777777" w:rsidR="009B3721" w:rsidRPr="009B3721" w:rsidRDefault="009B3721" w:rsidP="000A58B0">
            <w:pPr>
              <w:spacing w:line="240" w:lineRule="auto"/>
              <w:contextualSpacing/>
              <w:jc w:val="center"/>
              <w:rPr>
                <w:b w:val="0"/>
                <w:bCs w:val="0"/>
                <w:sz w:val="18"/>
                <w:szCs w:val="18"/>
              </w:rPr>
            </w:pPr>
            <w:r w:rsidRPr="009B3721">
              <w:rPr>
                <w:sz w:val="18"/>
                <w:szCs w:val="18"/>
              </w:rPr>
              <w:t>ICM</w:t>
            </w:r>
          </w:p>
          <w:p w14:paraId="29B06C69" w14:textId="77777777" w:rsidR="009B3721" w:rsidRPr="009B3721" w:rsidRDefault="009B3721" w:rsidP="000A58B0">
            <w:pPr>
              <w:spacing w:line="240" w:lineRule="auto"/>
              <w:contextualSpacing/>
              <w:jc w:val="center"/>
              <w:rPr>
                <w:sz w:val="18"/>
                <w:szCs w:val="18"/>
              </w:rPr>
            </w:pPr>
            <w:r w:rsidRPr="009B3721">
              <w:rPr>
                <w:sz w:val="18"/>
                <w:szCs w:val="18"/>
              </w:rPr>
              <w:t>(Flaxman et.al., 2020)</w:t>
            </w:r>
          </w:p>
        </w:tc>
        <w:tc>
          <w:tcPr>
            <w:tcW w:w="1149" w:type="pct"/>
            <w:vAlign w:val="center"/>
          </w:tcPr>
          <w:p w14:paraId="703BC2EC"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Renewal equation used to model infections as a latent process. Deaths are linked to infections via a survival distribution. Accounts for changes in behavior and various governmental policies enacted. </w:t>
            </w:r>
          </w:p>
        </w:tc>
        <w:tc>
          <w:tcPr>
            <w:tcW w:w="1141" w:type="pct"/>
            <w:vAlign w:val="center"/>
          </w:tcPr>
          <w:p w14:paraId="3FB1BC37"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Daily time series data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 xml:space="preserve">1 </w:t>
            </w:r>
            <w:r w:rsidRPr="009B3721">
              <w:rPr>
                <w:sz w:val="18"/>
                <w:szCs w:val="18"/>
              </w:rPr>
              <w:t xml:space="preserve">on count of dead individuals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rPr>
              <w:t xml:space="preserve"> (as output). Posterior over infections, deaths and various parameters. </w:t>
            </w:r>
          </w:p>
          <w:p w14:paraId="208E53C9"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Infections include both symptomatic and asymptomatic ones.</w:t>
            </w:r>
          </w:p>
        </w:tc>
        <w:tc>
          <w:tcPr>
            <w:tcW w:w="1784" w:type="pct"/>
            <w:vAlign w:val="center"/>
          </w:tcPr>
          <w:p w14:paraId="0F311CA4"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See Section 2.1.e for details on parameters. </w:t>
            </w:r>
          </w:p>
          <w:p w14:paraId="6A247227"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Estimation is done via HMC</w:t>
            </w:r>
            <w:r w:rsidRPr="009B3721">
              <w:rPr>
                <w:sz w:val="18"/>
                <w:szCs w:val="18"/>
                <w:vertAlign w:val="superscript"/>
              </w:rPr>
              <w:t>4</w:t>
            </w:r>
            <w:r w:rsidRPr="009B3721">
              <w:rPr>
                <w:sz w:val="18"/>
                <w:szCs w:val="18"/>
              </w:rPr>
              <w:t xml:space="preserve"> using STAN.</w:t>
            </w:r>
          </w:p>
        </w:tc>
      </w:tr>
    </w:tbl>
    <w:p w14:paraId="0789422F" w14:textId="2E59DE58" w:rsidR="009B3721" w:rsidRPr="000A58B0" w:rsidRDefault="009B3721" w:rsidP="000A58B0">
      <w:pPr>
        <w:pStyle w:val="Caption"/>
        <w:spacing w:line="240" w:lineRule="auto"/>
        <w:contextualSpacing/>
        <w:jc w:val="center"/>
        <w:rPr>
          <w:sz w:val="18"/>
          <w:szCs w:val="18"/>
        </w:rPr>
      </w:pPr>
      <w:r w:rsidRPr="000A58B0">
        <w:rPr>
          <w:sz w:val="18"/>
          <w:szCs w:val="18"/>
        </w:rPr>
        <w:t xml:space="preserve">Table </w:t>
      </w:r>
      <w:r w:rsidRPr="000A58B0">
        <w:rPr>
          <w:sz w:val="18"/>
          <w:szCs w:val="18"/>
        </w:rPr>
        <w:fldChar w:fldCharType="begin"/>
      </w:r>
      <w:r w:rsidRPr="000A58B0">
        <w:rPr>
          <w:sz w:val="18"/>
          <w:szCs w:val="18"/>
        </w:rPr>
        <w:instrText xml:space="preserve"> SEQ Table \* ARABIC </w:instrText>
      </w:r>
      <w:r w:rsidRPr="000A58B0">
        <w:rPr>
          <w:sz w:val="18"/>
          <w:szCs w:val="18"/>
        </w:rPr>
        <w:fldChar w:fldCharType="separate"/>
      </w:r>
      <w:r w:rsidR="008D4950">
        <w:rPr>
          <w:noProof/>
          <w:sz w:val="18"/>
          <w:szCs w:val="18"/>
        </w:rPr>
        <w:t>1</w:t>
      </w:r>
      <w:r w:rsidRPr="000A58B0">
        <w:rPr>
          <w:sz w:val="18"/>
          <w:szCs w:val="18"/>
        </w:rPr>
        <w:fldChar w:fldCharType="end"/>
      </w:r>
      <w:r w:rsidRPr="000A58B0">
        <w:rPr>
          <w:sz w:val="18"/>
          <w:szCs w:val="18"/>
        </w:rPr>
        <w:t>: Overview of models studied.</w:t>
      </w:r>
    </w:p>
    <w:p w14:paraId="405EB6BD" w14:textId="77777777" w:rsidR="00D379D7" w:rsidRPr="00D379D7" w:rsidRDefault="00D379D7" w:rsidP="000A58B0">
      <w:pPr>
        <w:spacing w:line="240" w:lineRule="auto"/>
        <w:contextualSpacing/>
        <w:jc w:val="both"/>
        <w:rPr>
          <w:rFonts w:ascii="Liberation Serif" w:eastAsia="AR PL SungtiL GB" w:hAnsi="Liberation Serif" w:cs="Lohit Devanagari"/>
          <w:i/>
          <w:sz w:val="18"/>
          <w:szCs w:val="18"/>
        </w:rPr>
      </w:pPr>
    </w:p>
    <w:p w14:paraId="672E3365" w14:textId="687A8C21" w:rsidR="000A58B0" w:rsidRDefault="009B3721" w:rsidP="000A58B0">
      <w:pPr>
        <w:spacing w:line="240" w:lineRule="auto"/>
        <w:contextualSpacing/>
        <w:jc w:val="both"/>
        <w:rPr>
          <w:sz w:val="18"/>
          <w:szCs w:val="18"/>
        </w:rPr>
      </w:pPr>
      <m:oMath>
        <m:r>
          <w:rPr>
            <w:rFonts w:ascii="Cambria Math" w:hAnsi="Cambria Math"/>
            <w:sz w:val="18"/>
            <w:szCs w:val="18"/>
          </w:rPr>
          <m:t xml:space="preserve">(1) </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time of crossing 50 confirmed cases – March 12, 2020.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June 18, 2020.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rPr>
        <w:t xml:space="preserve">: June 18, 2020. </w:t>
      </w:r>
    </w:p>
    <w:p w14:paraId="49C8B13F" w14:textId="77777777" w:rsidR="000A58B0" w:rsidRDefault="009B3721" w:rsidP="000A58B0">
      <w:pPr>
        <w:spacing w:line="240" w:lineRule="auto"/>
        <w:contextualSpacing/>
        <w:jc w:val="both"/>
        <w:rPr>
          <w:sz w:val="18"/>
          <w:szCs w:val="18"/>
        </w:rPr>
      </w:pPr>
      <w:r w:rsidRPr="009B3721">
        <w:rPr>
          <w:sz w:val="18"/>
          <w:szCs w:val="18"/>
        </w:rPr>
        <w:t xml:space="preserve">(2) </w:t>
      </w:r>
      <m:oMath>
        <m:r>
          <w:rPr>
            <w:rFonts w:ascii="Cambria Math" w:hAnsi="Cambria Math"/>
            <w:sz w:val="18"/>
            <w:szCs w:val="18"/>
          </w:rPr>
          <m:t>S(E)IR</m:t>
        </m:r>
      </m:oMath>
      <w:r w:rsidRPr="009B3721">
        <w:rPr>
          <w:sz w:val="18"/>
          <w:szCs w:val="18"/>
        </w:rPr>
        <w:t xml:space="preserve">: susceptible-(exposed)-infected-removed. </w:t>
      </w:r>
    </w:p>
    <w:p w14:paraId="6B99F3ED" w14:textId="77777777" w:rsidR="000A58B0" w:rsidRDefault="009B3721" w:rsidP="000A58B0">
      <w:pPr>
        <w:spacing w:line="240" w:lineRule="auto"/>
        <w:contextualSpacing/>
        <w:jc w:val="both"/>
        <w:rPr>
          <w:sz w:val="18"/>
          <w:szCs w:val="18"/>
        </w:rPr>
      </w:pPr>
      <w:r w:rsidRPr="009B3721">
        <w:rPr>
          <w:sz w:val="18"/>
          <w:szCs w:val="18"/>
        </w:rPr>
        <w:t>(3) MCMC: Markov chain-Monte Carlo.</w:t>
      </w:r>
    </w:p>
    <w:p w14:paraId="49677436" w14:textId="7CDFCC2C" w:rsidR="00CB6820" w:rsidRDefault="009B3721" w:rsidP="000A58B0">
      <w:pPr>
        <w:spacing w:line="240" w:lineRule="auto"/>
        <w:contextualSpacing/>
        <w:jc w:val="both"/>
        <w:rPr>
          <w:sz w:val="18"/>
          <w:szCs w:val="18"/>
        </w:rPr>
      </w:pPr>
      <w:r w:rsidRPr="009B3721">
        <w:rPr>
          <w:sz w:val="18"/>
          <w:szCs w:val="18"/>
        </w:rPr>
        <w:t>(4) Hamiltonian Monte Carlo.</w:t>
      </w:r>
    </w:p>
    <w:p w14:paraId="30A89E4F" w14:textId="4FCE0CF2" w:rsidR="00D379D7" w:rsidRDefault="00D379D7" w:rsidP="000A58B0">
      <w:pPr>
        <w:spacing w:line="240" w:lineRule="auto"/>
        <w:contextualSpacing/>
        <w:jc w:val="both"/>
        <w:rPr>
          <w:sz w:val="18"/>
          <w:szCs w:val="18"/>
        </w:rPr>
      </w:pPr>
    </w:p>
    <w:p w14:paraId="2ED38E5C" w14:textId="05092F39" w:rsidR="00D379D7" w:rsidRDefault="00D379D7" w:rsidP="000A58B0">
      <w:pPr>
        <w:spacing w:line="240" w:lineRule="auto"/>
        <w:contextualSpacing/>
        <w:jc w:val="both"/>
        <w:rPr>
          <w:sz w:val="18"/>
          <w:szCs w:val="18"/>
        </w:rPr>
      </w:pPr>
    </w:p>
    <w:p w14:paraId="4C656257" w14:textId="33E396DD" w:rsidR="00D379D7" w:rsidRDefault="00D379D7" w:rsidP="000A58B0">
      <w:pPr>
        <w:spacing w:line="240" w:lineRule="auto"/>
        <w:contextualSpacing/>
        <w:jc w:val="both"/>
        <w:rPr>
          <w:sz w:val="18"/>
          <w:szCs w:val="18"/>
        </w:rPr>
      </w:pPr>
    </w:p>
    <w:p w14:paraId="3D1F7CB8" w14:textId="7C006FEA" w:rsidR="00A42781" w:rsidRDefault="00A42781" w:rsidP="000A58B0">
      <w:pPr>
        <w:spacing w:line="240" w:lineRule="auto"/>
        <w:contextualSpacing/>
        <w:jc w:val="both"/>
        <w:rPr>
          <w:sz w:val="18"/>
          <w:szCs w:val="18"/>
        </w:rPr>
      </w:pPr>
    </w:p>
    <w:p w14:paraId="37D25261" w14:textId="1AAF1C25" w:rsidR="00A42781" w:rsidRDefault="00A42781" w:rsidP="000A58B0">
      <w:pPr>
        <w:spacing w:line="240" w:lineRule="auto"/>
        <w:contextualSpacing/>
        <w:jc w:val="both"/>
        <w:rPr>
          <w:sz w:val="18"/>
          <w:szCs w:val="18"/>
        </w:rPr>
      </w:pPr>
    </w:p>
    <w:p w14:paraId="4AD7872A" w14:textId="49693A49" w:rsidR="00A42781" w:rsidRDefault="00A42781" w:rsidP="000A58B0">
      <w:pPr>
        <w:spacing w:line="240" w:lineRule="auto"/>
        <w:contextualSpacing/>
        <w:jc w:val="both"/>
        <w:rPr>
          <w:sz w:val="18"/>
          <w:szCs w:val="18"/>
        </w:rPr>
      </w:pPr>
    </w:p>
    <w:p w14:paraId="16FD06A3" w14:textId="03F44FAB" w:rsidR="00A42781" w:rsidRDefault="00A42781" w:rsidP="00A42781">
      <w:pPr>
        <w:pStyle w:val="Caption"/>
        <w:spacing w:line="240" w:lineRule="auto"/>
        <w:contextualSpacing/>
        <w:jc w:val="center"/>
        <w:rPr>
          <w:sz w:val="18"/>
          <w:szCs w:val="18"/>
        </w:rPr>
      </w:pPr>
      <w:r w:rsidRPr="00A42781">
        <w:rPr>
          <w:sz w:val="18"/>
          <w:szCs w:val="18"/>
        </w:rPr>
        <w:lastRenderedPageBreak/>
        <w:t>Table 2: Comparison of projections and prediction accuracies of the models under consideration.</w:t>
      </w:r>
    </w:p>
    <w:p w14:paraId="4EA10C4A" w14:textId="77777777" w:rsidR="00A42781" w:rsidRPr="00A42781" w:rsidRDefault="00A42781" w:rsidP="00A42781">
      <w:pPr>
        <w:pStyle w:val="Caption"/>
        <w:spacing w:line="240" w:lineRule="auto"/>
        <w:contextualSpacing/>
        <w:jc w:val="center"/>
        <w:rPr>
          <w:sz w:val="18"/>
          <w:szCs w:val="18"/>
        </w:rPr>
      </w:pPr>
    </w:p>
    <w:tbl>
      <w:tblPr>
        <w:tblStyle w:val="PlainTable4"/>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2987"/>
        <w:gridCol w:w="1980"/>
        <w:gridCol w:w="1923"/>
        <w:gridCol w:w="1940"/>
        <w:gridCol w:w="1934"/>
        <w:gridCol w:w="1986"/>
      </w:tblGrid>
      <w:tr w:rsidR="008207E4" w:rsidRPr="009B3721" w14:paraId="6C8D7BE3" w14:textId="13A04266" w:rsidTr="000E3CF8">
        <w:trPr>
          <w:cnfStyle w:val="100000000000" w:firstRow="1" w:lastRow="0" w:firstColumn="0" w:lastColumn="0" w:oddVBand="0" w:evenVBand="0" w:oddHBand="0" w:evenHBand="0" w:firstRowFirstColumn="0" w:firstRowLastColumn="0" w:lastRowFirstColumn="0" w:lastRowLastColumn="0"/>
          <w:trHeight w:hRule="exact" w:val="720"/>
          <w:jc w:val="center"/>
        </w:trPr>
        <w:tc>
          <w:tcPr>
            <w:cnfStyle w:val="001000000000" w:firstRow="0" w:lastRow="0" w:firstColumn="1" w:lastColumn="0" w:oddVBand="0" w:evenVBand="0" w:oddHBand="0" w:evenHBand="0" w:firstRowFirstColumn="0" w:firstRowLastColumn="0" w:lastRowFirstColumn="0" w:lastRowLastColumn="0"/>
            <w:tcW w:w="1608" w:type="pct"/>
            <w:gridSpan w:val="2"/>
            <w:vMerge w:val="restart"/>
            <w:vAlign w:val="center"/>
          </w:tcPr>
          <w:p w14:paraId="20E20FFD" w14:textId="77777777" w:rsidR="008207E4" w:rsidRPr="009B3721" w:rsidRDefault="008207E4" w:rsidP="00D379D7">
            <w:pPr>
              <w:spacing w:line="240" w:lineRule="auto"/>
              <w:contextualSpacing/>
              <w:jc w:val="center"/>
              <w:rPr>
                <w:sz w:val="18"/>
                <w:szCs w:val="18"/>
              </w:rPr>
            </w:pPr>
          </w:p>
        </w:tc>
        <w:tc>
          <w:tcPr>
            <w:tcW w:w="3392" w:type="pct"/>
            <w:gridSpan w:val="5"/>
            <w:vAlign w:val="center"/>
          </w:tcPr>
          <w:p w14:paraId="1B8C3301" w14:textId="77777777" w:rsidR="008207E4" w:rsidRPr="009B3721" w:rsidRDefault="008207E4" w:rsidP="00D379D7">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9B3721">
              <w:rPr>
                <w:sz w:val="18"/>
                <w:szCs w:val="18"/>
              </w:rPr>
              <w:t>Model</w:t>
            </w:r>
          </w:p>
        </w:tc>
      </w:tr>
      <w:tr w:rsidR="008207E4" w:rsidRPr="009B3721" w14:paraId="4CB2FE14" w14:textId="12449C76" w:rsidTr="003A25B0">
        <w:trPr>
          <w:cnfStyle w:val="000000100000" w:firstRow="0" w:lastRow="0" w:firstColumn="0" w:lastColumn="0" w:oddVBand="0" w:evenVBand="0" w:oddHBand="1" w:evenHBand="0" w:firstRowFirstColumn="0" w:firstRowLastColumn="0" w:lastRowFirstColumn="0" w:lastRowLastColumn="0"/>
          <w:trHeight w:hRule="exact" w:val="720"/>
          <w:jc w:val="center"/>
        </w:trPr>
        <w:tc>
          <w:tcPr>
            <w:cnfStyle w:val="001000000000" w:firstRow="0" w:lastRow="0" w:firstColumn="1" w:lastColumn="0" w:oddVBand="0" w:evenVBand="0" w:oddHBand="0" w:evenHBand="0" w:firstRowFirstColumn="0" w:firstRowLastColumn="0" w:lastRowFirstColumn="0" w:lastRowLastColumn="0"/>
            <w:tcW w:w="1608" w:type="pct"/>
            <w:gridSpan w:val="2"/>
            <w:vMerge/>
            <w:vAlign w:val="center"/>
          </w:tcPr>
          <w:p w14:paraId="0AD69B18" w14:textId="77777777" w:rsidR="008207E4" w:rsidRPr="009B3721" w:rsidRDefault="008207E4" w:rsidP="00D379D7">
            <w:pPr>
              <w:spacing w:line="240" w:lineRule="auto"/>
              <w:contextualSpacing/>
              <w:jc w:val="center"/>
              <w:rPr>
                <w:sz w:val="18"/>
                <w:szCs w:val="18"/>
              </w:rPr>
            </w:pPr>
          </w:p>
        </w:tc>
        <w:tc>
          <w:tcPr>
            <w:tcW w:w="688" w:type="pct"/>
            <w:vAlign w:val="center"/>
          </w:tcPr>
          <w:p w14:paraId="6608A349" w14:textId="77777777" w:rsidR="008207E4" w:rsidRPr="009B3721"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Baseline</w:t>
            </w:r>
          </w:p>
        </w:tc>
        <w:tc>
          <w:tcPr>
            <w:tcW w:w="668" w:type="pct"/>
            <w:vAlign w:val="center"/>
          </w:tcPr>
          <w:p w14:paraId="746D10DE" w14:textId="77777777" w:rsidR="008207E4" w:rsidRPr="009B3721"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9B3721">
              <w:rPr>
                <w:b/>
                <w:bCs/>
                <w:sz w:val="18"/>
                <w:szCs w:val="18"/>
              </w:rPr>
              <w:t>eSIR</w:t>
            </w:r>
            <w:proofErr w:type="spellEnd"/>
          </w:p>
        </w:tc>
        <w:tc>
          <w:tcPr>
            <w:tcW w:w="674" w:type="pct"/>
            <w:vAlign w:val="center"/>
          </w:tcPr>
          <w:p w14:paraId="172CFD53" w14:textId="59912E62" w:rsidR="008207E4" w:rsidRPr="009B3721" w:rsidRDefault="00D53290"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SAPHIRE</w:t>
            </w:r>
          </w:p>
        </w:tc>
        <w:tc>
          <w:tcPr>
            <w:tcW w:w="672" w:type="pct"/>
            <w:vAlign w:val="center"/>
          </w:tcPr>
          <w:p w14:paraId="33FF298D" w14:textId="174679DB" w:rsidR="008207E4" w:rsidRPr="009B3721"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SEIR-</w:t>
            </w:r>
            <w:proofErr w:type="spellStart"/>
            <w:r w:rsidRPr="009B3721">
              <w:rPr>
                <w:b/>
                <w:bCs/>
                <w:i/>
                <w:iCs/>
                <w:sz w:val="18"/>
                <w:szCs w:val="18"/>
              </w:rPr>
              <w:t>fansy</w:t>
            </w:r>
            <w:proofErr w:type="spellEnd"/>
          </w:p>
        </w:tc>
        <w:tc>
          <w:tcPr>
            <w:tcW w:w="690" w:type="pct"/>
            <w:vAlign w:val="center"/>
          </w:tcPr>
          <w:p w14:paraId="5EE9DC3D" w14:textId="09EBB67F" w:rsidR="008207E4" w:rsidRPr="009B3721" w:rsidRDefault="00C21973"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ICM</w:t>
            </w:r>
          </w:p>
        </w:tc>
      </w:tr>
      <w:tr w:rsidR="005D55F9" w:rsidRPr="009B3721" w14:paraId="4B7860B0" w14:textId="5D43BA69" w:rsidTr="005D55F9">
        <w:trPr>
          <w:trHeight w:hRule="exact" w:val="720"/>
          <w:jc w:val="center"/>
        </w:trPr>
        <w:tc>
          <w:tcPr>
            <w:cnfStyle w:val="001000000000" w:firstRow="0" w:lastRow="0" w:firstColumn="1" w:lastColumn="0" w:oddVBand="0" w:evenVBand="0" w:oddHBand="0" w:evenHBand="0" w:firstRowFirstColumn="0" w:firstRowLastColumn="0" w:lastRowFirstColumn="0" w:lastRowLastColumn="0"/>
            <w:tcW w:w="570" w:type="pct"/>
            <w:vMerge w:val="restart"/>
            <w:textDirection w:val="btLr"/>
            <w:vAlign w:val="center"/>
          </w:tcPr>
          <w:p w14:paraId="09CA3104" w14:textId="65DC9B60" w:rsidR="005D55F9" w:rsidRPr="009B3721" w:rsidRDefault="005D55F9" w:rsidP="00D379D7">
            <w:pPr>
              <w:spacing w:line="240" w:lineRule="auto"/>
              <w:ind w:left="113" w:right="113"/>
              <w:contextualSpacing/>
              <w:jc w:val="center"/>
              <w:rPr>
                <w:sz w:val="18"/>
                <w:szCs w:val="18"/>
              </w:rPr>
            </w:pPr>
            <w:r w:rsidRPr="009B3721">
              <w:rPr>
                <w:sz w:val="18"/>
                <w:szCs w:val="18"/>
              </w:rPr>
              <w:t xml:space="preserve">Estimated mean reproduction number </w:t>
            </w:r>
            <m:oMath>
              <m:r>
                <m:rPr>
                  <m:sty m:val="bi"/>
                </m:rPr>
                <w:rPr>
                  <w:rFonts w:ascii="Cambria Math" w:hAnsi="Cambria Math"/>
                  <w:sz w:val="18"/>
                  <w:szCs w:val="18"/>
                </w:rPr>
                <m:t>R</m:t>
              </m:r>
            </m:oMath>
            <w:r w:rsidRPr="009B3721">
              <w:rPr>
                <w:sz w:val="18"/>
                <w:szCs w:val="18"/>
              </w:rPr>
              <w:t xml:space="preserve"> [95% CI]</w:t>
            </w:r>
          </w:p>
        </w:tc>
        <w:tc>
          <w:tcPr>
            <w:tcW w:w="1038" w:type="pct"/>
            <w:vAlign w:val="center"/>
          </w:tcPr>
          <w:p w14:paraId="2CC72193" w14:textId="77777777" w:rsidR="005D55F9" w:rsidRPr="009B3721" w:rsidRDefault="005D55F9"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B3721">
              <w:rPr>
                <w:b/>
                <w:bCs/>
                <w:sz w:val="18"/>
                <w:szCs w:val="18"/>
              </w:rPr>
              <w:t>Lockdown 1.0</w:t>
            </w:r>
          </w:p>
          <w:p w14:paraId="6E5FC3F0" w14:textId="77777777" w:rsidR="005D55F9" w:rsidRPr="009B3721" w:rsidRDefault="005D55F9"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9B3721">
              <w:rPr>
                <w:b/>
                <w:bCs/>
                <w:i/>
                <w:iCs/>
                <w:sz w:val="18"/>
                <w:szCs w:val="18"/>
              </w:rPr>
              <w:t>(March 25 – April 14)</w:t>
            </w:r>
          </w:p>
        </w:tc>
        <w:tc>
          <w:tcPr>
            <w:tcW w:w="688" w:type="pct"/>
            <w:vAlign w:val="center"/>
          </w:tcPr>
          <w:p w14:paraId="6AECCF96" w14:textId="77777777" w:rsidR="005D55F9" w:rsidRPr="009B3721" w:rsidRDefault="005D55F9"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w:t>
            </w:r>
          </w:p>
        </w:tc>
        <w:tc>
          <w:tcPr>
            <w:tcW w:w="668" w:type="pct"/>
            <w:vMerge w:val="restart"/>
            <w:shd w:val="clear" w:color="auto" w:fill="FFFFFF" w:themeFill="background1"/>
            <w:vAlign w:val="center"/>
          </w:tcPr>
          <w:p w14:paraId="24EDD2E1" w14:textId="77777777" w:rsidR="005D55F9" w:rsidRPr="009B3721" w:rsidRDefault="005D55F9"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2.08</w:t>
            </w:r>
          </w:p>
          <w:p w14:paraId="19E4A202" w14:textId="5F57A633" w:rsidR="005D55F9" w:rsidRPr="009B3721" w:rsidRDefault="005D55F9"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[1.41, 2.</w:t>
            </w:r>
            <w:r w:rsidR="00FB1D74" w:rsidRPr="009B3721">
              <w:rPr>
                <w:sz w:val="18"/>
                <w:szCs w:val="18"/>
              </w:rPr>
              <w:t>1</w:t>
            </w:r>
            <w:r w:rsidRPr="009B3721">
              <w:rPr>
                <w:sz w:val="18"/>
                <w:szCs w:val="18"/>
              </w:rPr>
              <w:t>2]</w:t>
            </w:r>
          </w:p>
        </w:tc>
        <w:tc>
          <w:tcPr>
            <w:tcW w:w="674" w:type="pct"/>
            <w:shd w:val="clear" w:color="auto" w:fill="FFFFFF" w:themeFill="background1"/>
            <w:vAlign w:val="center"/>
          </w:tcPr>
          <w:p w14:paraId="28F440AE" w14:textId="77777777" w:rsidR="005D55F9" w:rsidRPr="009B3721" w:rsidRDefault="00177A77"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2.08</w:t>
            </w:r>
          </w:p>
          <w:p w14:paraId="7327EB95" w14:textId="4FA0B481" w:rsidR="00177A77" w:rsidRPr="009B3721" w:rsidRDefault="00177A77"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[2.05, 2.11]</w:t>
            </w:r>
          </w:p>
        </w:tc>
        <w:tc>
          <w:tcPr>
            <w:tcW w:w="672" w:type="pct"/>
            <w:shd w:val="clear" w:color="auto" w:fill="auto"/>
            <w:vAlign w:val="center"/>
          </w:tcPr>
          <w:p w14:paraId="0A4928FE" w14:textId="77777777" w:rsidR="005D55F9" w:rsidRPr="009B3721" w:rsidRDefault="005D55F9"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4.09</w:t>
            </w:r>
          </w:p>
          <w:p w14:paraId="5D85B08F" w14:textId="747668FB" w:rsidR="005D55F9" w:rsidRPr="009B3721" w:rsidRDefault="005D55F9"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[3.99, 4.20]</w:t>
            </w:r>
          </w:p>
        </w:tc>
        <w:tc>
          <w:tcPr>
            <w:tcW w:w="690" w:type="pct"/>
            <w:vAlign w:val="center"/>
          </w:tcPr>
          <w:p w14:paraId="6CD33A7C" w14:textId="77777777" w:rsidR="005D55F9" w:rsidRPr="009B3721" w:rsidRDefault="005D55F9"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1.41</w:t>
            </w:r>
          </w:p>
          <w:p w14:paraId="7E778D65" w14:textId="77777777" w:rsidR="005D55F9" w:rsidRPr="009B3721" w:rsidRDefault="005D55F9"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[1.12, 1.77]</w:t>
            </w:r>
          </w:p>
        </w:tc>
      </w:tr>
      <w:tr w:rsidR="005D55F9" w:rsidRPr="009B3721" w14:paraId="43E567A2" w14:textId="37481125" w:rsidTr="0087188C">
        <w:trPr>
          <w:cnfStyle w:val="000000100000" w:firstRow="0" w:lastRow="0" w:firstColumn="0" w:lastColumn="0" w:oddVBand="0" w:evenVBand="0" w:oddHBand="1" w:evenHBand="0" w:firstRowFirstColumn="0" w:firstRowLastColumn="0" w:lastRowFirstColumn="0" w:lastRowLastColumn="0"/>
          <w:trHeight w:hRule="exact" w:val="720"/>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642229A9" w14:textId="77777777" w:rsidR="005D55F9" w:rsidRPr="009B3721" w:rsidRDefault="005D55F9" w:rsidP="00D379D7">
            <w:pPr>
              <w:spacing w:line="240" w:lineRule="auto"/>
              <w:contextualSpacing/>
              <w:jc w:val="center"/>
              <w:rPr>
                <w:sz w:val="18"/>
                <w:szCs w:val="18"/>
              </w:rPr>
            </w:pPr>
          </w:p>
        </w:tc>
        <w:tc>
          <w:tcPr>
            <w:tcW w:w="1038" w:type="pct"/>
            <w:vAlign w:val="center"/>
          </w:tcPr>
          <w:p w14:paraId="0DA51D8D" w14:textId="77777777" w:rsidR="005D55F9" w:rsidRPr="009B3721" w:rsidRDefault="005D55F9"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Lockdown 2.0</w:t>
            </w:r>
          </w:p>
          <w:p w14:paraId="126B65F2" w14:textId="77777777" w:rsidR="005D55F9" w:rsidRPr="009B3721" w:rsidRDefault="005D55F9"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9B3721">
              <w:rPr>
                <w:b/>
                <w:bCs/>
                <w:i/>
                <w:iCs/>
                <w:sz w:val="18"/>
                <w:szCs w:val="18"/>
              </w:rPr>
              <w:t>(April 15 – May 3)</w:t>
            </w:r>
          </w:p>
        </w:tc>
        <w:tc>
          <w:tcPr>
            <w:tcW w:w="688" w:type="pct"/>
            <w:vAlign w:val="center"/>
          </w:tcPr>
          <w:p w14:paraId="3D329F79" w14:textId="77777777" w:rsidR="005D55F9" w:rsidRPr="009B3721" w:rsidRDefault="005D55F9"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w:t>
            </w:r>
          </w:p>
        </w:tc>
        <w:tc>
          <w:tcPr>
            <w:tcW w:w="668" w:type="pct"/>
            <w:vMerge/>
            <w:vAlign w:val="center"/>
          </w:tcPr>
          <w:p w14:paraId="5A1CC563" w14:textId="77777777" w:rsidR="005D55F9" w:rsidRPr="009B3721" w:rsidRDefault="005D55F9"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74" w:type="pct"/>
            <w:vAlign w:val="center"/>
          </w:tcPr>
          <w:p w14:paraId="0D9DC399" w14:textId="77777777" w:rsidR="005D55F9" w:rsidRPr="009B3721" w:rsidRDefault="00177A77"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1.42</w:t>
            </w:r>
          </w:p>
          <w:p w14:paraId="1CCD5E67" w14:textId="7A03B20F" w:rsidR="00177A77" w:rsidRPr="009B3721" w:rsidRDefault="00177A77"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[1.40, 1.44]</w:t>
            </w:r>
          </w:p>
        </w:tc>
        <w:tc>
          <w:tcPr>
            <w:tcW w:w="672" w:type="pct"/>
            <w:vAlign w:val="center"/>
          </w:tcPr>
          <w:p w14:paraId="5DA288F0" w14:textId="77777777" w:rsidR="005D55F9" w:rsidRPr="009B3721" w:rsidRDefault="005D55F9"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2.40</w:t>
            </w:r>
          </w:p>
          <w:p w14:paraId="0DAB5D6D" w14:textId="0FE2594D" w:rsidR="005D55F9" w:rsidRPr="009B3721" w:rsidRDefault="005D55F9"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[2.37, 2.45]</w:t>
            </w:r>
          </w:p>
        </w:tc>
        <w:tc>
          <w:tcPr>
            <w:tcW w:w="690" w:type="pct"/>
            <w:vAlign w:val="center"/>
          </w:tcPr>
          <w:p w14:paraId="022BE76F" w14:textId="77777777" w:rsidR="005D55F9" w:rsidRPr="009B3721" w:rsidRDefault="005D55F9"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1.20</w:t>
            </w:r>
          </w:p>
          <w:p w14:paraId="695A2FB7" w14:textId="77777777" w:rsidR="005D55F9" w:rsidRPr="009B3721" w:rsidRDefault="005D55F9"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[0.92, 1.50]</w:t>
            </w:r>
          </w:p>
        </w:tc>
      </w:tr>
      <w:tr w:rsidR="005D55F9" w:rsidRPr="009B3721" w14:paraId="38E18DA2" w14:textId="763FED53" w:rsidTr="005D55F9">
        <w:trPr>
          <w:trHeight w:hRule="exact" w:val="720"/>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52C58EC3" w14:textId="77777777" w:rsidR="005D55F9" w:rsidRPr="009B3721" w:rsidRDefault="005D55F9" w:rsidP="00D379D7">
            <w:pPr>
              <w:spacing w:line="240" w:lineRule="auto"/>
              <w:contextualSpacing/>
              <w:jc w:val="center"/>
              <w:rPr>
                <w:sz w:val="18"/>
                <w:szCs w:val="18"/>
              </w:rPr>
            </w:pPr>
          </w:p>
        </w:tc>
        <w:tc>
          <w:tcPr>
            <w:tcW w:w="1038" w:type="pct"/>
            <w:vAlign w:val="center"/>
          </w:tcPr>
          <w:p w14:paraId="0002B1AD" w14:textId="77777777" w:rsidR="005D55F9" w:rsidRPr="009B3721" w:rsidRDefault="005D55F9"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B3721">
              <w:rPr>
                <w:b/>
                <w:bCs/>
                <w:sz w:val="18"/>
                <w:szCs w:val="18"/>
              </w:rPr>
              <w:t>Lockdown 3.0</w:t>
            </w:r>
          </w:p>
          <w:p w14:paraId="0266DD5E" w14:textId="77777777" w:rsidR="005D55F9" w:rsidRPr="009B3721" w:rsidRDefault="005D55F9"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9B3721">
              <w:rPr>
                <w:b/>
                <w:bCs/>
                <w:i/>
                <w:iCs/>
                <w:sz w:val="18"/>
                <w:szCs w:val="18"/>
              </w:rPr>
              <w:t>(May 4 – May 17)</w:t>
            </w:r>
          </w:p>
        </w:tc>
        <w:tc>
          <w:tcPr>
            <w:tcW w:w="688" w:type="pct"/>
            <w:vAlign w:val="center"/>
          </w:tcPr>
          <w:p w14:paraId="3F47165F" w14:textId="77777777" w:rsidR="005D55F9" w:rsidRPr="009B3721" w:rsidRDefault="005D55F9"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w:t>
            </w:r>
          </w:p>
        </w:tc>
        <w:tc>
          <w:tcPr>
            <w:tcW w:w="668" w:type="pct"/>
            <w:vMerge/>
            <w:shd w:val="clear" w:color="auto" w:fill="FFFFFF" w:themeFill="background1"/>
            <w:vAlign w:val="center"/>
          </w:tcPr>
          <w:p w14:paraId="25321D2B" w14:textId="77777777" w:rsidR="005D55F9" w:rsidRPr="009B3721" w:rsidRDefault="005D55F9"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74" w:type="pct"/>
            <w:shd w:val="clear" w:color="auto" w:fill="FFFFFF" w:themeFill="background1"/>
            <w:vAlign w:val="center"/>
          </w:tcPr>
          <w:p w14:paraId="306C3F9E" w14:textId="77777777" w:rsidR="005D55F9" w:rsidRPr="009B3721" w:rsidRDefault="00177A77"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1.24</w:t>
            </w:r>
          </w:p>
          <w:p w14:paraId="0E95C627" w14:textId="646B1C5A" w:rsidR="00177A77" w:rsidRPr="009B3721" w:rsidRDefault="00177A77"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[1.23, 1.26]</w:t>
            </w:r>
          </w:p>
        </w:tc>
        <w:tc>
          <w:tcPr>
            <w:tcW w:w="672" w:type="pct"/>
            <w:shd w:val="clear" w:color="auto" w:fill="auto"/>
            <w:vAlign w:val="center"/>
          </w:tcPr>
          <w:p w14:paraId="27FC1D4B" w14:textId="77777777" w:rsidR="005D55F9" w:rsidRPr="009B3721" w:rsidRDefault="005D55F9"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1.78</w:t>
            </w:r>
          </w:p>
          <w:p w14:paraId="22DF7D3E" w14:textId="2BEB4AA7" w:rsidR="005D55F9" w:rsidRPr="009B3721" w:rsidRDefault="005D55F9"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[1.75, 1.83]</w:t>
            </w:r>
          </w:p>
        </w:tc>
        <w:tc>
          <w:tcPr>
            <w:tcW w:w="690" w:type="pct"/>
            <w:vAlign w:val="center"/>
          </w:tcPr>
          <w:p w14:paraId="72D47A67" w14:textId="77777777" w:rsidR="005D55F9" w:rsidRPr="009B3721" w:rsidRDefault="005D55F9"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1.29</w:t>
            </w:r>
          </w:p>
          <w:p w14:paraId="5C68BB2D" w14:textId="77777777" w:rsidR="005D55F9" w:rsidRPr="009B3721" w:rsidRDefault="005D55F9"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[1.01, 1.59]</w:t>
            </w:r>
          </w:p>
        </w:tc>
      </w:tr>
      <w:tr w:rsidR="005D55F9" w:rsidRPr="009B3721" w14:paraId="4C9C76F6" w14:textId="18642B53" w:rsidTr="0087188C">
        <w:trPr>
          <w:cnfStyle w:val="000000100000" w:firstRow="0" w:lastRow="0" w:firstColumn="0" w:lastColumn="0" w:oddVBand="0" w:evenVBand="0" w:oddHBand="1" w:evenHBand="0" w:firstRowFirstColumn="0" w:firstRowLastColumn="0" w:lastRowFirstColumn="0" w:lastRowLastColumn="0"/>
          <w:trHeight w:hRule="exact" w:val="720"/>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400342FD" w14:textId="77777777" w:rsidR="005D55F9" w:rsidRPr="009B3721" w:rsidRDefault="005D55F9" w:rsidP="00D379D7">
            <w:pPr>
              <w:spacing w:line="240" w:lineRule="auto"/>
              <w:contextualSpacing/>
              <w:jc w:val="center"/>
              <w:rPr>
                <w:sz w:val="18"/>
                <w:szCs w:val="18"/>
              </w:rPr>
            </w:pPr>
          </w:p>
        </w:tc>
        <w:tc>
          <w:tcPr>
            <w:tcW w:w="1038" w:type="pct"/>
            <w:vAlign w:val="center"/>
          </w:tcPr>
          <w:p w14:paraId="582DB428" w14:textId="77777777" w:rsidR="005D55F9" w:rsidRPr="009B3721" w:rsidRDefault="005D55F9"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Lockdown 4.0</w:t>
            </w:r>
          </w:p>
          <w:p w14:paraId="6C6550F9" w14:textId="77777777" w:rsidR="005D55F9" w:rsidRPr="009B3721" w:rsidRDefault="005D55F9"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9B3721">
              <w:rPr>
                <w:b/>
                <w:bCs/>
                <w:i/>
                <w:iCs/>
                <w:sz w:val="18"/>
                <w:szCs w:val="18"/>
              </w:rPr>
              <w:t>(May 18 – May 31)</w:t>
            </w:r>
          </w:p>
        </w:tc>
        <w:tc>
          <w:tcPr>
            <w:tcW w:w="688" w:type="pct"/>
            <w:vAlign w:val="center"/>
          </w:tcPr>
          <w:p w14:paraId="05E0569F" w14:textId="77777777" w:rsidR="005D55F9" w:rsidRPr="009B3721" w:rsidRDefault="005D55F9"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w:t>
            </w:r>
          </w:p>
        </w:tc>
        <w:tc>
          <w:tcPr>
            <w:tcW w:w="668" w:type="pct"/>
            <w:vMerge/>
            <w:vAlign w:val="center"/>
          </w:tcPr>
          <w:p w14:paraId="0A67D679" w14:textId="77777777" w:rsidR="005D55F9" w:rsidRPr="009B3721" w:rsidRDefault="005D55F9"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74" w:type="pct"/>
            <w:vAlign w:val="center"/>
          </w:tcPr>
          <w:p w14:paraId="41242219" w14:textId="77777777" w:rsidR="005D55F9" w:rsidRPr="009B3721" w:rsidRDefault="00177A77"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1.28</w:t>
            </w:r>
          </w:p>
          <w:p w14:paraId="4C9BA916" w14:textId="2528B053" w:rsidR="00177A77" w:rsidRPr="009B3721" w:rsidRDefault="00177A77"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[1.27, 1.29]</w:t>
            </w:r>
          </w:p>
        </w:tc>
        <w:tc>
          <w:tcPr>
            <w:tcW w:w="672" w:type="pct"/>
            <w:vAlign w:val="center"/>
          </w:tcPr>
          <w:p w14:paraId="3E217305" w14:textId="77777777" w:rsidR="005D55F9" w:rsidRPr="009B3721" w:rsidRDefault="005D55F9"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1.72</w:t>
            </w:r>
          </w:p>
          <w:p w14:paraId="0AB295A0" w14:textId="4C8D5CA3" w:rsidR="005D55F9" w:rsidRPr="009B3721" w:rsidRDefault="005D55F9"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[1.70, 1.76]</w:t>
            </w:r>
          </w:p>
        </w:tc>
        <w:tc>
          <w:tcPr>
            <w:tcW w:w="690" w:type="pct"/>
            <w:vAlign w:val="center"/>
          </w:tcPr>
          <w:p w14:paraId="0022CC6F" w14:textId="77777777" w:rsidR="005D55F9" w:rsidRPr="009B3721" w:rsidRDefault="005D55F9"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1.41</w:t>
            </w:r>
          </w:p>
          <w:p w14:paraId="52095F5E" w14:textId="77777777" w:rsidR="005D55F9" w:rsidRPr="009B3721" w:rsidRDefault="005D55F9"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[1.11, 1.77]</w:t>
            </w:r>
          </w:p>
        </w:tc>
      </w:tr>
      <w:tr w:rsidR="008207E4" w:rsidRPr="009B3721" w14:paraId="1166D210" w14:textId="5EA982FA" w:rsidTr="003A25B0">
        <w:trPr>
          <w:trHeight w:hRule="exact" w:val="720"/>
          <w:jc w:val="center"/>
        </w:trPr>
        <w:tc>
          <w:tcPr>
            <w:cnfStyle w:val="001000000000" w:firstRow="0" w:lastRow="0" w:firstColumn="1" w:lastColumn="0" w:oddVBand="0" w:evenVBand="0" w:oddHBand="0" w:evenHBand="0" w:firstRowFirstColumn="0" w:firstRowLastColumn="0" w:lastRowFirstColumn="0" w:lastRowLastColumn="0"/>
            <w:tcW w:w="570" w:type="pct"/>
            <w:vMerge w:val="restart"/>
            <w:textDirection w:val="btLr"/>
            <w:vAlign w:val="center"/>
          </w:tcPr>
          <w:p w14:paraId="298C8D1E" w14:textId="3B30C3C3" w:rsidR="008207E4" w:rsidRPr="009B3721" w:rsidRDefault="008207E4" w:rsidP="00D379D7">
            <w:pPr>
              <w:spacing w:line="240" w:lineRule="auto"/>
              <w:ind w:left="113" w:right="113"/>
              <w:contextualSpacing/>
              <w:jc w:val="center"/>
              <w:rPr>
                <w:sz w:val="18"/>
                <w:szCs w:val="18"/>
              </w:rPr>
            </w:pPr>
            <w:r w:rsidRPr="009B3721">
              <w:rPr>
                <w:sz w:val="18"/>
                <w:szCs w:val="18"/>
              </w:rPr>
              <w:t xml:space="preserve">Model-wise comparison of predicted </w:t>
            </w:r>
            <w:r w:rsidR="007C0B52" w:rsidRPr="009B3721">
              <w:rPr>
                <w:sz w:val="18"/>
                <w:szCs w:val="18"/>
              </w:rPr>
              <w:t xml:space="preserve">and confirmed </w:t>
            </w:r>
            <w:r w:rsidRPr="009B3721">
              <w:rPr>
                <w:sz w:val="18"/>
                <w:szCs w:val="18"/>
              </w:rPr>
              <w:t>COVID-counts</w:t>
            </w:r>
          </w:p>
        </w:tc>
        <w:tc>
          <w:tcPr>
            <w:tcW w:w="1038" w:type="pct"/>
            <w:vAlign w:val="center"/>
          </w:tcPr>
          <w:p w14:paraId="10FE7201" w14:textId="5156B0CA" w:rsidR="008207E4" w:rsidRPr="009B3721" w:rsidRDefault="008207E4"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B3721">
              <w:rPr>
                <w:b/>
                <w:bCs/>
                <w:sz w:val="18"/>
                <w:szCs w:val="18"/>
              </w:rPr>
              <w:t xml:space="preserve">Active cases on June 30: </w:t>
            </w:r>
            <w:r w:rsidRPr="009B3721">
              <w:rPr>
                <w:b/>
                <w:bCs/>
                <w:i/>
                <w:iCs/>
                <w:sz w:val="18"/>
                <w:szCs w:val="18"/>
              </w:rPr>
              <w:t>220</w:t>
            </w:r>
            <w:r w:rsidR="000B6EAA" w:rsidRPr="009B3721">
              <w:rPr>
                <w:b/>
                <w:bCs/>
                <w:i/>
                <w:iCs/>
                <w:sz w:val="18"/>
                <w:szCs w:val="18"/>
              </w:rPr>
              <w:t>,</w:t>
            </w:r>
            <w:r w:rsidRPr="009B3721">
              <w:rPr>
                <w:b/>
                <w:bCs/>
                <w:i/>
                <w:iCs/>
                <w:sz w:val="18"/>
                <w:szCs w:val="18"/>
              </w:rPr>
              <w:t>544</w:t>
            </w:r>
          </w:p>
          <w:p w14:paraId="100E71E5" w14:textId="05C9136C" w:rsidR="008207E4" w:rsidRPr="009B3721" w:rsidRDefault="008207E4"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B3721">
              <w:rPr>
                <w:b/>
                <w:bCs/>
                <w:sz w:val="18"/>
                <w:szCs w:val="18"/>
              </w:rPr>
              <w:t xml:space="preserve">(on July 10: </w:t>
            </w:r>
            <w:r w:rsidRPr="009B3721">
              <w:rPr>
                <w:b/>
                <w:bCs/>
                <w:i/>
                <w:iCs/>
                <w:sz w:val="18"/>
                <w:szCs w:val="18"/>
              </w:rPr>
              <w:t>284</w:t>
            </w:r>
            <w:r w:rsidR="000B6EAA" w:rsidRPr="009B3721">
              <w:rPr>
                <w:b/>
                <w:bCs/>
                <w:i/>
                <w:iCs/>
                <w:sz w:val="18"/>
                <w:szCs w:val="18"/>
              </w:rPr>
              <w:t>,</w:t>
            </w:r>
            <w:r w:rsidRPr="009B3721">
              <w:rPr>
                <w:b/>
                <w:bCs/>
                <w:i/>
                <w:iCs/>
                <w:sz w:val="18"/>
                <w:szCs w:val="18"/>
              </w:rPr>
              <w:t>212</w:t>
            </w:r>
            <w:r w:rsidRPr="009B3721">
              <w:rPr>
                <w:b/>
                <w:bCs/>
                <w:sz w:val="18"/>
                <w:szCs w:val="18"/>
              </w:rPr>
              <w:t>)</w:t>
            </w:r>
          </w:p>
        </w:tc>
        <w:tc>
          <w:tcPr>
            <w:tcW w:w="688" w:type="pct"/>
            <w:vAlign w:val="center"/>
          </w:tcPr>
          <w:p w14:paraId="1534284C" w14:textId="378CF041" w:rsidR="008207E4" w:rsidRPr="009B3721" w:rsidRDefault="008207E4"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w:t>
            </w:r>
          </w:p>
        </w:tc>
        <w:tc>
          <w:tcPr>
            <w:tcW w:w="668" w:type="pct"/>
            <w:vAlign w:val="center"/>
          </w:tcPr>
          <w:p w14:paraId="72B14508" w14:textId="30B58798" w:rsidR="008207E4" w:rsidRPr="009B3721" w:rsidRDefault="008207E4"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384</w:t>
            </w:r>
            <w:r w:rsidR="0046349B" w:rsidRPr="009B3721">
              <w:rPr>
                <w:sz w:val="18"/>
                <w:szCs w:val="18"/>
              </w:rPr>
              <w:t>,</w:t>
            </w:r>
            <w:r w:rsidRPr="009B3721">
              <w:rPr>
                <w:sz w:val="18"/>
                <w:szCs w:val="18"/>
              </w:rPr>
              <w:t>480</w:t>
            </w:r>
          </w:p>
          <w:p w14:paraId="0CFAB7BD" w14:textId="3F1F9A26" w:rsidR="008207E4" w:rsidRPr="009B3721" w:rsidRDefault="008207E4"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(811</w:t>
            </w:r>
            <w:r w:rsidR="0046349B" w:rsidRPr="009B3721">
              <w:rPr>
                <w:sz w:val="18"/>
                <w:szCs w:val="18"/>
              </w:rPr>
              <w:t>,</w:t>
            </w:r>
            <w:r w:rsidRPr="009B3721">
              <w:rPr>
                <w:sz w:val="18"/>
                <w:szCs w:val="18"/>
              </w:rPr>
              <w:t>430)</w:t>
            </w:r>
          </w:p>
        </w:tc>
        <w:tc>
          <w:tcPr>
            <w:tcW w:w="674" w:type="pct"/>
            <w:vAlign w:val="center"/>
          </w:tcPr>
          <w:p w14:paraId="0967961F" w14:textId="005E54F5" w:rsidR="00D04DDE" w:rsidRPr="009B3721" w:rsidRDefault="00285D46"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w:t>
            </w:r>
          </w:p>
        </w:tc>
        <w:tc>
          <w:tcPr>
            <w:tcW w:w="672" w:type="pct"/>
            <w:vAlign w:val="center"/>
          </w:tcPr>
          <w:p w14:paraId="595B80EE" w14:textId="597DB62C" w:rsidR="008207E4" w:rsidRPr="009B3721" w:rsidRDefault="008207E4"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218</w:t>
            </w:r>
            <w:r w:rsidR="0046349B" w:rsidRPr="009B3721">
              <w:rPr>
                <w:sz w:val="18"/>
                <w:szCs w:val="18"/>
              </w:rPr>
              <w:t>,</w:t>
            </w:r>
            <w:r w:rsidRPr="009B3721">
              <w:rPr>
                <w:sz w:val="18"/>
                <w:szCs w:val="18"/>
              </w:rPr>
              <w:t>688</w:t>
            </w:r>
          </w:p>
          <w:p w14:paraId="65F6C92C" w14:textId="46C28D5A" w:rsidR="008207E4" w:rsidRPr="009B3721" w:rsidRDefault="008207E4"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(289</w:t>
            </w:r>
            <w:r w:rsidR="0046349B" w:rsidRPr="009B3721">
              <w:rPr>
                <w:sz w:val="18"/>
                <w:szCs w:val="18"/>
              </w:rPr>
              <w:t>,</w:t>
            </w:r>
            <w:r w:rsidRPr="009B3721">
              <w:rPr>
                <w:sz w:val="18"/>
                <w:szCs w:val="18"/>
              </w:rPr>
              <w:t>004)</w:t>
            </w:r>
          </w:p>
        </w:tc>
        <w:tc>
          <w:tcPr>
            <w:tcW w:w="690" w:type="pct"/>
            <w:vAlign w:val="center"/>
          </w:tcPr>
          <w:p w14:paraId="479099BD" w14:textId="4D4FA108" w:rsidR="008207E4" w:rsidRPr="009B3721" w:rsidRDefault="00FC5624"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w:t>
            </w:r>
          </w:p>
        </w:tc>
      </w:tr>
      <w:tr w:rsidR="008207E4" w:rsidRPr="009B3721" w14:paraId="67448E7B" w14:textId="6C720F24" w:rsidTr="003A25B0">
        <w:trPr>
          <w:cnfStyle w:val="000000100000" w:firstRow="0" w:lastRow="0" w:firstColumn="0" w:lastColumn="0" w:oddVBand="0" w:evenVBand="0" w:oddHBand="1" w:evenHBand="0" w:firstRowFirstColumn="0" w:firstRowLastColumn="0" w:lastRowFirstColumn="0" w:lastRowLastColumn="0"/>
          <w:trHeight w:hRule="exact" w:val="720"/>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30956098" w14:textId="77777777" w:rsidR="008207E4" w:rsidRPr="009B3721" w:rsidRDefault="008207E4" w:rsidP="00D379D7">
            <w:pPr>
              <w:spacing w:line="240" w:lineRule="auto"/>
              <w:contextualSpacing/>
              <w:jc w:val="center"/>
              <w:rPr>
                <w:sz w:val="18"/>
                <w:szCs w:val="18"/>
              </w:rPr>
            </w:pPr>
          </w:p>
        </w:tc>
        <w:tc>
          <w:tcPr>
            <w:tcW w:w="1038" w:type="pct"/>
            <w:vAlign w:val="center"/>
          </w:tcPr>
          <w:p w14:paraId="17E8364E" w14:textId="0DFAC824" w:rsidR="008207E4" w:rsidRPr="009B3721"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 xml:space="preserve">Cumulative cases on June 30: </w:t>
            </w:r>
            <w:r w:rsidRPr="009B3721">
              <w:rPr>
                <w:b/>
                <w:bCs/>
                <w:i/>
                <w:iCs/>
                <w:sz w:val="18"/>
                <w:szCs w:val="18"/>
              </w:rPr>
              <w:t>585</w:t>
            </w:r>
            <w:r w:rsidR="000B6EAA" w:rsidRPr="009B3721">
              <w:rPr>
                <w:b/>
                <w:bCs/>
                <w:i/>
                <w:iCs/>
                <w:sz w:val="18"/>
                <w:szCs w:val="18"/>
              </w:rPr>
              <w:t>,</w:t>
            </w:r>
            <w:r w:rsidRPr="009B3721">
              <w:rPr>
                <w:b/>
                <w:bCs/>
                <w:i/>
                <w:iCs/>
                <w:sz w:val="18"/>
                <w:szCs w:val="18"/>
              </w:rPr>
              <w:t xml:space="preserve">481 </w:t>
            </w:r>
          </w:p>
          <w:p w14:paraId="6DA76435" w14:textId="68DCBF81" w:rsidR="008207E4" w:rsidRPr="009B3721"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 xml:space="preserve">(on July 10: </w:t>
            </w:r>
            <w:r w:rsidRPr="009B3721">
              <w:rPr>
                <w:b/>
                <w:bCs/>
                <w:i/>
                <w:iCs/>
                <w:sz w:val="18"/>
                <w:szCs w:val="18"/>
              </w:rPr>
              <w:t>820</w:t>
            </w:r>
            <w:r w:rsidR="000B6EAA" w:rsidRPr="009B3721">
              <w:rPr>
                <w:b/>
                <w:bCs/>
                <w:i/>
                <w:iCs/>
                <w:sz w:val="18"/>
                <w:szCs w:val="18"/>
              </w:rPr>
              <w:t>,</w:t>
            </w:r>
            <w:r w:rsidRPr="009B3721">
              <w:rPr>
                <w:b/>
                <w:bCs/>
                <w:i/>
                <w:iCs/>
                <w:sz w:val="18"/>
                <w:szCs w:val="18"/>
              </w:rPr>
              <w:t>916</w:t>
            </w:r>
            <w:r w:rsidRPr="009B3721">
              <w:rPr>
                <w:b/>
                <w:bCs/>
                <w:sz w:val="18"/>
                <w:szCs w:val="18"/>
              </w:rPr>
              <w:t>)</w:t>
            </w:r>
          </w:p>
        </w:tc>
        <w:tc>
          <w:tcPr>
            <w:tcW w:w="688" w:type="pct"/>
            <w:vAlign w:val="center"/>
          </w:tcPr>
          <w:p w14:paraId="50F00C8C" w14:textId="28A0BED5" w:rsidR="008207E4" w:rsidRPr="009B3721"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568</w:t>
            </w:r>
            <w:r w:rsidR="0046349B" w:rsidRPr="009B3721">
              <w:rPr>
                <w:sz w:val="18"/>
                <w:szCs w:val="18"/>
              </w:rPr>
              <w:t>,</w:t>
            </w:r>
            <w:r w:rsidRPr="009B3721">
              <w:rPr>
                <w:sz w:val="18"/>
                <w:szCs w:val="18"/>
              </w:rPr>
              <w:t>564</w:t>
            </w:r>
          </w:p>
          <w:p w14:paraId="49BC3FE9" w14:textId="39C5AC20" w:rsidR="008207E4" w:rsidRPr="009B3721"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(790</w:t>
            </w:r>
            <w:r w:rsidR="0046349B" w:rsidRPr="009B3721">
              <w:rPr>
                <w:sz w:val="18"/>
                <w:szCs w:val="18"/>
              </w:rPr>
              <w:t>,</w:t>
            </w:r>
            <w:r w:rsidRPr="009B3721">
              <w:rPr>
                <w:sz w:val="18"/>
                <w:szCs w:val="18"/>
              </w:rPr>
              <w:t>089)</w:t>
            </w:r>
          </w:p>
        </w:tc>
        <w:tc>
          <w:tcPr>
            <w:tcW w:w="668" w:type="pct"/>
            <w:vAlign w:val="center"/>
          </w:tcPr>
          <w:p w14:paraId="406795AC" w14:textId="3A698C08" w:rsidR="008207E4" w:rsidRPr="009B3721"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819</w:t>
            </w:r>
            <w:r w:rsidR="0046349B" w:rsidRPr="009B3721">
              <w:rPr>
                <w:sz w:val="18"/>
                <w:szCs w:val="18"/>
              </w:rPr>
              <w:t>,</w:t>
            </w:r>
            <w:r w:rsidRPr="009B3721">
              <w:rPr>
                <w:sz w:val="18"/>
                <w:szCs w:val="18"/>
              </w:rPr>
              <w:t>030</w:t>
            </w:r>
          </w:p>
          <w:p w14:paraId="55ECB4D2" w14:textId="40556F6F" w:rsidR="008207E4" w:rsidRPr="009B3721"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(1</w:t>
            </w:r>
            <w:r w:rsidR="0046349B" w:rsidRPr="009B3721">
              <w:rPr>
                <w:sz w:val="18"/>
                <w:szCs w:val="18"/>
              </w:rPr>
              <w:t>,</w:t>
            </w:r>
            <w:r w:rsidRPr="009B3721">
              <w:rPr>
                <w:sz w:val="18"/>
                <w:szCs w:val="18"/>
              </w:rPr>
              <w:t>649</w:t>
            </w:r>
            <w:r w:rsidR="0046349B" w:rsidRPr="009B3721">
              <w:rPr>
                <w:sz w:val="18"/>
                <w:szCs w:val="18"/>
              </w:rPr>
              <w:t>,</w:t>
            </w:r>
            <w:r w:rsidRPr="009B3721">
              <w:rPr>
                <w:sz w:val="18"/>
                <w:szCs w:val="18"/>
              </w:rPr>
              <w:t>776)</w:t>
            </w:r>
          </w:p>
        </w:tc>
        <w:tc>
          <w:tcPr>
            <w:tcW w:w="674" w:type="pct"/>
            <w:vAlign w:val="center"/>
          </w:tcPr>
          <w:p w14:paraId="1A42F2F9" w14:textId="77777777" w:rsidR="006E3139" w:rsidRPr="009B3721" w:rsidRDefault="002B3022"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568,074</w:t>
            </w:r>
          </w:p>
          <w:p w14:paraId="74E1BAB2" w14:textId="16B60458" w:rsidR="002B3022" w:rsidRPr="009B3721" w:rsidRDefault="002B3022"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(774,693)</w:t>
            </w:r>
          </w:p>
        </w:tc>
        <w:tc>
          <w:tcPr>
            <w:tcW w:w="672" w:type="pct"/>
            <w:vAlign w:val="center"/>
          </w:tcPr>
          <w:p w14:paraId="1A09BE5A" w14:textId="6F690AAF" w:rsidR="008207E4" w:rsidRPr="009B3721"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552</w:t>
            </w:r>
            <w:r w:rsidR="0046349B" w:rsidRPr="009B3721">
              <w:rPr>
                <w:sz w:val="18"/>
                <w:szCs w:val="18"/>
              </w:rPr>
              <w:t>,</w:t>
            </w:r>
            <w:r w:rsidRPr="009B3721">
              <w:rPr>
                <w:sz w:val="18"/>
                <w:szCs w:val="18"/>
              </w:rPr>
              <w:t>797</w:t>
            </w:r>
          </w:p>
          <w:p w14:paraId="12C439C6" w14:textId="2BCBCB38" w:rsidR="008207E4" w:rsidRPr="009B3721"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(762</w:t>
            </w:r>
            <w:r w:rsidR="0046349B" w:rsidRPr="009B3721">
              <w:rPr>
                <w:sz w:val="18"/>
                <w:szCs w:val="18"/>
              </w:rPr>
              <w:t>,</w:t>
            </w:r>
            <w:r w:rsidRPr="009B3721">
              <w:rPr>
                <w:sz w:val="18"/>
                <w:szCs w:val="18"/>
              </w:rPr>
              <w:t>742)</w:t>
            </w:r>
          </w:p>
        </w:tc>
        <w:tc>
          <w:tcPr>
            <w:tcW w:w="690" w:type="pct"/>
            <w:vAlign w:val="center"/>
          </w:tcPr>
          <w:p w14:paraId="0CE92531" w14:textId="20EFBBC0" w:rsidR="008207E4" w:rsidRPr="009B3721" w:rsidRDefault="00FC562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w:t>
            </w:r>
          </w:p>
        </w:tc>
      </w:tr>
      <w:tr w:rsidR="008207E4" w:rsidRPr="009B3721" w14:paraId="16D5F5F4" w14:textId="324EEE90" w:rsidTr="003A25B0">
        <w:trPr>
          <w:trHeight w:hRule="exact" w:val="720"/>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4C1B020A" w14:textId="77777777" w:rsidR="008207E4" w:rsidRPr="009B3721" w:rsidRDefault="008207E4" w:rsidP="00D379D7">
            <w:pPr>
              <w:spacing w:line="240" w:lineRule="auto"/>
              <w:contextualSpacing/>
              <w:jc w:val="center"/>
              <w:rPr>
                <w:sz w:val="18"/>
                <w:szCs w:val="18"/>
              </w:rPr>
            </w:pPr>
          </w:p>
        </w:tc>
        <w:tc>
          <w:tcPr>
            <w:tcW w:w="1038" w:type="pct"/>
            <w:vAlign w:val="center"/>
          </w:tcPr>
          <w:p w14:paraId="1290E73A" w14:textId="77AB9B11" w:rsidR="008207E4" w:rsidRPr="009B3721" w:rsidRDefault="008207E4"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B3721">
              <w:rPr>
                <w:b/>
                <w:bCs/>
                <w:sz w:val="18"/>
                <w:szCs w:val="18"/>
              </w:rPr>
              <w:t xml:space="preserve">Cumulative deaths on June 30: </w:t>
            </w:r>
            <w:r w:rsidRPr="009B3721">
              <w:rPr>
                <w:b/>
                <w:bCs/>
                <w:i/>
                <w:iCs/>
                <w:sz w:val="18"/>
                <w:szCs w:val="18"/>
              </w:rPr>
              <w:t>17</w:t>
            </w:r>
            <w:r w:rsidR="000B6EAA" w:rsidRPr="009B3721">
              <w:rPr>
                <w:b/>
                <w:bCs/>
                <w:i/>
                <w:iCs/>
                <w:sz w:val="18"/>
                <w:szCs w:val="18"/>
              </w:rPr>
              <w:t>,</w:t>
            </w:r>
            <w:r w:rsidRPr="009B3721">
              <w:rPr>
                <w:b/>
                <w:bCs/>
                <w:i/>
                <w:iCs/>
                <w:sz w:val="18"/>
                <w:szCs w:val="18"/>
              </w:rPr>
              <w:t>411</w:t>
            </w:r>
            <w:r w:rsidRPr="009B3721">
              <w:rPr>
                <w:b/>
                <w:bCs/>
                <w:sz w:val="18"/>
                <w:szCs w:val="18"/>
              </w:rPr>
              <w:t xml:space="preserve"> </w:t>
            </w:r>
          </w:p>
          <w:p w14:paraId="432A0F0D" w14:textId="0D68C7E6" w:rsidR="008207E4" w:rsidRPr="009B3721" w:rsidRDefault="008207E4"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B3721">
              <w:rPr>
                <w:b/>
                <w:bCs/>
                <w:sz w:val="18"/>
                <w:szCs w:val="18"/>
              </w:rPr>
              <w:t xml:space="preserve">(on July 10: </w:t>
            </w:r>
            <w:r w:rsidRPr="009B3721">
              <w:rPr>
                <w:b/>
                <w:bCs/>
                <w:i/>
                <w:iCs/>
                <w:sz w:val="18"/>
                <w:szCs w:val="18"/>
              </w:rPr>
              <w:t>22</w:t>
            </w:r>
            <w:r w:rsidR="000B6EAA" w:rsidRPr="009B3721">
              <w:rPr>
                <w:b/>
                <w:bCs/>
                <w:i/>
                <w:iCs/>
                <w:sz w:val="18"/>
                <w:szCs w:val="18"/>
              </w:rPr>
              <w:t>,</w:t>
            </w:r>
            <w:r w:rsidRPr="009B3721">
              <w:rPr>
                <w:b/>
                <w:bCs/>
                <w:i/>
                <w:iCs/>
                <w:sz w:val="18"/>
                <w:szCs w:val="18"/>
              </w:rPr>
              <w:t>146</w:t>
            </w:r>
            <w:r w:rsidRPr="009B3721">
              <w:rPr>
                <w:b/>
                <w:bCs/>
                <w:sz w:val="18"/>
                <w:szCs w:val="18"/>
              </w:rPr>
              <w:t>)</w:t>
            </w:r>
          </w:p>
        </w:tc>
        <w:tc>
          <w:tcPr>
            <w:tcW w:w="688" w:type="pct"/>
            <w:vAlign w:val="center"/>
          </w:tcPr>
          <w:p w14:paraId="3F904242" w14:textId="77777777" w:rsidR="008207E4" w:rsidRPr="009B3721" w:rsidRDefault="008207E4"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w:t>
            </w:r>
          </w:p>
        </w:tc>
        <w:tc>
          <w:tcPr>
            <w:tcW w:w="668" w:type="pct"/>
            <w:vAlign w:val="center"/>
          </w:tcPr>
          <w:p w14:paraId="4F1391CD" w14:textId="718C9574" w:rsidR="008207E4" w:rsidRPr="009B3721" w:rsidRDefault="008207E4"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25</w:t>
            </w:r>
            <w:r w:rsidR="0046349B" w:rsidRPr="009B3721">
              <w:rPr>
                <w:sz w:val="18"/>
                <w:szCs w:val="18"/>
              </w:rPr>
              <w:t>,</w:t>
            </w:r>
            <w:r w:rsidRPr="009B3721">
              <w:rPr>
                <w:sz w:val="18"/>
                <w:szCs w:val="18"/>
              </w:rPr>
              <w:t>596</w:t>
            </w:r>
          </w:p>
          <w:p w14:paraId="1C4AC455" w14:textId="394E8105" w:rsidR="008207E4" w:rsidRPr="009B3721" w:rsidRDefault="008207E4"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(49</w:t>
            </w:r>
            <w:r w:rsidR="0046349B" w:rsidRPr="009B3721">
              <w:rPr>
                <w:sz w:val="18"/>
                <w:szCs w:val="18"/>
              </w:rPr>
              <w:t>,</w:t>
            </w:r>
            <w:r w:rsidRPr="009B3721">
              <w:rPr>
                <w:sz w:val="18"/>
                <w:szCs w:val="18"/>
              </w:rPr>
              <w:t>326)</w:t>
            </w:r>
          </w:p>
        </w:tc>
        <w:tc>
          <w:tcPr>
            <w:tcW w:w="674" w:type="pct"/>
            <w:vAlign w:val="center"/>
          </w:tcPr>
          <w:p w14:paraId="7B5AA8FF" w14:textId="60B1A505" w:rsidR="009D0B93" w:rsidRPr="009B3721" w:rsidRDefault="00122F22"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w:t>
            </w:r>
          </w:p>
        </w:tc>
        <w:tc>
          <w:tcPr>
            <w:tcW w:w="672" w:type="pct"/>
            <w:vAlign w:val="center"/>
          </w:tcPr>
          <w:p w14:paraId="08947DBA" w14:textId="443FEFB2" w:rsidR="008207E4" w:rsidRPr="009B3721" w:rsidRDefault="008207E4"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19</w:t>
            </w:r>
            <w:r w:rsidR="0046349B" w:rsidRPr="009B3721">
              <w:rPr>
                <w:sz w:val="18"/>
                <w:szCs w:val="18"/>
              </w:rPr>
              <w:t>,</w:t>
            </w:r>
            <w:r w:rsidRPr="009B3721">
              <w:rPr>
                <w:sz w:val="18"/>
                <w:szCs w:val="18"/>
              </w:rPr>
              <w:t>342</w:t>
            </w:r>
          </w:p>
          <w:p w14:paraId="601240B6" w14:textId="63DB5D06" w:rsidR="008207E4" w:rsidRPr="009B3721" w:rsidRDefault="008207E4"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(27</w:t>
            </w:r>
            <w:r w:rsidR="0046349B" w:rsidRPr="009B3721">
              <w:rPr>
                <w:sz w:val="18"/>
                <w:szCs w:val="18"/>
              </w:rPr>
              <w:t>,</w:t>
            </w:r>
            <w:r w:rsidRPr="009B3721">
              <w:rPr>
                <w:sz w:val="18"/>
                <w:szCs w:val="18"/>
              </w:rPr>
              <w:t>432)</w:t>
            </w:r>
          </w:p>
        </w:tc>
        <w:tc>
          <w:tcPr>
            <w:tcW w:w="690" w:type="pct"/>
            <w:vAlign w:val="center"/>
          </w:tcPr>
          <w:p w14:paraId="37496C8C" w14:textId="716EDCAD" w:rsidR="008207E4" w:rsidRPr="009B3721" w:rsidRDefault="003A720A"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w:t>
            </w:r>
          </w:p>
        </w:tc>
      </w:tr>
      <w:tr w:rsidR="003A25B0" w:rsidRPr="009B3721" w14:paraId="3B4071A6" w14:textId="77777777" w:rsidTr="003A25B0">
        <w:trPr>
          <w:cnfStyle w:val="000000100000" w:firstRow="0" w:lastRow="0" w:firstColumn="0" w:lastColumn="0" w:oddVBand="0" w:evenVBand="0" w:oddHBand="1" w:evenHBand="0" w:firstRowFirstColumn="0" w:firstRowLastColumn="0" w:lastRowFirstColumn="0" w:lastRowLastColumn="0"/>
          <w:trHeight w:hRule="exact" w:val="720"/>
          <w:jc w:val="center"/>
        </w:trPr>
        <w:tc>
          <w:tcPr>
            <w:cnfStyle w:val="001000000000" w:firstRow="0" w:lastRow="0" w:firstColumn="1" w:lastColumn="0" w:oddVBand="0" w:evenVBand="0" w:oddHBand="0" w:evenHBand="0" w:firstRowFirstColumn="0" w:firstRowLastColumn="0" w:lastRowFirstColumn="0" w:lastRowLastColumn="0"/>
            <w:tcW w:w="570" w:type="pct"/>
            <w:vMerge w:val="restart"/>
            <w:textDirection w:val="btLr"/>
            <w:vAlign w:val="center"/>
          </w:tcPr>
          <w:p w14:paraId="382C440E" w14:textId="6E83B048" w:rsidR="003A25B0" w:rsidRPr="009B3721" w:rsidRDefault="003A25B0" w:rsidP="00D379D7">
            <w:pPr>
              <w:spacing w:line="240" w:lineRule="auto"/>
              <w:ind w:left="113" w:right="113"/>
              <w:contextualSpacing/>
              <w:jc w:val="center"/>
              <w:rPr>
                <w:sz w:val="18"/>
                <w:szCs w:val="18"/>
              </w:rPr>
            </w:pPr>
            <w:r w:rsidRPr="009B3721">
              <w:rPr>
                <w:sz w:val="18"/>
                <w:szCs w:val="18"/>
              </w:rPr>
              <w:t>Model-wise comparison of prediction accuracy using SMAPE (</w:t>
            </w:r>
            <w:r w:rsidR="008B5F20" w:rsidRPr="009B3721">
              <w:rPr>
                <w:sz w:val="18"/>
                <w:szCs w:val="18"/>
              </w:rPr>
              <w:t>MSRPE</w:t>
            </w:r>
            <w:r w:rsidRPr="009B3721">
              <w:rPr>
                <w:sz w:val="18"/>
                <w:szCs w:val="18"/>
              </w:rPr>
              <w:t>)</w:t>
            </w:r>
          </w:p>
        </w:tc>
        <w:tc>
          <w:tcPr>
            <w:tcW w:w="1038" w:type="pct"/>
            <w:vAlign w:val="center"/>
          </w:tcPr>
          <w:p w14:paraId="153B8DD4" w14:textId="43B85D0A" w:rsidR="003A25B0" w:rsidRPr="009B3721" w:rsidRDefault="00D51B7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Active cases</w:t>
            </w:r>
          </w:p>
        </w:tc>
        <w:tc>
          <w:tcPr>
            <w:tcW w:w="688" w:type="pct"/>
            <w:vAlign w:val="center"/>
          </w:tcPr>
          <w:p w14:paraId="28BCAF18" w14:textId="105899DA" w:rsidR="003A25B0" w:rsidRPr="009B3721" w:rsidRDefault="0052719E"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w:t>
            </w:r>
          </w:p>
        </w:tc>
        <w:tc>
          <w:tcPr>
            <w:tcW w:w="668" w:type="pct"/>
            <w:vAlign w:val="center"/>
          </w:tcPr>
          <w:p w14:paraId="441DA86D" w14:textId="77777777" w:rsidR="003A25B0" w:rsidRPr="009B3721" w:rsidRDefault="00635A28"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33.83</w:t>
            </w:r>
          </w:p>
          <w:p w14:paraId="69960495" w14:textId="49D62E00" w:rsidR="00635A28" w:rsidRPr="009B3721" w:rsidRDefault="00635A28"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(1.55)</w:t>
            </w:r>
          </w:p>
        </w:tc>
        <w:tc>
          <w:tcPr>
            <w:tcW w:w="674" w:type="pct"/>
            <w:vAlign w:val="center"/>
          </w:tcPr>
          <w:p w14:paraId="3B3AB24E" w14:textId="3A1BE0F7" w:rsidR="00B40DFC" w:rsidRPr="009B3721" w:rsidRDefault="00D93847"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w:t>
            </w:r>
          </w:p>
        </w:tc>
        <w:tc>
          <w:tcPr>
            <w:tcW w:w="672" w:type="pct"/>
            <w:vAlign w:val="center"/>
          </w:tcPr>
          <w:p w14:paraId="1210C722" w14:textId="77777777" w:rsidR="003A25B0" w:rsidRPr="009B3721" w:rsidRDefault="00635A28"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0.72</w:t>
            </w:r>
          </w:p>
          <w:p w14:paraId="55D71C92" w14:textId="641EB5B7" w:rsidR="00635A28" w:rsidRPr="009B3721" w:rsidRDefault="00635A28"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(0.02)</w:t>
            </w:r>
          </w:p>
        </w:tc>
        <w:tc>
          <w:tcPr>
            <w:tcW w:w="690" w:type="pct"/>
            <w:vAlign w:val="center"/>
          </w:tcPr>
          <w:p w14:paraId="386FFCC2" w14:textId="15003B62" w:rsidR="00635A28" w:rsidRPr="009B3721" w:rsidRDefault="00FC562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w:t>
            </w:r>
          </w:p>
        </w:tc>
      </w:tr>
      <w:tr w:rsidR="003A25B0" w:rsidRPr="009B3721" w14:paraId="3A2950B9" w14:textId="77777777" w:rsidTr="003A25B0">
        <w:trPr>
          <w:trHeight w:hRule="exact" w:val="720"/>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75288A1A" w14:textId="77777777" w:rsidR="003A25B0" w:rsidRPr="009B3721" w:rsidRDefault="003A25B0" w:rsidP="00D379D7">
            <w:pPr>
              <w:spacing w:line="240" w:lineRule="auto"/>
              <w:contextualSpacing/>
              <w:jc w:val="center"/>
              <w:rPr>
                <w:sz w:val="18"/>
                <w:szCs w:val="18"/>
              </w:rPr>
            </w:pPr>
          </w:p>
        </w:tc>
        <w:tc>
          <w:tcPr>
            <w:tcW w:w="1038" w:type="pct"/>
            <w:vAlign w:val="center"/>
          </w:tcPr>
          <w:p w14:paraId="2F46FB36" w14:textId="12D617C3" w:rsidR="003A25B0" w:rsidRPr="009B3721" w:rsidRDefault="00D51B74"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B3721">
              <w:rPr>
                <w:b/>
                <w:bCs/>
                <w:sz w:val="18"/>
                <w:szCs w:val="18"/>
              </w:rPr>
              <w:t>Cumulative cases</w:t>
            </w:r>
          </w:p>
        </w:tc>
        <w:tc>
          <w:tcPr>
            <w:tcW w:w="688" w:type="pct"/>
            <w:vAlign w:val="center"/>
          </w:tcPr>
          <w:p w14:paraId="151C535D" w14:textId="77777777" w:rsidR="003A25B0" w:rsidRPr="009B3721" w:rsidRDefault="00F8535D"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1.76</w:t>
            </w:r>
          </w:p>
          <w:p w14:paraId="51201285" w14:textId="52FDBC51" w:rsidR="00F8535D" w:rsidRPr="009B3721" w:rsidRDefault="00F8535D"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(0.03)</w:t>
            </w:r>
          </w:p>
        </w:tc>
        <w:tc>
          <w:tcPr>
            <w:tcW w:w="668" w:type="pct"/>
            <w:vAlign w:val="center"/>
          </w:tcPr>
          <w:p w14:paraId="6444BE84" w14:textId="77777777" w:rsidR="003A25B0" w:rsidRPr="009B3721" w:rsidRDefault="00F8535D"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23.10</w:t>
            </w:r>
          </w:p>
          <w:p w14:paraId="5673523B" w14:textId="4A3F3448" w:rsidR="00F8535D" w:rsidRPr="009B3721" w:rsidRDefault="00F8535D"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(0.87)</w:t>
            </w:r>
          </w:p>
        </w:tc>
        <w:tc>
          <w:tcPr>
            <w:tcW w:w="674" w:type="pct"/>
            <w:vAlign w:val="center"/>
          </w:tcPr>
          <w:p w14:paraId="138CF06C" w14:textId="77777777" w:rsidR="005A2B6C" w:rsidRPr="009B3721" w:rsidRDefault="00404CCD"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2.07</w:t>
            </w:r>
          </w:p>
          <w:p w14:paraId="21267A13" w14:textId="61D53819" w:rsidR="00404CCD" w:rsidRPr="009B3721" w:rsidRDefault="00404CCD"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(0.05)</w:t>
            </w:r>
          </w:p>
        </w:tc>
        <w:tc>
          <w:tcPr>
            <w:tcW w:w="672" w:type="pct"/>
            <w:vAlign w:val="center"/>
          </w:tcPr>
          <w:p w14:paraId="1CB6E5E4" w14:textId="77777777" w:rsidR="003A25B0" w:rsidRPr="009B3721" w:rsidRDefault="00F8535D"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3.20</w:t>
            </w:r>
          </w:p>
          <w:p w14:paraId="5C26002B" w14:textId="7B4F5981" w:rsidR="00F8535D" w:rsidRPr="009B3721" w:rsidRDefault="00F8535D"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(0.06)</w:t>
            </w:r>
          </w:p>
        </w:tc>
        <w:tc>
          <w:tcPr>
            <w:tcW w:w="690" w:type="pct"/>
            <w:vAlign w:val="center"/>
          </w:tcPr>
          <w:p w14:paraId="38E16696" w14:textId="0381726A" w:rsidR="00F8535D" w:rsidRPr="009B3721" w:rsidRDefault="00FC5624"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w:t>
            </w:r>
          </w:p>
        </w:tc>
      </w:tr>
      <w:tr w:rsidR="003A25B0" w:rsidRPr="009B3721" w14:paraId="5626AA2C" w14:textId="77777777" w:rsidTr="003A25B0">
        <w:trPr>
          <w:cnfStyle w:val="000000100000" w:firstRow="0" w:lastRow="0" w:firstColumn="0" w:lastColumn="0" w:oddVBand="0" w:evenVBand="0" w:oddHBand="1" w:evenHBand="0" w:firstRowFirstColumn="0" w:firstRowLastColumn="0" w:lastRowFirstColumn="0" w:lastRowLastColumn="0"/>
          <w:trHeight w:hRule="exact" w:val="720"/>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25258E83" w14:textId="77777777" w:rsidR="003A25B0" w:rsidRPr="009B3721" w:rsidRDefault="003A25B0" w:rsidP="00D379D7">
            <w:pPr>
              <w:spacing w:line="240" w:lineRule="auto"/>
              <w:contextualSpacing/>
              <w:jc w:val="center"/>
              <w:rPr>
                <w:sz w:val="18"/>
                <w:szCs w:val="18"/>
              </w:rPr>
            </w:pPr>
          </w:p>
        </w:tc>
        <w:tc>
          <w:tcPr>
            <w:tcW w:w="1038" w:type="pct"/>
            <w:vAlign w:val="center"/>
          </w:tcPr>
          <w:p w14:paraId="2CD8F93B" w14:textId="3A5A4020" w:rsidR="003A25B0" w:rsidRPr="009B3721" w:rsidRDefault="00D51B7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Cumulative deaths</w:t>
            </w:r>
          </w:p>
        </w:tc>
        <w:tc>
          <w:tcPr>
            <w:tcW w:w="688" w:type="pct"/>
            <w:vAlign w:val="center"/>
          </w:tcPr>
          <w:p w14:paraId="1ADE0468" w14:textId="3212FE9D" w:rsidR="003A25B0" w:rsidRPr="009B3721" w:rsidRDefault="0052719E"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w:t>
            </w:r>
          </w:p>
        </w:tc>
        <w:tc>
          <w:tcPr>
            <w:tcW w:w="668" w:type="pct"/>
            <w:vAlign w:val="center"/>
          </w:tcPr>
          <w:p w14:paraId="0306D678" w14:textId="77777777" w:rsidR="003A25B0" w:rsidRPr="009B3721" w:rsidRDefault="00B87311"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26.30</w:t>
            </w:r>
          </w:p>
          <w:p w14:paraId="525BD78E" w14:textId="6CC32BE0" w:rsidR="00B87311" w:rsidRPr="009B3721" w:rsidRDefault="00B87311"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(1.07)</w:t>
            </w:r>
          </w:p>
        </w:tc>
        <w:tc>
          <w:tcPr>
            <w:tcW w:w="674" w:type="pct"/>
            <w:vAlign w:val="center"/>
          </w:tcPr>
          <w:p w14:paraId="28695142" w14:textId="5A922956" w:rsidR="00F05B96" w:rsidRPr="009B3721" w:rsidRDefault="00D93847"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w:t>
            </w:r>
          </w:p>
        </w:tc>
        <w:tc>
          <w:tcPr>
            <w:tcW w:w="672" w:type="pct"/>
            <w:vAlign w:val="center"/>
          </w:tcPr>
          <w:p w14:paraId="53BFF628" w14:textId="77777777" w:rsidR="003A25B0" w:rsidRPr="009B3721" w:rsidRDefault="00B87311"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7.13</w:t>
            </w:r>
          </w:p>
          <w:p w14:paraId="6B5F0F51" w14:textId="71D94600" w:rsidR="00B87311" w:rsidRPr="009B3721" w:rsidRDefault="00B87311"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(0.19)</w:t>
            </w:r>
          </w:p>
        </w:tc>
        <w:tc>
          <w:tcPr>
            <w:tcW w:w="690" w:type="pct"/>
            <w:vAlign w:val="center"/>
          </w:tcPr>
          <w:p w14:paraId="38DB7510" w14:textId="4FBA2AF7" w:rsidR="00B87311" w:rsidRPr="009B3721" w:rsidRDefault="004B1F52" w:rsidP="00D379D7">
            <w:pPr>
              <w:keepNext/>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w:t>
            </w:r>
          </w:p>
        </w:tc>
      </w:tr>
    </w:tbl>
    <w:p w14:paraId="26D27F31" w14:textId="10B95812" w:rsidR="001F7192" w:rsidRPr="001F7192" w:rsidRDefault="001F7192" w:rsidP="001F7192">
      <w:pPr>
        <w:pStyle w:val="Caption"/>
        <w:jc w:val="center"/>
        <w:rPr>
          <w:sz w:val="21"/>
          <w:szCs w:val="21"/>
        </w:rPr>
      </w:pPr>
      <w:r w:rsidRPr="001F7192">
        <w:rPr>
          <w:sz w:val="18"/>
          <w:szCs w:val="18"/>
        </w:rPr>
        <w:lastRenderedPageBreak/>
        <w:t>Table 3: Comparison of relative performance and correlation with observed data of projections of the models under consideration.</w:t>
      </w:r>
    </w:p>
    <w:tbl>
      <w:tblPr>
        <w:tblStyle w:val="PlainTable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4"/>
        <w:gridCol w:w="2055"/>
        <w:gridCol w:w="2055"/>
        <w:gridCol w:w="2055"/>
        <w:gridCol w:w="2055"/>
        <w:gridCol w:w="2055"/>
        <w:gridCol w:w="2061"/>
      </w:tblGrid>
      <w:tr w:rsidR="006547D0" w:rsidRPr="00F1359C" w14:paraId="65A68D01" w14:textId="77777777" w:rsidTr="001F7192">
        <w:trPr>
          <w:cnfStyle w:val="100000000000" w:firstRow="1" w:lastRow="0" w:firstColumn="0" w:lastColumn="0" w:oddVBand="0" w:evenVBand="0" w:oddHBand="0"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restart"/>
            <w:vAlign w:val="center"/>
          </w:tcPr>
          <w:p w14:paraId="00E7B677" w14:textId="1EA01AB7" w:rsidR="006547D0" w:rsidRPr="00F1359C" w:rsidRDefault="001128D4" w:rsidP="006547D0">
            <w:pPr>
              <w:jc w:val="center"/>
              <w:rPr>
                <w:sz w:val="18"/>
                <w:szCs w:val="18"/>
              </w:rPr>
            </w:pPr>
            <w:r w:rsidRPr="00F1359C">
              <w:rPr>
                <w:sz w:val="18"/>
                <w:szCs w:val="18"/>
              </w:rPr>
              <w:t>Observed</w:t>
            </w:r>
            <w:r w:rsidR="006547D0" w:rsidRPr="00F1359C">
              <w:rPr>
                <w:sz w:val="18"/>
                <w:szCs w:val="18"/>
              </w:rPr>
              <w:t xml:space="preserve"> data</w:t>
            </w:r>
            <w:r w:rsidRPr="00F1359C">
              <w:rPr>
                <w:sz w:val="18"/>
                <w:szCs w:val="18"/>
              </w:rPr>
              <w:t xml:space="preserve"> (confirmed)</w:t>
            </w:r>
          </w:p>
        </w:tc>
        <w:tc>
          <w:tcPr>
            <w:tcW w:w="714" w:type="pct"/>
            <w:vMerge w:val="restart"/>
            <w:vAlign w:val="center"/>
          </w:tcPr>
          <w:p w14:paraId="544FAC66" w14:textId="429EF44A" w:rsidR="006547D0" w:rsidRPr="00F1359C" w:rsidRDefault="006547D0" w:rsidP="006547D0">
            <w:pPr>
              <w:jc w:val="center"/>
              <w:cnfStyle w:val="100000000000" w:firstRow="1" w:lastRow="0" w:firstColumn="0" w:lastColumn="0" w:oddVBand="0" w:evenVBand="0" w:oddHBand="0" w:evenHBand="0" w:firstRowFirstColumn="0" w:firstRowLastColumn="0" w:lastRowFirstColumn="0" w:lastRowLastColumn="0"/>
              <w:rPr>
                <w:sz w:val="18"/>
                <w:szCs w:val="18"/>
              </w:rPr>
            </w:pPr>
            <w:r w:rsidRPr="00F1359C">
              <w:rPr>
                <w:sz w:val="18"/>
                <w:szCs w:val="18"/>
              </w:rPr>
              <w:t>Metric</w:t>
            </w:r>
          </w:p>
        </w:tc>
        <w:tc>
          <w:tcPr>
            <w:tcW w:w="3572" w:type="pct"/>
            <w:gridSpan w:val="5"/>
            <w:vAlign w:val="center"/>
          </w:tcPr>
          <w:p w14:paraId="2486E25B" w14:textId="77BDDF19" w:rsidR="006547D0" w:rsidRPr="00F1359C" w:rsidRDefault="006547D0" w:rsidP="006547D0">
            <w:pPr>
              <w:jc w:val="center"/>
              <w:cnfStyle w:val="100000000000" w:firstRow="1" w:lastRow="0" w:firstColumn="0" w:lastColumn="0" w:oddVBand="0" w:evenVBand="0" w:oddHBand="0" w:evenHBand="0" w:firstRowFirstColumn="0" w:firstRowLastColumn="0" w:lastRowFirstColumn="0" w:lastRowLastColumn="0"/>
              <w:rPr>
                <w:sz w:val="18"/>
                <w:szCs w:val="18"/>
              </w:rPr>
            </w:pPr>
            <w:r w:rsidRPr="00F1359C">
              <w:rPr>
                <w:sz w:val="18"/>
                <w:szCs w:val="18"/>
              </w:rPr>
              <w:t>Model</w:t>
            </w:r>
          </w:p>
        </w:tc>
      </w:tr>
      <w:tr w:rsidR="006547D0" w:rsidRPr="00F1359C" w14:paraId="2E834DB4" w14:textId="77777777" w:rsidTr="001F7192">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417C584C" w14:textId="77777777" w:rsidR="006547D0" w:rsidRPr="00F1359C" w:rsidRDefault="006547D0" w:rsidP="006547D0">
            <w:pPr>
              <w:jc w:val="center"/>
              <w:rPr>
                <w:sz w:val="18"/>
                <w:szCs w:val="18"/>
              </w:rPr>
            </w:pPr>
          </w:p>
        </w:tc>
        <w:tc>
          <w:tcPr>
            <w:tcW w:w="714" w:type="pct"/>
            <w:vMerge/>
            <w:vAlign w:val="center"/>
          </w:tcPr>
          <w:p w14:paraId="5A543BE4" w14:textId="7E0F2D4C" w:rsidR="006547D0" w:rsidRPr="00F1359C" w:rsidRDefault="006547D0"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714" w:type="pct"/>
            <w:vAlign w:val="center"/>
          </w:tcPr>
          <w:p w14:paraId="6C8A8353" w14:textId="544426D8" w:rsidR="006547D0" w:rsidRPr="00F1359C" w:rsidRDefault="006547D0"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Baseline</w:t>
            </w:r>
          </w:p>
        </w:tc>
        <w:tc>
          <w:tcPr>
            <w:tcW w:w="714" w:type="pct"/>
            <w:vAlign w:val="center"/>
          </w:tcPr>
          <w:p w14:paraId="18DCFDC4" w14:textId="71975DAF" w:rsidR="006547D0" w:rsidRPr="00F1359C" w:rsidRDefault="006547D0"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F1359C">
              <w:rPr>
                <w:b/>
                <w:bCs/>
                <w:sz w:val="18"/>
                <w:szCs w:val="18"/>
              </w:rPr>
              <w:t>eSIR</w:t>
            </w:r>
            <w:proofErr w:type="spellEnd"/>
          </w:p>
        </w:tc>
        <w:tc>
          <w:tcPr>
            <w:tcW w:w="714" w:type="pct"/>
            <w:vAlign w:val="center"/>
          </w:tcPr>
          <w:p w14:paraId="7100105B" w14:textId="5DF1C906" w:rsidR="006547D0" w:rsidRPr="00F1359C" w:rsidRDefault="00D53290"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SAPHIRE</w:t>
            </w:r>
          </w:p>
        </w:tc>
        <w:tc>
          <w:tcPr>
            <w:tcW w:w="714" w:type="pct"/>
            <w:vAlign w:val="center"/>
          </w:tcPr>
          <w:p w14:paraId="2A807031" w14:textId="75C10396" w:rsidR="006547D0" w:rsidRPr="00F1359C" w:rsidRDefault="006547D0"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SEIR</w:t>
            </w:r>
            <w:r w:rsidR="00823B59" w:rsidRPr="00F1359C">
              <w:rPr>
                <w:b/>
                <w:bCs/>
                <w:sz w:val="18"/>
                <w:szCs w:val="18"/>
              </w:rPr>
              <w:t>-</w:t>
            </w:r>
            <w:proofErr w:type="spellStart"/>
            <w:r w:rsidR="00823B59" w:rsidRPr="00F1359C">
              <w:rPr>
                <w:b/>
                <w:bCs/>
                <w:i/>
                <w:iCs/>
                <w:sz w:val="18"/>
                <w:szCs w:val="18"/>
              </w:rPr>
              <w:t>fansy</w:t>
            </w:r>
            <w:proofErr w:type="spellEnd"/>
          </w:p>
        </w:tc>
        <w:tc>
          <w:tcPr>
            <w:tcW w:w="714" w:type="pct"/>
            <w:vAlign w:val="center"/>
          </w:tcPr>
          <w:p w14:paraId="1C5CC877" w14:textId="7F08609F" w:rsidR="006547D0" w:rsidRPr="00F1359C" w:rsidRDefault="007567EE"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F1359C">
              <w:rPr>
                <w:b/>
                <w:bCs/>
                <w:sz w:val="18"/>
                <w:szCs w:val="18"/>
              </w:rPr>
              <w:t>ICM</w:t>
            </w:r>
            <w:r w:rsidR="00FA4645" w:rsidRPr="00F1359C">
              <w:rPr>
                <w:b/>
                <w:bCs/>
                <w:sz w:val="18"/>
                <w:szCs w:val="18"/>
                <w:vertAlign w:val="superscript"/>
              </w:rPr>
              <w:t>e</w:t>
            </w:r>
            <w:proofErr w:type="spellEnd"/>
          </w:p>
        </w:tc>
      </w:tr>
      <w:tr w:rsidR="006547D0" w:rsidRPr="00F1359C" w14:paraId="0E018205" w14:textId="77777777" w:rsidTr="001F7192">
        <w:trPr>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restart"/>
            <w:vAlign w:val="center"/>
          </w:tcPr>
          <w:p w14:paraId="7E48CF60" w14:textId="7F2DB026" w:rsidR="006547D0" w:rsidRPr="00F1359C" w:rsidRDefault="006547D0" w:rsidP="006547D0">
            <w:pPr>
              <w:jc w:val="center"/>
              <w:rPr>
                <w:sz w:val="18"/>
                <w:szCs w:val="18"/>
              </w:rPr>
            </w:pPr>
            <w:r w:rsidRPr="00F1359C">
              <w:rPr>
                <w:sz w:val="18"/>
                <w:szCs w:val="18"/>
              </w:rPr>
              <w:t>Cumulative cases</w:t>
            </w:r>
          </w:p>
        </w:tc>
        <w:tc>
          <w:tcPr>
            <w:tcW w:w="714" w:type="pct"/>
            <w:vAlign w:val="center"/>
          </w:tcPr>
          <w:p w14:paraId="4A487FAC" w14:textId="2D7CFD6B" w:rsidR="006547D0" w:rsidRPr="00F1359C" w:rsidRDefault="001C7FEC" w:rsidP="006547D0">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F1359C">
              <w:rPr>
                <w:b/>
                <w:bCs/>
                <w:sz w:val="18"/>
                <w:szCs w:val="18"/>
              </w:rPr>
              <w:t>Rel-</w:t>
            </w:r>
            <w:proofErr w:type="spellStart"/>
            <w:r w:rsidR="006547D0" w:rsidRPr="00F1359C">
              <w:rPr>
                <w:b/>
                <w:bCs/>
                <w:sz w:val="18"/>
                <w:szCs w:val="18"/>
              </w:rPr>
              <w:t>MSPE</w:t>
            </w:r>
            <w:r w:rsidR="00E8232A" w:rsidRPr="00F1359C">
              <w:rPr>
                <w:b/>
                <w:bCs/>
                <w:sz w:val="18"/>
                <w:szCs w:val="18"/>
                <w:vertAlign w:val="superscript"/>
              </w:rPr>
              <w:t>a</w:t>
            </w:r>
            <w:proofErr w:type="spellEnd"/>
          </w:p>
        </w:tc>
        <w:tc>
          <w:tcPr>
            <w:tcW w:w="714" w:type="pct"/>
            <w:vAlign w:val="center"/>
          </w:tcPr>
          <w:p w14:paraId="5A56D59B" w14:textId="01096267" w:rsidR="006547D0" w:rsidRPr="00F1359C" w:rsidRDefault="00C008D5"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1</w:t>
            </w:r>
          </w:p>
        </w:tc>
        <w:tc>
          <w:tcPr>
            <w:tcW w:w="714" w:type="pct"/>
            <w:vAlign w:val="center"/>
          </w:tcPr>
          <w:p w14:paraId="504D7945" w14:textId="636F1460" w:rsidR="006547D0" w:rsidRPr="00F1359C" w:rsidRDefault="005F796C"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0.225</w:t>
            </w:r>
          </w:p>
        </w:tc>
        <w:tc>
          <w:tcPr>
            <w:tcW w:w="714" w:type="pct"/>
            <w:vAlign w:val="center"/>
          </w:tcPr>
          <w:p w14:paraId="47321D5D" w14:textId="1D33ACDF" w:rsidR="006547D0" w:rsidRPr="00F1359C" w:rsidRDefault="00DB43AC"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3.819</w:t>
            </w:r>
          </w:p>
        </w:tc>
        <w:tc>
          <w:tcPr>
            <w:tcW w:w="714" w:type="pct"/>
            <w:vAlign w:val="center"/>
          </w:tcPr>
          <w:p w14:paraId="689D55B2" w14:textId="60B8F06A" w:rsidR="006547D0" w:rsidRPr="00F1359C" w:rsidRDefault="005F796C"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0.579</w:t>
            </w:r>
          </w:p>
        </w:tc>
        <w:tc>
          <w:tcPr>
            <w:tcW w:w="714" w:type="pct"/>
            <w:vAlign w:val="center"/>
          </w:tcPr>
          <w:p w14:paraId="76ED707E" w14:textId="06B1067F" w:rsidR="006547D0" w:rsidRPr="00F1359C" w:rsidRDefault="003B2C08"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w:t>
            </w:r>
          </w:p>
        </w:tc>
      </w:tr>
      <w:tr w:rsidR="006547D0" w:rsidRPr="00F1359C" w14:paraId="7E55CFC6" w14:textId="77777777" w:rsidTr="001F7192">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6AE5B130" w14:textId="77777777" w:rsidR="006547D0" w:rsidRPr="00F1359C" w:rsidRDefault="006547D0" w:rsidP="006547D0">
            <w:pPr>
              <w:jc w:val="center"/>
              <w:rPr>
                <w:sz w:val="18"/>
                <w:szCs w:val="18"/>
              </w:rPr>
            </w:pPr>
          </w:p>
        </w:tc>
        <w:tc>
          <w:tcPr>
            <w:tcW w:w="714" w:type="pct"/>
            <w:vAlign w:val="center"/>
          </w:tcPr>
          <w:p w14:paraId="08CB6132" w14:textId="7A5DED7E" w:rsidR="006547D0" w:rsidRPr="00F1359C" w:rsidRDefault="006547D0"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 xml:space="preserve">Pearson’s correlation </w:t>
            </w:r>
            <w:proofErr w:type="spellStart"/>
            <w:r w:rsidRPr="00F1359C">
              <w:rPr>
                <w:b/>
                <w:bCs/>
                <w:sz w:val="18"/>
                <w:szCs w:val="18"/>
              </w:rPr>
              <w:t>coefficient</w:t>
            </w:r>
            <w:r w:rsidR="00E8232A" w:rsidRPr="00F1359C">
              <w:rPr>
                <w:b/>
                <w:bCs/>
                <w:sz w:val="18"/>
                <w:szCs w:val="18"/>
                <w:vertAlign w:val="superscript"/>
              </w:rPr>
              <w:t>b</w:t>
            </w:r>
            <w:proofErr w:type="spellEnd"/>
          </w:p>
        </w:tc>
        <w:tc>
          <w:tcPr>
            <w:tcW w:w="714" w:type="pct"/>
            <w:vAlign w:val="center"/>
          </w:tcPr>
          <w:p w14:paraId="7D5C7E39" w14:textId="6C6769EA" w:rsidR="006547D0" w:rsidRPr="00F1359C" w:rsidRDefault="005F796C"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1</w:t>
            </w:r>
          </w:p>
        </w:tc>
        <w:tc>
          <w:tcPr>
            <w:tcW w:w="714" w:type="pct"/>
            <w:vAlign w:val="center"/>
          </w:tcPr>
          <w:p w14:paraId="60634059" w14:textId="5D88BF35" w:rsidR="006547D0" w:rsidRPr="00F1359C" w:rsidRDefault="005F796C"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0.985</w:t>
            </w:r>
          </w:p>
        </w:tc>
        <w:tc>
          <w:tcPr>
            <w:tcW w:w="714" w:type="pct"/>
            <w:vAlign w:val="center"/>
          </w:tcPr>
          <w:p w14:paraId="5AA8890C" w14:textId="3DDC3CD0" w:rsidR="006547D0" w:rsidRPr="00F1359C" w:rsidRDefault="00DB43AC"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1</w:t>
            </w:r>
          </w:p>
        </w:tc>
        <w:tc>
          <w:tcPr>
            <w:tcW w:w="714" w:type="pct"/>
            <w:vAlign w:val="center"/>
          </w:tcPr>
          <w:p w14:paraId="0E9E6EB9" w14:textId="725CCFA2" w:rsidR="006547D0" w:rsidRPr="00F1359C" w:rsidRDefault="005F796C"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1</w:t>
            </w:r>
          </w:p>
        </w:tc>
        <w:tc>
          <w:tcPr>
            <w:tcW w:w="714" w:type="pct"/>
            <w:vAlign w:val="center"/>
          </w:tcPr>
          <w:p w14:paraId="6F0A6F1E" w14:textId="1A7C7F51" w:rsidR="006547D0" w:rsidRPr="00F1359C" w:rsidRDefault="003B2C08"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w:t>
            </w:r>
          </w:p>
        </w:tc>
      </w:tr>
      <w:tr w:rsidR="006547D0" w:rsidRPr="00F1359C" w14:paraId="042BA313" w14:textId="77777777" w:rsidTr="001F7192">
        <w:trPr>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3D10E520" w14:textId="77777777" w:rsidR="006547D0" w:rsidRPr="00F1359C" w:rsidRDefault="006547D0" w:rsidP="006547D0">
            <w:pPr>
              <w:jc w:val="center"/>
              <w:rPr>
                <w:sz w:val="18"/>
                <w:szCs w:val="18"/>
              </w:rPr>
            </w:pPr>
          </w:p>
        </w:tc>
        <w:tc>
          <w:tcPr>
            <w:tcW w:w="714" w:type="pct"/>
            <w:vAlign w:val="center"/>
          </w:tcPr>
          <w:p w14:paraId="4C32E2C0" w14:textId="6C9AE088" w:rsidR="006547D0" w:rsidRPr="00F1359C" w:rsidRDefault="006547D0" w:rsidP="006547D0">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F1359C">
              <w:rPr>
                <w:b/>
                <w:bCs/>
                <w:sz w:val="18"/>
                <w:szCs w:val="18"/>
              </w:rPr>
              <w:t xml:space="preserve">Lin’s concordance </w:t>
            </w:r>
            <w:proofErr w:type="spellStart"/>
            <w:r w:rsidRPr="00F1359C">
              <w:rPr>
                <w:b/>
                <w:bCs/>
                <w:sz w:val="18"/>
                <w:szCs w:val="18"/>
              </w:rPr>
              <w:t>coefficient</w:t>
            </w:r>
            <w:r w:rsidR="00E8232A" w:rsidRPr="00F1359C">
              <w:rPr>
                <w:b/>
                <w:bCs/>
                <w:sz w:val="18"/>
                <w:szCs w:val="18"/>
                <w:vertAlign w:val="superscript"/>
              </w:rPr>
              <w:t>b</w:t>
            </w:r>
            <w:proofErr w:type="spellEnd"/>
          </w:p>
        </w:tc>
        <w:tc>
          <w:tcPr>
            <w:tcW w:w="714" w:type="pct"/>
            <w:vAlign w:val="center"/>
          </w:tcPr>
          <w:p w14:paraId="5731CFB1" w14:textId="5CDC3DF2" w:rsidR="006547D0" w:rsidRPr="00F1359C" w:rsidRDefault="005F796C"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0.991</w:t>
            </w:r>
          </w:p>
        </w:tc>
        <w:tc>
          <w:tcPr>
            <w:tcW w:w="714" w:type="pct"/>
            <w:vAlign w:val="center"/>
          </w:tcPr>
          <w:p w14:paraId="2CF9A161" w14:textId="13B00461" w:rsidR="006547D0" w:rsidRPr="00F1359C" w:rsidRDefault="00943F13"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0.31</w:t>
            </w:r>
            <w:r w:rsidR="002E1E48" w:rsidRPr="00F1359C">
              <w:rPr>
                <w:sz w:val="18"/>
                <w:szCs w:val="18"/>
              </w:rPr>
              <w:t>6</w:t>
            </w:r>
          </w:p>
        </w:tc>
        <w:tc>
          <w:tcPr>
            <w:tcW w:w="714" w:type="pct"/>
            <w:vAlign w:val="center"/>
          </w:tcPr>
          <w:p w14:paraId="7FB0C52D" w14:textId="7F0F08EE" w:rsidR="006547D0" w:rsidRPr="00F1359C" w:rsidRDefault="00943F13"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0.</w:t>
            </w:r>
            <w:r w:rsidR="00DB43AC" w:rsidRPr="00F1359C">
              <w:rPr>
                <w:sz w:val="18"/>
                <w:szCs w:val="18"/>
              </w:rPr>
              <w:t>975</w:t>
            </w:r>
          </w:p>
        </w:tc>
        <w:tc>
          <w:tcPr>
            <w:tcW w:w="714" w:type="pct"/>
            <w:vAlign w:val="center"/>
          </w:tcPr>
          <w:p w14:paraId="3B893F5E" w14:textId="4B1FDA68" w:rsidR="006547D0" w:rsidRPr="00F1359C" w:rsidRDefault="00943F13"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0.965</w:t>
            </w:r>
          </w:p>
        </w:tc>
        <w:tc>
          <w:tcPr>
            <w:tcW w:w="714" w:type="pct"/>
            <w:vAlign w:val="center"/>
          </w:tcPr>
          <w:p w14:paraId="1B50C1E8" w14:textId="1DC31352" w:rsidR="006547D0" w:rsidRPr="00F1359C" w:rsidRDefault="003B2C08"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w:t>
            </w:r>
          </w:p>
        </w:tc>
      </w:tr>
      <w:tr w:rsidR="006547D0" w:rsidRPr="00F1359C" w14:paraId="35B875D1" w14:textId="77777777" w:rsidTr="001F7192">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restart"/>
            <w:vAlign w:val="center"/>
          </w:tcPr>
          <w:p w14:paraId="191BAF73" w14:textId="16CBA18F" w:rsidR="006547D0" w:rsidRPr="00F1359C" w:rsidRDefault="006547D0" w:rsidP="006547D0">
            <w:pPr>
              <w:jc w:val="center"/>
              <w:rPr>
                <w:sz w:val="18"/>
                <w:szCs w:val="18"/>
              </w:rPr>
            </w:pPr>
            <w:r w:rsidRPr="00F1359C">
              <w:rPr>
                <w:sz w:val="18"/>
                <w:szCs w:val="18"/>
              </w:rPr>
              <w:t>Cumulative deaths</w:t>
            </w:r>
          </w:p>
        </w:tc>
        <w:tc>
          <w:tcPr>
            <w:tcW w:w="714" w:type="pct"/>
            <w:vAlign w:val="center"/>
          </w:tcPr>
          <w:p w14:paraId="5626944F" w14:textId="26A48665" w:rsidR="006547D0" w:rsidRPr="00F1359C" w:rsidRDefault="001C7FEC"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Rel-</w:t>
            </w:r>
            <w:proofErr w:type="spellStart"/>
            <w:r w:rsidR="006547D0" w:rsidRPr="00F1359C">
              <w:rPr>
                <w:b/>
                <w:bCs/>
                <w:sz w:val="18"/>
                <w:szCs w:val="18"/>
              </w:rPr>
              <w:t>MSPE</w:t>
            </w:r>
            <w:r w:rsidR="00E8232A" w:rsidRPr="00F1359C">
              <w:rPr>
                <w:b/>
                <w:bCs/>
                <w:sz w:val="18"/>
                <w:szCs w:val="18"/>
                <w:vertAlign w:val="superscript"/>
              </w:rPr>
              <w:t>c</w:t>
            </w:r>
            <w:proofErr w:type="spellEnd"/>
          </w:p>
        </w:tc>
        <w:tc>
          <w:tcPr>
            <w:tcW w:w="714" w:type="pct"/>
            <w:vAlign w:val="center"/>
          </w:tcPr>
          <w:p w14:paraId="21148A1F" w14:textId="65DB48BF" w:rsidR="006547D0" w:rsidRPr="00F1359C" w:rsidRDefault="00035317"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w:t>
            </w:r>
          </w:p>
        </w:tc>
        <w:tc>
          <w:tcPr>
            <w:tcW w:w="714" w:type="pct"/>
            <w:vAlign w:val="center"/>
          </w:tcPr>
          <w:p w14:paraId="2C037E8F" w14:textId="6010C8A8" w:rsidR="006547D0" w:rsidRPr="00F1359C" w:rsidRDefault="00C008D5"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1</w:t>
            </w:r>
          </w:p>
        </w:tc>
        <w:tc>
          <w:tcPr>
            <w:tcW w:w="714" w:type="pct"/>
            <w:vAlign w:val="center"/>
          </w:tcPr>
          <w:p w14:paraId="1D1B0FBD" w14:textId="0703A614" w:rsidR="006547D0" w:rsidRPr="00F1359C" w:rsidRDefault="00693C2A"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w:t>
            </w:r>
          </w:p>
        </w:tc>
        <w:tc>
          <w:tcPr>
            <w:tcW w:w="714" w:type="pct"/>
            <w:vAlign w:val="center"/>
          </w:tcPr>
          <w:p w14:paraId="32378CB1" w14:textId="704809A0" w:rsidR="006547D0" w:rsidRPr="00F1359C" w:rsidRDefault="00943F13"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7.605</w:t>
            </w:r>
          </w:p>
        </w:tc>
        <w:tc>
          <w:tcPr>
            <w:tcW w:w="714" w:type="pct"/>
            <w:vAlign w:val="center"/>
          </w:tcPr>
          <w:p w14:paraId="181D43A3" w14:textId="47E7CBEE" w:rsidR="006547D0" w:rsidRPr="00F1359C" w:rsidRDefault="000953B3"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w:t>
            </w:r>
          </w:p>
        </w:tc>
      </w:tr>
      <w:tr w:rsidR="006547D0" w:rsidRPr="00F1359C" w14:paraId="255CB3C6" w14:textId="77777777" w:rsidTr="001F7192">
        <w:trPr>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008CB636" w14:textId="77777777" w:rsidR="006547D0" w:rsidRPr="00F1359C" w:rsidRDefault="006547D0" w:rsidP="006547D0">
            <w:pPr>
              <w:jc w:val="center"/>
              <w:rPr>
                <w:sz w:val="18"/>
                <w:szCs w:val="18"/>
              </w:rPr>
            </w:pPr>
          </w:p>
        </w:tc>
        <w:tc>
          <w:tcPr>
            <w:tcW w:w="714" w:type="pct"/>
            <w:vAlign w:val="center"/>
          </w:tcPr>
          <w:p w14:paraId="3136DC95" w14:textId="610EB4C3" w:rsidR="006547D0" w:rsidRPr="00F1359C" w:rsidRDefault="006547D0" w:rsidP="006547D0">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F1359C">
              <w:rPr>
                <w:b/>
                <w:bCs/>
                <w:sz w:val="18"/>
                <w:szCs w:val="18"/>
              </w:rPr>
              <w:t xml:space="preserve">Pearson’s correlation </w:t>
            </w:r>
            <w:proofErr w:type="spellStart"/>
            <w:r w:rsidRPr="00F1359C">
              <w:rPr>
                <w:b/>
                <w:bCs/>
                <w:sz w:val="18"/>
                <w:szCs w:val="18"/>
              </w:rPr>
              <w:t>coefficient</w:t>
            </w:r>
            <w:r w:rsidR="00E8232A" w:rsidRPr="00F1359C">
              <w:rPr>
                <w:b/>
                <w:bCs/>
                <w:sz w:val="18"/>
                <w:szCs w:val="18"/>
                <w:vertAlign w:val="superscript"/>
              </w:rPr>
              <w:t>d</w:t>
            </w:r>
            <w:proofErr w:type="spellEnd"/>
          </w:p>
        </w:tc>
        <w:tc>
          <w:tcPr>
            <w:tcW w:w="714" w:type="pct"/>
            <w:vAlign w:val="center"/>
          </w:tcPr>
          <w:p w14:paraId="20B904FE" w14:textId="2882BF6C" w:rsidR="006547D0" w:rsidRPr="00F1359C" w:rsidRDefault="00035317"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w:t>
            </w:r>
          </w:p>
        </w:tc>
        <w:tc>
          <w:tcPr>
            <w:tcW w:w="714" w:type="pct"/>
            <w:vAlign w:val="center"/>
          </w:tcPr>
          <w:p w14:paraId="7501407A" w14:textId="1E3B19C4" w:rsidR="006547D0" w:rsidRPr="00F1359C" w:rsidRDefault="00943F13"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0.978</w:t>
            </w:r>
          </w:p>
        </w:tc>
        <w:tc>
          <w:tcPr>
            <w:tcW w:w="714" w:type="pct"/>
            <w:vAlign w:val="center"/>
          </w:tcPr>
          <w:p w14:paraId="4C13735B" w14:textId="52E4FCFC" w:rsidR="006547D0" w:rsidRPr="00F1359C" w:rsidRDefault="00693C2A"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w:t>
            </w:r>
          </w:p>
        </w:tc>
        <w:tc>
          <w:tcPr>
            <w:tcW w:w="714" w:type="pct"/>
            <w:vAlign w:val="center"/>
          </w:tcPr>
          <w:p w14:paraId="213D4300" w14:textId="4D9BF7FD" w:rsidR="006547D0" w:rsidRPr="00F1359C" w:rsidRDefault="00943F13"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0.999</w:t>
            </w:r>
          </w:p>
        </w:tc>
        <w:tc>
          <w:tcPr>
            <w:tcW w:w="714" w:type="pct"/>
            <w:vAlign w:val="center"/>
          </w:tcPr>
          <w:p w14:paraId="464021C7" w14:textId="6FDBE150" w:rsidR="006547D0" w:rsidRPr="00F1359C" w:rsidRDefault="000953B3"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w:t>
            </w:r>
          </w:p>
        </w:tc>
      </w:tr>
      <w:tr w:rsidR="006547D0" w:rsidRPr="00F1359C" w14:paraId="410BF6E5" w14:textId="77777777" w:rsidTr="001F7192">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70697CA8" w14:textId="77777777" w:rsidR="006547D0" w:rsidRPr="00F1359C" w:rsidRDefault="006547D0" w:rsidP="006547D0">
            <w:pPr>
              <w:jc w:val="center"/>
              <w:rPr>
                <w:sz w:val="18"/>
                <w:szCs w:val="18"/>
              </w:rPr>
            </w:pPr>
          </w:p>
        </w:tc>
        <w:tc>
          <w:tcPr>
            <w:tcW w:w="714" w:type="pct"/>
            <w:vAlign w:val="center"/>
          </w:tcPr>
          <w:p w14:paraId="19E02F0C" w14:textId="154E0E95" w:rsidR="006547D0" w:rsidRPr="00F1359C" w:rsidRDefault="006547D0"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 xml:space="preserve">Lin’s concordance </w:t>
            </w:r>
            <w:proofErr w:type="spellStart"/>
            <w:r w:rsidRPr="00F1359C">
              <w:rPr>
                <w:b/>
                <w:bCs/>
                <w:sz w:val="18"/>
                <w:szCs w:val="18"/>
              </w:rPr>
              <w:t>coefficient</w:t>
            </w:r>
            <w:r w:rsidR="00E8232A" w:rsidRPr="00F1359C">
              <w:rPr>
                <w:b/>
                <w:bCs/>
                <w:sz w:val="18"/>
                <w:szCs w:val="18"/>
                <w:vertAlign w:val="superscript"/>
              </w:rPr>
              <w:t>d</w:t>
            </w:r>
            <w:proofErr w:type="spellEnd"/>
          </w:p>
        </w:tc>
        <w:tc>
          <w:tcPr>
            <w:tcW w:w="714" w:type="pct"/>
            <w:vAlign w:val="center"/>
          </w:tcPr>
          <w:p w14:paraId="48799622" w14:textId="3AF66BA0" w:rsidR="006547D0" w:rsidRPr="00F1359C" w:rsidRDefault="00035317"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w:t>
            </w:r>
          </w:p>
        </w:tc>
        <w:tc>
          <w:tcPr>
            <w:tcW w:w="714" w:type="pct"/>
            <w:vAlign w:val="center"/>
          </w:tcPr>
          <w:p w14:paraId="7B8167B8" w14:textId="5F3E0753" w:rsidR="006547D0" w:rsidRPr="00F1359C" w:rsidRDefault="00943F13"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0.206</w:t>
            </w:r>
          </w:p>
        </w:tc>
        <w:tc>
          <w:tcPr>
            <w:tcW w:w="714" w:type="pct"/>
            <w:vAlign w:val="center"/>
          </w:tcPr>
          <w:p w14:paraId="2E750816" w14:textId="2B17E4CE" w:rsidR="006547D0" w:rsidRPr="00F1359C" w:rsidRDefault="00693C2A"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w:t>
            </w:r>
          </w:p>
        </w:tc>
        <w:tc>
          <w:tcPr>
            <w:tcW w:w="714" w:type="pct"/>
            <w:vAlign w:val="center"/>
          </w:tcPr>
          <w:p w14:paraId="5AC412C6" w14:textId="09AAEB7D" w:rsidR="006547D0" w:rsidRPr="00F1359C" w:rsidRDefault="00943F13"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0.742</w:t>
            </w:r>
          </w:p>
        </w:tc>
        <w:tc>
          <w:tcPr>
            <w:tcW w:w="714" w:type="pct"/>
            <w:vAlign w:val="center"/>
          </w:tcPr>
          <w:p w14:paraId="2F112D84" w14:textId="0CCD5124" w:rsidR="006547D0" w:rsidRPr="00F1359C" w:rsidRDefault="000953B3" w:rsidP="00CA49D5">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w:t>
            </w:r>
          </w:p>
        </w:tc>
      </w:tr>
    </w:tbl>
    <w:p w14:paraId="7234A0EF" w14:textId="77777777" w:rsidR="003F4515" w:rsidRDefault="003F4515" w:rsidP="003F4515">
      <w:pPr>
        <w:pStyle w:val="ListParagraph"/>
        <w:jc w:val="both"/>
        <w:rPr>
          <w:sz w:val="18"/>
          <w:szCs w:val="18"/>
        </w:rPr>
      </w:pPr>
    </w:p>
    <w:p w14:paraId="2801CB86" w14:textId="04EF7A54" w:rsidR="006F56D7" w:rsidRPr="00F1359C" w:rsidRDefault="006F56D7" w:rsidP="00E8232A">
      <w:pPr>
        <w:pStyle w:val="ListParagraph"/>
        <w:numPr>
          <w:ilvl w:val="0"/>
          <w:numId w:val="12"/>
        </w:numPr>
        <w:jc w:val="both"/>
        <w:rPr>
          <w:sz w:val="18"/>
          <w:szCs w:val="18"/>
        </w:rPr>
      </w:pPr>
      <w:r w:rsidRPr="00F1359C">
        <w:rPr>
          <w:sz w:val="18"/>
          <w:szCs w:val="18"/>
        </w:rPr>
        <w:t xml:space="preserve">For cumulative reported cases, Rel-MSPE is defined relative to projections from the baseline model. </w:t>
      </w:r>
    </w:p>
    <w:p w14:paraId="46ABAC65" w14:textId="26354E09" w:rsidR="00657234" w:rsidRPr="00F1359C" w:rsidRDefault="00657234" w:rsidP="00C623D2">
      <w:pPr>
        <w:pStyle w:val="ListParagraph"/>
        <w:numPr>
          <w:ilvl w:val="0"/>
          <w:numId w:val="12"/>
        </w:numPr>
        <w:jc w:val="both"/>
        <w:rPr>
          <w:sz w:val="18"/>
          <w:szCs w:val="18"/>
        </w:rPr>
      </w:pPr>
      <w:r w:rsidRPr="00F1359C">
        <w:rPr>
          <w:sz w:val="18"/>
          <w:szCs w:val="18"/>
        </w:rPr>
        <w:t>For cumulative reported cases, the correlation coefficients of the projections are compared with respect to observed data</w:t>
      </w:r>
      <w:r w:rsidR="005B32A8" w:rsidRPr="00F1359C">
        <w:rPr>
          <w:sz w:val="18"/>
          <w:szCs w:val="18"/>
        </w:rPr>
        <w:t xml:space="preserve">. </w:t>
      </w:r>
    </w:p>
    <w:p w14:paraId="04C27A84" w14:textId="4473089E" w:rsidR="00D04149" w:rsidRPr="00F1359C" w:rsidRDefault="006F56D7" w:rsidP="00C623D2">
      <w:pPr>
        <w:pStyle w:val="ListParagraph"/>
        <w:numPr>
          <w:ilvl w:val="0"/>
          <w:numId w:val="12"/>
        </w:numPr>
        <w:jc w:val="both"/>
        <w:rPr>
          <w:sz w:val="18"/>
          <w:szCs w:val="18"/>
        </w:rPr>
      </w:pPr>
      <w:r w:rsidRPr="00F1359C">
        <w:rPr>
          <w:sz w:val="18"/>
          <w:szCs w:val="18"/>
        </w:rPr>
        <w:t xml:space="preserve">For cumulative reported deaths, Rel-MSPE is defined relative to projections from the </w:t>
      </w:r>
      <w:proofErr w:type="spellStart"/>
      <w:r w:rsidRPr="00F1359C">
        <w:rPr>
          <w:sz w:val="18"/>
          <w:szCs w:val="18"/>
        </w:rPr>
        <w:t>eSIR</w:t>
      </w:r>
      <w:proofErr w:type="spellEnd"/>
      <w:r w:rsidRPr="00F1359C">
        <w:rPr>
          <w:sz w:val="18"/>
          <w:szCs w:val="18"/>
        </w:rPr>
        <w:t xml:space="preserve"> model. </w:t>
      </w:r>
      <w:r w:rsidR="001C7FEC" w:rsidRPr="00F1359C">
        <w:rPr>
          <w:sz w:val="18"/>
          <w:szCs w:val="18"/>
        </w:rPr>
        <w:t xml:space="preserve"> </w:t>
      </w:r>
    </w:p>
    <w:p w14:paraId="3317F6CD" w14:textId="57A0D25A" w:rsidR="00D04149" w:rsidRPr="00F1359C" w:rsidRDefault="005B32A8" w:rsidP="00C623D2">
      <w:pPr>
        <w:pStyle w:val="ListParagraph"/>
        <w:numPr>
          <w:ilvl w:val="0"/>
          <w:numId w:val="12"/>
        </w:numPr>
        <w:jc w:val="both"/>
        <w:rPr>
          <w:sz w:val="18"/>
          <w:szCs w:val="18"/>
        </w:rPr>
      </w:pPr>
      <w:r w:rsidRPr="00F1359C">
        <w:rPr>
          <w:sz w:val="18"/>
          <w:szCs w:val="18"/>
        </w:rPr>
        <w:t xml:space="preserve">For cumulative reported deaths, the correlation coefficients of the projections are compared with respect to observed data. </w:t>
      </w:r>
    </w:p>
    <w:p w14:paraId="4FB29B70" w14:textId="5D33E54C" w:rsidR="009C0378" w:rsidRPr="00F1359C" w:rsidRDefault="009C0378" w:rsidP="00C623D2">
      <w:pPr>
        <w:pStyle w:val="ListParagraph"/>
        <w:numPr>
          <w:ilvl w:val="0"/>
          <w:numId w:val="12"/>
        </w:numPr>
        <w:jc w:val="both"/>
        <w:rPr>
          <w:sz w:val="18"/>
          <w:szCs w:val="18"/>
        </w:rPr>
      </w:pPr>
      <w:r w:rsidRPr="00F1359C">
        <w:rPr>
          <w:sz w:val="18"/>
          <w:szCs w:val="18"/>
        </w:rPr>
        <w:t xml:space="preserve">The ICM model </w:t>
      </w:r>
      <w:r w:rsidR="00136A7F" w:rsidRPr="00F1359C">
        <w:rPr>
          <w:sz w:val="18"/>
          <w:szCs w:val="18"/>
        </w:rPr>
        <w:t>returns total</w:t>
      </w:r>
      <w:r w:rsidRPr="00F1359C">
        <w:rPr>
          <w:sz w:val="18"/>
          <w:szCs w:val="18"/>
        </w:rPr>
        <w:t xml:space="preserve"> </w:t>
      </w:r>
      <w:r w:rsidR="00136A7F" w:rsidRPr="00F1359C">
        <w:rPr>
          <w:sz w:val="18"/>
          <w:szCs w:val="18"/>
        </w:rPr>
        <w:t xml:space="preserve">(reported + unreported) </w:t>
      </w:r>
      <w:r w:rsidRPr="00F1359C">
        <w:rPr>
          <w:sz w:val="18"/>
          <w:szCs w:val="18"/>
        </w:rPr>
        <w:t>case</w:t>
      </w:r>
      <w:r w:rsidR="00136A7F" w:rsidRPr="00F1359C">
        <w:rPr>
          <w:sz w:val="18"/>
          <w:szCs w:val="18"/>
        </w:rPr>
        <w:t xml:space="preserve"> and death</w:t>
      </w:r>
      <w:r w:rsidRPr="00F1359C">
        <w:rPr>
          <w:sz w:val="18"/>
          <w:szCs w:val="18"/>
        </w:rPr>
        <w:t xml:space="preserve"> </w:t>
      </w:r>
      <w:r w:rsidR="00136A7F" w:rsidRPr="00F1359C">
        <w:rPr>
          <w:sz w:val="18"/>
          <w:szCs w:val="18"/>
        </w:rPr>
        <w:t xml:space="preserve">counts, so we leave it out of our comparisons. </w:t>
      </w:r>
    </w:p>
    <w:p w14:paraId="483553AF" w14:textId="40D84966" w:rsidR="00D04149" w:rsidRPr="007C718E" w:rsidRDefault="00D04149" w:rsidP="00BD1B18">
      <w:pPr>
        <w:jc w:val="both"/>
        <w:rPr>
          <w:sz w:val="20"/>
          <w:szCs w:val="20"/>
        </w:rPr>
      </w:pPr>
    </w:p>
    <w:p w14:paraId="4484AC51" w14:textId="24173518" w:rsidR="00D04149" w:rsidRDefault="00D04149" w:rsidP="00BD1B18">
      <w:pPr>
        <w:jc w:val="both"/>
      </w:pPr>
    </w:p>
    <w:p w14:paraId="295CB19D" w14:textId="641689FB" w:rsidR="006E456A" w:rsidRDefault="006E456A" w:rsidP="00BD1B18">
      <w:pPr>
        <w:jc w:val="both"/>
      </w:pPr>
    </w:p>
    <w:p w14:paraId="4FB859FE" w14:textId="6E61501E" w:rsidR="006E456A" w:rsidRDefault="006E456A" w:rsidP="00BD1B18">
      <w:pPr>
        <w:jc w:val="both"/>
      </w:pPr>
    </w:p>
    <w:p w14:paraId="264B8FDA" w14:textId="3BDA68E6" w:rsidR="006E456A" w:rsidRDefault="006E456A" w:rsidP="00BD1B18">
      <w:pPr>
        <w:jc w:val="both"/>
      </w:pPr>
    </w:p>
    <w:p w14:paraId="574EC491" w14:textId="061E7A87" w:rsidR="006E456A" w:rsidRPr="00246857" w:rsidRDefault="00E57613" w:rsidP="00E57613">
      <w:pPr>
        <w:pStyle w:val="Caption"/>
        <w:jc w:val="center"/>
        <w:rPr>
          <w:sz w:val="20"/>
          <w:szCs w:val="20"/>
        </w:rPr>
      </w:pPr>
      <w:r w:rsidRPr="00E57613">
        <w:rPr>
          <w:sz w:val="18"/>
          <w:szCs w:val="18"/>
        </w:rPr>
        <w:t>Table 4: Projected total</w:t>
      </w:r>
      <w:r w:rsidRPr="00F1359C">
        <w:rPr>
          <w:sz w:val="18"/>
          <w:szCs w:val="18"/>
        </w:rPr>
        <w:t xml:space="preserve"> (sum of reported and unreported) counts of cases (active and cumulative) and deaths (cumulative) from the SAPHIRE, SEIR-</w:t>
      </w:r>
      <w:proofErr w:type="spellStart"/>
      <w:r w:rsidRPr="00F1359C">
        <w:rPr>
          <w:sz w:val="18"/>
          <w:szCs w:val="18"/>
        </w:rPr>
        <w:t>fansy</w:t>
      </w:r>
      <w:proofErr w:type="spellEnd"/>
      <w:r w:rsidRPr="00F1359C">
        <w:rPr>
          <w:sz w:val="18"/>
          <w:szCs w:val="18"/>
        </w:rPr>
        <w:t xml:space="preserve"> and ICM models.</w:t>
      </w:r>
    </w:p>
    <w:tbl>
      <w:tblPr>
        <w:tblStyle w:val="PlainTable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1798"/>
        <w:gridCol w:w="1799"/>
        <w:gridCol w:w="1805"/>
        <w:gridCol w:w="1799"/>
        <w:gridCol w:w="1799"/>
        <w:gridCol w:w="1799"/>
        <w:gridCol w:w="1796"/>
      </w:tblGrid>
      <w:tr w:rsidR="00437449" w:rsidRPr="00F1359C" w14:paraId="1A733C41" w14:textId="59E57618" w:rsidTr="00E60EEE">
        <w:trPr>
          <w:cnfStyle w:val="100000000000" w:firstRow="1" w:lastRow="0" w:firstColumn="0" w:lastColumn="0" w:oddVBand="0" w:evenVBand="0" w:oddHBand="0"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624" w:type="pct"/>
            <w:vMerge w:val="restart"/>
            <w:vAlign w:val="center"/>
          </w:tcPr>
          <w:p w14:paraId="6DA10515" w14:textId="3A776825" w:rsidR="00437449" w:rsidRPr="00F1359C" w:rsidRDefault="00437449" w:rsidP="00902540">
            <w:pPr>
              <w:jc w:val="center"/>
              <w:rPr>
                <w:sz w:val="18"/>
                <w:szCs w:val="18"/>
              </w:rPr>
            </w:pPr>
            <w:r w:rsidRPr="00F1359C">
              <w:rPr>
                <w:sz w:val="18"/>
                <w:szCs w:val="18"/>
              </w:rPr>
              <w:t xml:space="preserve">Projected total </w:t>
            </w:r>
            <w:proofErr w:type="spellStart"/>
            <w:r w:rsidRPr="00F1359C">
              <w:rPr>
                <w:sz w:val="18"/>
                <w:szCs w:val="18"/>
              </w:rPr>
              <w:t>count</w:t>
            </w:r>
            <w:r w:rsidRPr="00F1359C">
              <w:rPr>
                <w:sz w:val="18"/>
                <w:szCs w:val="18"/>
                <w:vertAlign w:val="superscript"/>
              </w:rPr>
              <w:t>a</w:t>
            </w:r>
            <w:proofErr w:type="spellEnd"/>
          </w:p>
        </w:tc>
        <w:tc>
          <w:tcPr>
            <w:tcW w:w="1877" w:type="pct"/>
            <w:gridSpan w:val="3"/>
            <w:vAlign w:val="center"/>
          </w:tcPr>
          <w:p w14:paraId="2E7CC6DC" w14:textId="77777777" w:rsidR="00503065" w:rsidRPr="00F1359C" w:rsidRDefault="00437449" w:rsidP="00902540">
            <w:pPr>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F1359C">
              <w:rPr>
                <w:sz w:val="18"/>
                <w:szCs w:val="18"/>
              </w:rPr>
              <w:t xml:space="preserve">Projection from model on June 30 </w:t>
            </w:r>
          </w:p>
          <w:p w14:paraId="7C491338" w14:textId="4AC2CE9A" w:rsidR="00437449" w:rsidRPr="00F1359C" w:rsidRDefault="00437449" w:rsidP="00902540">
            <w:pPr>
              <w:jc w:val="center"/>
              <w:cnfStyle w:val="100000000000" w:firstRow="1" w:lastRow="0" w:firstColumn="0" w:lastColumn="0" w:oddVBand="0" w:evenVBand="0" w:oddHBand="0" w:evenHBand="0" w:firstRowFirstColumn="0" w:firstRowLastColumn="0" w:lastRowFirstColumn="0" w:lastRowLastColumn="0"/>
              <w:rPr>
                <w:sz w:val="18"/>
                <w:szCs w:val="18"/>
              </w:rPr>
            </w:pPr>
            <w:r w:rsidRPr="00F1359C">
              <w:rPr>
                <w:sz w:val="18"/>
                <w:szCs w:val="18"/>
              </w:rPr>
              <w:t>(and July 10)</w:t>
            </w:r>
          </w:p>
        </w:tc>
        <w:tc>
          <w:tcPr>
            <w:tcW w:w="625" w:type="pct"/>
            <w:vMerge w:val="restart"/>
            <w:vAlign w:val="center"/>
          </w:tcPr>
          <w:p w14:paraId="5AC38064" w14:textId="550D60A7" w:rsidR="00437449" w:rsidRPr="00F1359C" w:rsidRDefault="00437449" w:rsidP="00364363">
            <w:pPr>
              <w:jc w:val="center"/>
              <w:cnfStyle w:val="100000000000" w:firstRow="1" w:lastRow="0" w:firstColumn="0" w:lastColumn="0" w:oddVBand="0" w:evenVBand="0" w:oddHBand="0" w:evenHBand="0" w:firstRowFirstColumn="0" w:firstRowLastColumn="0" w:lastRowFirstColumn="0" w:lastRowLastColumn="0"/>
              <w:rPr>
                <w:sz w:val="18"/>
                <w:szCs w:val="18"/>
              </w:rPr>
            </w:pPr>
            <w:r w:rsidRPr="00F1359C">
              <w:rPr>
                <w:sz w:val="18"/>
                <w:szCs w:val="18"/>
              </w:rPr>
              <w:t xml:space="preserve">Observed total </w:t>
            </w:r>
            <w:proofErr w:type="spellStart"/>
            <w:r w:rsidRPr="00F1359C">
              <w:rPr>
                <w:sz w:val="18"/>
                <w:szCs w:val="18"/>
              </w:rPr>
              <w:t>count</w:t>
            </w:r>
            <w:r w:rsidRPr="00F1359C">
              <w:rPr>
                <w:sz w:val="18"/>
                <w:szCs w:val="18"/>
                <w:vertAlign w:val="superscript"/>
              </w:rPr>
              <w:t>b</w:t>
            </w:r>
            <w:proofErr w:type="spellEnd"/>
          </w:p>
        </w:tc>
        <w:tc>
          <w:tcPr>
            <w:tcW w:w="1874" w:type="pct"/>
            <w:gridSpan w:val="3"/>
            <w:vAlign w:val="center"/>
          </w:tcPr>
          <w:p w14:paraId="4AB7A5C9" w14:textId="4C2DB1DF" w:rsidR="00437449" w:rsidRPr="00F1359C" w:rsidRDefault="00437449" w:rsidP="00E60EEE">
            <w:pPr>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F1359C">
              <w:rPr>
                <w:sz w:val="18"/>
                <w:szCs w:val="18"/>
              </w:rPr>
              <w:t xml:space="preserve">Underreporting </w:t>
            </w:r>
            <w:proofErr w:type="spellStart"/>
            <w:r w:rsidRPr="00F1359C">
              <w:rPr>
                <w:sz w:val="18"/>
                <w:szCs w:val="18"/>
              </w:rPr>
              <w:t>factor</w:t>
            </w:r>
            <w:r w:rsidR="003603DD" w:rsidRPr="00F1359C">
              <w:rPr>
                <w:sz w:val="18"/>
                <w:szCs w:val="18"/>
                <w:vertAlign w:val="superscript"/>
              </w:rPr>
              <w:t>c</w:t>
            </w:r>
            <w:proofErr w:type="spellEnd"/>
            <w:r w:rsidRPr="00F1359C">
              <w:rPr>
                <w:sz w:val="18"/>
                <w:szCs w:val="18"/>
              </w:rPr>
              <w:t xml:space="preserve"> on June 30</w:t>
            </w:r>
          </w:p>
          <w:p w14:paraId="52F059EC" w14:textId="60F8FABA" w:rsidR="00437449" w:rsidRPr="00F1359C" w:rsidRDefault="00437449" w:rsidP="00E60EEE">
            <w:pPr>
              <w:jc w:val="center"/>
              <w:cnfStyle w:val="100000000000" w:firstRow="1" w:lastRow="0" w:firstColumn="0" w:lastColumn="0" w:oddVBand="0" w:evenVBand="0" w:oddHBand="0" w:evenHBand="0" w:firstRowFirstColumn="0" w:firstRowLastColumn="0" w:lastRowFirstColumn="0" w:lastRowLastColumn="0"/>
              <w:rPr>
                <w:sz w:val="18"/>
                <w:szCs w:val="18"/>
              </w:rPr>
            </w:pPr>
            <w:r w:rsidRPr="00F1359C">
              <w:rPr>
                <w:sz w:val="18"/>
                <w:szCs w:val="18"/>
              </w:rPr>
              <w:t>(and July 10)</w:t>
            </w:r>
          </w:p>
        </w:tc>
      </w:tr>
      <w:tr w:rsidR="00437449" w:rsidRPr="00F1359C" w14:paraId="7305858A" w14:textId="69B69F74" w:rsidTr="00E60EEE">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624" w:type="pct"/>
            <w:vMerge/>
            <w:vAlign w:val="center"/>
          </w:tcPr>
          <w:p w14:paraId="462F9B0A" w14:textId="05225B65" w:rsidR="00437449" w:rsidRPr="00F1359C" w:rsidRDefault="00437449" w:rsidP="00902540">
            <w:pPr>
              <w:jc w:val="center"/>
              <w:rPr>
                <w:sz w:val="18"/>
                <w:szCs w:val="18"/>
              </w:rPr>
            </w:pPr>
          </w:p>
        </w:tc>
        <w:tc>
          <w:tcPr>
            <w:tcW w:w="625" w:type="pct"/>
            <w:vAlign w:val="center"/>
          </w:tcPr>
          <w:p w14:paraId="77664F99" w14:textId="3709E87F" w:rsidR="00437449" w:rsidRPr="00F1359C" w:rsidRDefault="00437449" w:rsidP="0090254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SAPHIRE</w:t>
            </w:r>
          </w:p>
        </w:tc>
        <w:tc>
          <w:tcPr>
            <w:tcW w:w="625" w:type="pct"/>
            <w:vAlign w:val="center"/>
          </w:tcPr>
          <w:p w14:paraId="2B08A0B6" w14:textId="3BB68C2A" w:rsidR="00437449" w:rsidRPr="00F1359C" w:rsidRDefault="00437449" w:rsidP="0090254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SEIR-</w:t>
            </w:r>
            <w:proofErr w:type="spellStart"/>
            <w:r w:rsidRPr="00F1359C">
              <w:rPr>
                <w:b/>
                <w:bCs/>
                <w:i/>
                <w:iCs/>
                <w:sz w:val="18"/>
                <w:szCs w:val="18"/>
              </w:rPr>
              <w:t>fansy</w:t>
            </w:r>
            <w:proofErr w:type="spellEnd"/>
          </w:p>
        </w:tc>
        <w:tc>
          <w:tcPr>
            <w:tcW w:w="627" w:type="pct"/>
            <w:vAlign w:val="center"/>
          </w:tcPr>
          <w:p w14:paraId="050A30F9" w14:textId="6F4B9658" w:rsidR="00437449" w:rsidRPr="00F1359C" w:rsidRDefault="00437449" w:rsidP="0090254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ICM</w:t>
            </w:r>
          </w:p>
        </w:tc>
        <w:tc>
          <w:tcPr>
            <w:tcW w:w="625" w:type="pct"/>
            <w:vMerge/>
            <w:vAlign w:val="center"/>
          </w:tcPr>
          <w:p w14:paraId="31E1BF8A" w14:textId="77777777" w:rsidR="00437449" w:rsidRPr="00F1359C" w:rsidRDefault="00437449" w:rsidP="0036436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625" w:type="pct"/>
            <w:vAlign w:val="center"/>
          </w:tcPr>
          <w:p w14:paraId="19822D6A" w14:textId="76430BF8" w:rsidR="00437449" w:rsidRPr="00F1359C" w:rsidRDefault="00240F24" w:rsidP="00437449">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SAPHIRE</w:t>
            </w:r>
          </w:p>
        </w:tc>
        <w:tc>
          <w:tcPr>
            <w:tcW w:w="625" w:type="pct"/>
            <w:vAlign w:val="center"/>
          </w:tcPr>
          <w:p w14:paraId="6D9E078A" w14:textId="7E9E7CD0" w:rsidR="00437449" w:rsidRPr="00F1359C" w:rsidRDefault="00240F24" w:rsidP="00E60EEE">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SEIR-</w:t>
            </w:r>
            <w:proofErr w:type="spellStart"/>
            <w:r w:rsidRPr="00F1359C">
              <w:rPr>
                <w:b/>
                <w:bCs/>
                <w:i/>
                <w:iCs/>
                <w:sz w:val="18"/>
                <w:szCs w:val="18"/>
              </w:rPr>
              <w:t>fansy</w:t>
            </w:r>
            <w:proofErr w:type="spellEnd"/>
          </w:p>
        </w:tc>
        <w:tc>
          <w:tcPr>
            <w:tcW w:w="624" w:type="pct"/>
            <w:vAlign w:val="center"/>
          </w:tcPr>
          <w:p w14:paraId="1E10147D" w14:textId="21194523" w:rsidR="00437449" w:rsidRPr="00F1359C" w:rsidRDefault="00E60EEE" w:rsidP="00E60EEE">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ICM</w:t>
            </w:r>
          </w:p>
        </w:tc>
      </w:tr>
      <w:tr w:rsidR="00437449" w:rsidRPr="00F1359C" w14:paraId="0765C641" w14:textId="69EEAFBD" w:rsidTr="00E60EEE">
        <w:trPr>
          <w:trHeight w:hRule="exact" w:val="720"/>
        </w:trPr>
        <w:tc>
          <w:tcPr>
            <w:cnfStyle w:val="001000000000" w:firstRow="0" w:lastRow="0" w:firstColumn="1" w:lastColumn="0" w:oddVBand="0" w:evenVBand="0" w:oddHBand="0" w:evenHBand="0" w:firstRowFirstColumn="0" w:firstRowLastColumn="0" w:lastRowFirstColumn="0" w:lastRowLastColumn="0"/>
            <w:tcW w:w="624" w:type="pct"/>
            <w:vAlign w:val="center"/>
          </w:tcPr>
          <w:p w14:paraId="35E0EB1B" w14:textId="35A32552" w:rsidR="00437449" w:rsidRPr="00F1359C" w:rsidRDefault="00437449" w:rsidP="0029146A">
            <w:pPr>
              <w:jc w:val="center"/>
              <w:rPr>
                <w:sz w:val="18"/>
                <w:szCs w:val="18"/>
              </w:rPr>
            </w:pPr>
            <w:r w:rsidRPr="00F1359C">
              <w:rPr>
                <w:sz w:val="18"/>
                <w:szCs w:val="18"/>
              </w:rPr>
              <w:t>Active cases</w:t>
            </w:r>
          </w:p>
        </w:tc>
        <w:tc>
          <w:tcPr>
            <w:tcW w:w="625" w:type="pct"/>
            <w:vAlign w:val="center"/>
          </w:tcPr>
          <w:p w14:paraId="20E8B6CB" w14:textId="38CB0215" w:rsidR="00437449" w:rsidRPr="00F1359C" w:rsidRDefault="00437449" w:rsidP="002914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w:t>
            </w:r>
          </w:p>
        </w:tc>
        <w:tc>
          <w:tcPr>
            <w:tcW w:w="625" w:type="pct"/>
            <w:vAlign w:val="center"/>
          </w:tcPr>
          <w:p w14:paraId="37C4982D" w14:textId="3660C733" w:rsidR="00437449" w:rsidRPr="00F1359C" w:rsidRDefault="00437449" w:rsidP="002914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1,345,325</w:t>
            </w:r>
          </w:p>
          <w:p w14:paraId="1AB93B6D" w14:textId="00BE60E0" w:rsidR="00437449" w:rsidRPr="00F1359C" w:rsidRDefault="00437449" w:rsidP="002914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(1,773,330)</w:t>
            </w:r>
          </w:p>
        </w:tc>
        <w:tc>
          <w:tcPr>
            <w:tcW w:w="627" w:type="pct"/>
            <w:vAlign w:val="center"/>
          </w:tcPr>
          <w:p w14:paraId="14CAB2A2" w14:textId="77777777" w:rsidR="00437449" w:rsidRPr="00F1359C" w:rsidRDefault="00437449" w:rsidP="002914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798,204</w:t>
            </w:r>
          </w:p>
          <w:p w14:paraId="4F29887B" w14:textId="6ED38D1F" w:rsidR="00437449" w:rsidRPr="00F1359C" w:rsidRDefault="00437449" w:rsidP="002914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(794,218)</w:t>
            </w:r>
          </w:p>
        </w:tc>
        <w:tc>
          <w:tcPr>
            <w:tcW w:w="625" w:type="pct"/>
            <w:vAlign w:val="center"/>
          </w:tcPr>
          <w:p w14:paraId="53CF0F74" w14:textId="49467A3A" w:rsidR="00437449" w:rsidRPr="00F1359C" w:rsidRDefault="00437449" w:rsidP="002914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220,544</w:t>
            </w:r>
          </w:p>
          <w:p w14:paraId="4564475D" w14:textId="2FCBDA37" w:rsidR="00437449" w:rsidRPr="00F1359C" w:rsidRDefault="00437449" w:rsidP="002914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(284,212)</w:t>
            </w:r>
          </w:p>
        </w:tc>
        <w:tc>
          <w:tcPr>
            <w:tcW w:w="625" w:type="pct"/>
            <w:vAlign w:val="center"/>
          </w:tcPr>
          <w:p w14:paraId="6B938383" w14:textId="1151546A" w:rsidR="00E60EEE" w:rsidRPr="00F1359C" w:rsidRDefault="00E76CD6" w:rsidP="00E60EEE">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w:t>
            </w:r>
          </w:p>
        </w:tc>
        <w:tc>
          <w:tcPr>
            <w:tcW w:w="625" w:type="pct"/>
            <w:vAlign w:val="center"/>
          </w:tcPr>
          <w:p w14:paraId="684F2258" w14:textId="77777777" w:rsidR="00E60EEE" w:rsidRPr="00F1359C" w:rsidRDefault="00E60EEE" w:rsidP="00E60EEE">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6.10</w:t>
            </w:r>
          </w:p>
          <w:p w14:paraId="6A575633" w14:textId="3EE5854D" w:rsidR="00437449" w:rsidRPr="00F1359C" w:rsidRDefault="00E60EEE" w:rsidP="00E60EEE">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(6.24)</w:t>
            </w:r>
          </w:p>
        </w:tc>
        <w:tc>
          <w:tcPr>
            <w:tcW w:w="624" w:type="pct"/>
            <w:vAlign w:val="center"/>
          </w:tcPr>
          <w:p w14:paraId="4CD4FC78" w14:textId="77777777" w:rsidR="00437449" w:rsidRPr="00F1359C" w:rsidRDefault="00E60EEE" w:rsidP="00E60EEE">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3.62</w:t>
            </w:r>
          </w:p>
          <w:p w14:paraId="04D8C593" w14:textId="0200EC98" w:rsidR="00E60EEE" w:rsidRPr="00F1359C" w:rsidRDefault="00E60EEE" w:rsidP="00E60EEE">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(2.79)</w:t>
            </w:r>
          </w:p>
        </w:tc>
      </w:tr>
      <w:tr w:rsidR="00437449" w:rsidRPr="00F1359C" w14:paraId="4BDD85DA" w14:textId="0B2038B3" w:rsidTr="00E60EEE">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624" w:type="pct"/>
            <w:vAlign w:val="center"/>
          </w:tcPr>
          <w:p w14:paraId="667370D8" w14:textId="5F2E2CFD" w:rsidR="00437449" w:rsidRPr="00F1359C" w:rsidRDefault="00437449" w:rsidP="0029146A">
            <w:pPr>
              <w:jc w:val="center"/>
              <w:rPr>
                <w:sz w:val="18"/>
                <w:szCs w:val="18"/>
              </w:rPr>
            </w:pPr>
            <w:r w:rsidRPr="00F1359C">
              <w:rPr>
                <w:sz w:val="18"/>
                <w:szCs w:val="18"/>
              </w:rPr>
              <w:t>Cumulative cases</w:t>
            </w:r>
          </w:p>
        </w:tc>
        <w:tc>
          <w:tcPr>
            <w:tcW w:w="625" w:type="pct"/>
            <w:vAlign w:val="center"/>
          </w:tcPr>
          <w:p w14:paraId="58E4B355" w14:textId="4C7BB471" w:rsidR="00437449" w:rsidRPr="00F1359C" w:rsidRDefault="00437449" w:rsidP="0029146A">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16,270,126</w:t>
            </w:r>
          </w:p>
          <w:p w14:paraId="6FF73904" w14:textId="47A9057B" w:rsidR="00437449" w:rsidRPr="00F1359C" w:rsidRDefault="00437449" w:rsidP="0029146A">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(21,947,569)</w:t>
            </w:r>
          </w:p>
        </w:tc>
        <w:tc>
          <w:tcPr>
            <w:tcW w:w="625" w:type="pct"/>
            <w:vAlign w:val="center"/>
          </w:tcPr>
          <w:p w14:paraId="742BA622" w14:textId="3CDEF2CB" w:rsidR="00437449" w:rsidRPr="00F1359C" w:rsidRDefault="00437449" w:rsidP="0029146A">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4</w:t>
            </w:r>
            <w:r w:rsidR="00EE29D1" w:rsidRPr="00F1359C">
              <w:rPr>
                <w:sz w:val="18"/>
                <w:szCs w:val="18"/>
              </w:rPr>
              <w:t>,</w:t>
            </w:r>
            <w:r w:rsidRPr="00F1359C">
              <w:rPr>
                <w:sz w:val="18"/>
                <w:szCs w:val="18"/>
              </w:rPr>
              <w:t>532,027</w:t>
            </w:r>
          </w:p>
          <w:p w14:paraId="7A534F40" w14:textId="39E9C2C9" w:rsidR="00437449" w:rsidRPr="00F1359C" w:rsidRDefault="00437449" w:rsidP="0029146A">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(6</w:t>
            </w:r>
            <w:r w:rsidR="00EE29D1" w:rsidRPr="00F1359C">
              <w:rPr>
                <w:sz w:val="18"/>
                <w:szCs w:val="18"/>
              </w:rPr>
              <w:t>,</w:t>
            </w:r>
            <w:r w:rsidRPr="00F1359C">
              <w:rPr>
                <w:sz w:val="18"/>
                <w:szCs w:val="18"/>
              </w:rPr>
              <w:t>178,763)</w:t>
            </w:r>
          </w:p>
        </w:tc>
        <w:tc>
          <w:tcPr>
            <w:tcW w:w="627" w:type="pct"/>
            <w:vAlign w:val="center"/>
          </w:tcPr>
          <w:p w14:paraId="12F28289" w14:textId="3DA49560" w:rsidR="00437449" w:rsidRPr="00F1359C" w:rsidRDefault="00437449" w:rsidP="0029146A">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5</w:t>
            </w:r>
            <w:r w:rsidR="00EE29D1" w:rsidRPr="00F1359C">
              <w:rPr>
                <w:sz w:val="18"/>
                <w:szCs w:val="18"/>
              </w:rPr>
              <w:t>,</w:t>
            </w:r>
            <w:r w:rsidRPr="00F1359C">
              <w:rPr>
                <w:sz w:val="18"/>
                <w:szCs w:val="18"/>
              </w:rPr>
              <w:t>354,425</w:t>
            </w:r>
          </w:p>
          <w:p w14:paraId="691453BE" w14:textId="0F4688A7" w:rsidR="00437449" w:rsidRPr="00F1359C" w:rsidRDefault="00437449" w:rsidP="0029146A">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(6</w:t>
            </w:r>
            <w:r w:rsidR="00EE29D1" w:rsidRPr="00F1359C">
              <w:rPr>
                <w:sz w:val="18"/>
                <w:szCs w:val="18"/>
              </w:rPr>
              <w:t>,</w:t>
            </w:r>
            <w:r w:rsidRPr="00F1359C">
              <w:rPr>
                <w:sz w:val="18"/>
                <w:szCs w:val="18"/>
              </w:rPr>
              <w:t>297,897)</w:t>
            </w:r>
          </w:p>
        </w:tc>
        <w:tc>
          <w:tcPr>
            <w:tcW w:w="625" w:type="pct"/>
            <w:vAlign w:val="center"/>
          </w:tcPr>
          <w:p w14:paraId="50BAAC27" w14:textId="3A7F2CF9" w:rsidR="00437449" w:rsidRPr="00F1359C" w:rsidRDefault="00437449" w:rsidP="0029146A">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 xml:space="preserve">585,481 </w:t>
            </w:r>
          </w:p>
          <w:p w14:paraId="68FC8564" w14:textId="3BED20C0" w:rsidR="00437449" w:rsidRPr="00F1359C" w:rsidRDefault="00437449" w:rsidP="0029146A">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(820,916)</w:t>
            </w:r>
          </w:p>
        </w:tc>
        <w:tc>
          <w:tcPr>
            <w:tcW w:w="625" w:type="pct"/>
            <w:vAlign w:val="center"/>
          </w:tcPr>
          <w:p w14:paraId="17F61985" w14:textId="77777777" w:rsidR="00437449" w:rsidRPr="00F1359C" w:rsidRDefault="00EE29D1" w:rsidP="00E60EEE">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27.79</w:t>
            </w:r>
          </w:p>
          <w:p w14:paraId="6982F4C5" w14:textId="5C0443F5" w:rsidR="00EE29D1" w:rsidRPr="00F1359C" w:rsidRDefault="00EE29D1" w:rsidP="00E60EEE">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(26.74)</w:t>
            </w:r>
          </w:p>
        </w:tc>
        <w:tc>
          <w:tcPr>
            <w:tcW w:w="625" w:type="pct"/>
            <w:vAlign w:val="center"/>
          </w:tcPr>
          <w:p w14:paraId="47664087" w14:textId="77777777" w:rsidR="00437449" w:rsidRPr="00F1359C" w:rsidRDefault="00C75CFE" w:rsidP="00E60EEE">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7.74</w:t>
            </w:r>
          </w:p>
          <w:p w14:paraId="206DC705" w14:textId="7BD15FD1" w:rsidR="00C75CFE" w:rsidRPr="00F1359C" w:rsidRDefault="00C75CFE" w:rsidP="00E60EEE">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(7.53)</w:t>
            </w:r>
          </w:p>
        </w:tc>
        <w:tc>
          <w:tcPr>
            <w:tcW w:w="624" w:type="pct"/>
            <w:vAlign w:val="center"/>
          </w:tcPr>
          <w:p w14:paraId="47983062" w14:textId="77777777" w:rsidR="00437449" w:rsidRPr="00F1359C" w:rsidRDefault="00453620" w:rsidP="00E60EEE">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9.15</w:t>
            </w:r>
          </w:p>
          <w:p w14:paraId="6E2BE984" w14:textId="7F63F75C" w:rsidR="00453620" w:rsidRPr="00F1359C" w:rsidRDefault="00453620" w:rsidP="00E60EEE">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(7.67)</w:t>
            </w:r>
          </w:p>
        </w:tc>
      </w:tr>
      <w:tr w:rsidR="00437449" w:rsidRPr="00F1359C" w14:paraId="6040978A" w14:textId="25AA5987" w:rsidTr="00E60EEE">
        <w:trPr>
          <w:trHeight w:hRule="exact" w:val="720"/>
        </w:trPr>
        <w:tc>
          <w:tcPr>
            <w:cnfStyle w:val="001000000000" w:firstRow="0" w:lastRow="0" w:firstColumn="1" w:lastColumn="0" w:oddVBand="0" w:evenVBand="0" w:oddHBand="0" w:evenHBand="0" w:firstRowFirstColumn="0" w:firstRowLastColumn="0" w:lastRowFirstColumn="0" w:lastRowLastColumn="0"/>
            <w:tcW w:w="624" w:type="pct"/>
            <w:vAlign w:val="center"/>
          </w:tcPr>
          <w:p w14:paraId="0C64D045" w14:textId="7ADF36D8" w:rsidR="00437449" w:rsidRPr="00F1359C" w:rsidRDefault="00437449" w:rsidP="0029146A">
            <w:pPr>
              <w:jc w:val="center"/>
              <w:rPr>
                <w:sz w:val="18"/>
                <w:szCs w:val="18"/>
              </w:rPr>
            </w:pPr>
            <w:r w:rsidRPr="00F1359C">
              <w:rPr>
                <w:sz w:val="18"/>
                <w:szCs w:val="18"/>
              </w:rPr>
              <w:t>Cumulative deaths</w:t>
            </w:r>
          </w:p>
        </w:tc>
        <w:tc>
          <w:tcPr>
            <w:tcW w:w="625" w:type="pct"/>
            <w:vAlign w:val="center"/>
          </w:tcPr>
          <w:p w14:paraId="358E655C" w14:textId="4282267A" w:rsidR="00437449" w:rsidRPr="00F1359C" w:rsidRDefault="00437449" w:rsidP="002914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w:t>
            </w:r>
          </w:p>
        </w:tc>
        <w:tc>
          <w:tcPr>
            <w:tcW w:w="625" w:type="pct"/>
            <w:vAlign w:val="center"/>
          </w:tcPr>
          <w:p w14:paraId="3E3DE7FC" w14:textId="77777777" w:rsidR="00437449" w:rsidRPr="00F1359C" w:rsidRDefault="00437449" w:rsidP="002914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63,112</w:t>
            </w:r>
          </w:p>
          <w:p w14:paraId="32D3522A" w14:textId="0A8ED297" w:rsidR="00437449" w:rsidRPr="00F1359C" w:rsidRDefault="00437449" w:rsidP="002914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(88,378)</w:t>
            </w:r>
          </w:p>
        </w:tc>
        <w:tc>
          <w:tcPr>
            <w:tcW w:w="627" w:type="pct"/>
            <w:vAlign w:val="center"/>
          </w:tcPr>
          <w:p w14:paraId="42A089C7" w14:textId="77777777" w:rsidR="00437449" w:rsidRPr="00F1359C" w:rsidRDefault="00437449" w:rsidP="002914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34,771</w:t>
            </w:r>
          </w:p>
          <w:p w14:paraId="7003E3A1" w14:textId="11DE3F95" w:rsidR="00437449" w:rsidRPr="00F1359C" w:rsidRDefault="00437449" w:rsidP="002914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(44,231)</w:t>
            </w:r>
          </w:p>
        </w:tc>
        <w:tc>
          <w:tcPr>
            <w:tcW w:w="625" w:type="pct"/>
            <w:vAlign w:val="center"/>
          </w:tcPr>
          <w:p w14:paraId="4185953B" w14:textId="130E4CDB" w:rsidR="00437449" w:rsidRPr="00F1359C" w:rsidRDefault="00437449" w:rsidP="002914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 xml:space="preserve">17,411 </w:t>
            </w:r>
          </w:p>
          <w:p w14:paraId="32BED0DD" w14:textId="26A71EA3" w:rsidR="00437449" w:rsidRPr="00F1359C" w:rsidRDefault="00437449" w:rsidP="00BB6265">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(22,146)</w:t>
            </w:r>
          </w:p>
        </w:tc>
        <w:tc>
          <w:tcPr>
            <w:tcW w:w="625" w:type="pct"/>
            <w:vAlign w:val="center"/>
          </w:tcPr>
          <w:p w14:paraId="58288094" w14:textId="26B538D0" w:rsidR="00437449" w:rsidRPr="00F1359C" w:rsidRDefault="00E76CD6" w:rsidP="00E60EEE">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w:t>
            </w:r>
          </w:p>
        </w:tc>
        <w:tc>
          <w:tcPr>
            <w:tcW w:w="625" w:type="pct"/>
            <w:vAlign w:val="center"/>
          </w:tcPr>
          <w:p w14:paraId="117F5411" w14:textId="77777777" w:rsidR="00437449" w:rsidRPr="00F1359C" w:rsidRDefault="00340DEC" w:rsidP="00E60EEE">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3.62</w:t>
            </w:r>
          </w:p>
          <w:p w14:paraId="6B315D82" w14:textId="683854D3" w:rsidR="00340DEC" w:rsidRPr="00F1359C" w:rsidRDefault="00340DEC" w:rsidP="00E60EEE">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(3.99)</w:t>
            </w:r>
          </w:p>
        </w:tc>
        <w:tc>
          <w:tcPr>
            <w:tcW w:w="624" w:type="pct"/>
            <w:vAlign w:val="center"/>
          </w:tcPr>
          <w:p w14:paraId="484A40B1" w14:textId="77777777" w:rsidR="00437449" w:rsidRPr="00F1359C" w:rsidRDefault="00134B55" w:rsidP="00E60EEE">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2.00</w:t>
            </w:r>
          </w:p>
          <w:p w14:paraId="13394B2A" w14:textId="464C6BF8" w:rsidR="00134B55" w:rsidRPr="00F1359C" w:rsidRDefault="00134B55" w:rsidP="00E60EEE">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(2.00)</w:t>
            </w:r>
          </w:p>
        </w:tc>
      </w:tr>
    </w:tbl>
    <w:p w14:paraId="602853AA" w14:textId="77777777" w:rsidR="00E57613" w:rsidRDefault="00E57613" w:rsidP="00E57613">
      <w:pPr>
        <w:pStyle w:val="ListParagraph"/>
        <w:jc w:val="both"/>
        <w:rPr>
          <w:sz w:val="18"/>
          <w:szCs w:val="18"/>
        </w:rPr>
      </w:pPr>
    </w:p>
    <w:p w14:paraId="17126A65" w14:textId="2C9B62C1" w:rsidR="000503B3" w:rsidRPr="00F1359C" w:rsidRDefault="004C71BC" w:rsidP="007050DB">
      <w:pPr>
        <w:pStyle w:val="ListParagraph"/>
        <w:numPr>
          <w:ilvl w:val="0"/>
          <w:numId w:val="15"/>
        </w:numPr>
        <w:jc w:val="both"/>
        <w:rPr>
          <w:sz w:val="18"/>
          <w:szCs w:val="18"/>
        </w:rPr>
      </w:pPr>
      <w:r w:rsidRPr="00F1359C">
        <w:rPr>
          <w:sz w:val="18"/>
          <w:szCs w:val="18"/>
        </w:rPr>
        <w:t>Projected total count includes both reported as well as unreported values.</w:t>
      </w:r>
    </w:p>
    <w:p w14:paraId="4BC9DC6F" w14:textId="1A1A5CA0" w:rsidR="005B10BD" w:rsidRPr="00F1359C" w:rsidRDefault="004C71BC" w:rsidP="00BD1B18">
      <w:pPr>
        <w:pStyle w:val="ListParagraph"/>
        <w:numPr>
          <w:ilvl w:val="0"/>
          <w:numId w:val="15"/>
        </w:numPr>
        <w:jc w:val="both"/>
        <w:rPr>
          <w:sz w:val="18"/>
          <w:szCs w:val="18"/>
        </w:rPr>
      </w:pPr>
      <w:r w:rsidRPr="00F1359C">
        <w:rPr>
          <w:sz w:val="18"/>
          <w:szCs w:val="18"/>
        </w:rPr>
        <w:t>Observed total count represents only reported values</w:t>
      </w:r>
      <w:r w:rsidR="005B10BD" w:rsidRPr="00F1359C">
        <w:rPr>
          <w:sz w:val="18"/>
          <w:szCs w:val="18"/>
        </w:rPr>
        <w:t>.</w:t>
      </w:r>
    </w:p>
    <w:p w14:paraId="6603A93E" w14:textId="6D06EE9B" w:rsidR="000503B3" w:rsidRPr="00F1359C" w:rsidRDefault="005B10BD" w:rsidP="00BD1B18">
      <w:pPr>
        <w:pStyle w:val="ListParagraph"/>
        <w:numPr>
          <w:ilvl w:val="0"/>
          <w:numId w:val="15"/>
        </w:numPr>
        <w:jc w:val="both"/>
        <w:rPr>
          <w:sz w:val="18"/>
          <w:szCs w:val="18"/>
        </w:rPr>
      </w:pPr>
      <w:r w:rsidRPr="00F1359C">
        <w:rPr>
          <w:sz w:val="18"/>
          <w:szCs w:val="18"/>
        </w:rPr>
        <w:t>Defined as projected total/observed reported counts, where total is the sum of reported and unreported cases.</w:t>
      </w:r>
    </w:p>
    <w:p w14:paraId="3C33FC0D" w14:textId="77777777" w:rsidR="006D219A" w:rsidRPr="00F1359C" w:rsidRDefault="006D219A" w:rsidP="005B10BD">
      <w:pPr>
        <w:jc w:val="both"/>
        <w:rPr>
          <w:sz w:val="18"/>
          <w:szCs w:val="18"/>
        </w:rPr>
      </w:pPr>
    </w:p>
    <w:p w14:paraId="04B44CD0" w14:textId="6EF15AC4" w:rsidR="005B10BD" w:rsidRDefault="005B10BD" w:rsidP="005B10BD">
      <w:pPr>
        <w:jc w:val="both"/>
        <w:sectPr w:rsidR="005B10BD" w:rsidSect="007B621F">
          <w:type w:val="continuous"/>
          <w:pgSz w:w="15840" w:h="12240" w:orient="landscape"/>
          <w:pgMar w:top="720" w:right="720" w:bottom="720" w:left="720" w:header="0" w:footer="1134" w:gutter="0"/>
          <w:lnNumType w:countBy="1" w:restart="continuous"/>
          <w:cols w:space="720"/>
          <w:docGrid w:linePitch="326"/>
        </w:sectPr>
      </w:pPr>
    </w:p>
    <w:p w14:paraId="000000A4" w14:textId="60A916E4" w:rsidR="00443353" w:rsidRDefault="00AC6627" w:rsidP="00BD1B18">
      <w:pPr>
        <w:jc w:val="both"/>
        <w:rPr>
          <w:b/>
        </w:rPr>
      </w:pPr>
      <w:r w:rsidRPr="001B44F8">
        <w:rPr>
          <w:b/>
        </w:rPr>
        <w:lastRenderedPageBreak/>
        <w:t>FIGURES</w:t>
      </w:r>
    </w:p>
    <w:p w14:paraId="7F560999" w14:textId="65AF154E" w:rsidR="00504D65" w:rsidRPr="00F044D6" w:rsidRDefault="00504D65" w:rsidP="00F044D6">
      <w:pPr>
        <w:jc w:val="center"/>
        <w:rPr>
          <w:bCs/>
          <w:i/>
          <w:iCs/>
        </w:rPr>
      </w:pPr>
      <w:r w:rsidRPr="00F044D6">
        <w:rPr>
          <w:bCs/>
          <w:i/>
          <w:iCs/>
        </w:rPr>
        <w:t>Fig</w:t>
      </w:r>
      <w:r w:rsidR="00F044D6" w:rsidRPr="00F044D6">
        <w:rPr>
          <w:bCs/>
          <w:i/>
          <w:iCs/>
        </w:rPr>
        <w:t>ure</w:t>
      </w:r>
      <w:r w:rsidRPr="00F044D6">
        <w:rPr>
          <w:bCs/>
          <w:i/>
          <w:iCs/>
        </w:rPr>
        <w:t xml:space="preserve"> </w:t>
      </w:r>
      <w:r w:rsidR="00F739BD" w:rsidRPr="00F044D6">
        <w:rPr>
          <w:bCs/>
          <w:i/>
          <w:iCs/>
        </w:rPr>
        <w:t>6</w:t>
      </w:r>
      <w:r w:rsidRPr="00F044D6">
        <w:rPr>
          <w:bCs/>
          <w:i/>
          <w:iCs/>
        </w:rPr>
        <w:t xml:space="preserve">: Comparison of projected and observed </w:t>
      </w:r>
      <w:r w:rsidR="006E4F06" w:rsidRPr="00F044D6">
        <w:rPr>
          <w:bCs/>
          <w:i/>
          <w:iCs/>
        </w:rPr>
        <w:t>reported</w:t>
      </w:r>
      <w:r w:rsidRPr="00F044D6">
        <w:rPr>
          <w:bCs/>
          <w:i/>
          <w:iCs/>
        </w:rPr>
        <w:t xml:space="preserve"> </w:t>
      </w:r>
      <w:r w:rsidR="00E84607" w:rsidRPr="00F044D6">
        <w:rPr>
          <w:bCs/>
          <w:i/>
          <w:iCs/>
        </w:rPr>
        <w:t xml:space="preserve">cumulative </w:t>
      </w:r>
      <w:r w:rsidRPr="00F044D6">
        <w:rPr>
          <w:bCs/>
          <w:i/>
          <w:iCs/>
        </w:rPr>
        <w:t>cases from June 19 to July 19 for India, using training data from March 15 to June 18.</w:t>
      </w:r>
    </w:p>
    <w:p w14:paraId="2FB270B9" w14:textId="2AE85845" w:rsidR="00692D4C" w:rsidRDefault="002C4856" w:rsidP="00BD1B18">
      <w:pPr>
        <w:jc w:val="both"/>
        <w:rPr>
          <w:b/>
        </w:rPr>
      </w:pPr>
      <w:r>
        <w:rPr>
          <w:b/>
          <w:noProof/>
        </w:rPr>
        <w:drawing>
          <wp:inline distT="0" distB="0" distL="0" distR="0" wp14:anchorId="2E8F15E0" wp14:editId="0AFBDFAC">
            <wp:extent cx="6332220" cy="3166110"/>
            <wp:effectExtent l="12700" t="12700" r="1778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6332220" cy="3166110"/>
                    </a:xfrm>
                    <a:prstGeom prst="rect">
                      <a:avLst/>
                    </a:prstGeom>
                    <a:ln>
                      <a:solidFill>
                        <a:schemeClr val="tx1"/>
                      </a:solidFill>
                    </a:ln>
                  </pic:spPr>
                </pic:pic>
              </a:graphicData>
            </a:graphic>
          </wp:inline>
        </w:drawing>
      </w:r>
    </w:p>
    <w:p w14:paraId="2CF72D63" w14:textId="61399140" w:rsidR="00126DC1" w:rsidRPr="00F044D6" w:rsidRDefault="00126DC1" w:rsidP="00F044D6">
      <w:pPr>
        <w:jc w:val="center"/>
        <w:rPr>
          <w:bCs/>
          <w:i/>
          <w:iCs/>
        </w:rPr>
      </w:pPr>
      <w:r w:rsidRPr="00F044D6">
        <w:rPr>
          <w:bCs/>
          <w:i/>
          <w:iCs/>
        </w:rPr>
        <w:t>Fig</w:t>
      </w:r>
      <w:r w:rsidR="00F044D6" w:rsidRPr="00F044D6">
        <w:rPr>
          <w:bCs/>
          <w:i/>
          <w:iCs/>
        </w:rPr>
        <w:t>ure</w:t>
      </w:r>
      <w:r w:rsidRPr="00F044D6">
        <w:rPr>
          <w:bCs/>
          <w:i/>
          <w:iCs/>
        </w:rPr>
        <w:t xml:space="preserve"> </w:t>
      </w:r>
      <w:r w:rsidR="00F739BD" w:rsidRPr="00F044D6">
        <w:rPr>
          <w:bCs/>
          <w:i/>
          <w:iCs/>
        </w:rPr>
        <w:t>7</w:t>
      </w:r>
      <w:r w:rsidRPr="00F044D6">
        <w:rPr>
          <w:bCs/>
          <w:i/>
          <w:iCs/>
        </w:rPr>
        <w:t xml:space="preserve">: Comparison of projected and observed </w:t>
      </w:r>
      <w:r w:rsidR="006E4F06" w:rsidRPr="00F044D6">
        <w:rPr>
          <w:bCs/>
          <w:i/>
          <w:iCs/>
        </w:rPr>
        <w:t>reported</w:t>
      </w:r>
      <w:r w:rsidR="00E84607" w:rsidRPr="00F044D6">
        <w:rPr>
          <w:bCs/>
          <w:i/>
          <w:iCs/>
        </w:rPr>
        <w:t xml:space="preserve"> active</w:t>
      </w:r>
      <w:r w:rsidRPr="00F044D6">
        <w:rPr>
          <w:bCs/>
          <w:i/>
          <w:iCs/>
        </w:rPr>
        <w:t xml:space="preserve"> cases from June 19 to July 19 for India, using training data from March 15 to June 18.</w:t>
      </w:r>
    </w:p>
    <w:p w14:paraId="5B8F7D62" w14:textId="12F0E385" w:rsidR="00DE7CFF" w:rsidRDefault="00AC6BC5" w:rsidP="00126DC1">
      <w:pPr>
        <w:jc w:val="both"/>
        <w:rPr>
          <w:b/>
        </w:rPr>
      </w:pPr>
      <w:r>
        <w:rPr>
          <w:b/>
          <w:noProof/>
        </w:rPr>
        <w:drawing>
          <wp:inline distT="0" distB="0" distL="0" distR="0" wp14:anchorId="3E552455" wp14:editId="163CDBBB">
            <wp:extent cx="6332220" cy="3166110"/>
            <wp:effectExtent l="12700" t="12700" r="1778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6332220" cy="3166110"/>
                    </a:xfrm>
                    <a:prstGeom prst="rect">
                      <a:avLst/>
                    </a:prstGeom>
                    <a:ln>
                      <a:solidFill>
                        <a:schemeClr val="tx1"/>
                      </a:solidFill>
                    </a:ln>
                  </pic:spPr>
                </pic:pic>
              </a:graphicData>
            </a:graphic>
          </wp:inline>
        </w:drawing>
      </w:r>
    </w:p>
    <w:p w14:paraId="6EEF07E5" w14:textId="01DB5522" w:rsidR="00E84607" w:rsidRPr="00F044D6" w:rsidRDefault="00E84607" w:rsidP="00F044D6">
      <w:pPr>
        <w:jc w:val="center"/>
        <w:rPr>
          <w:bCs/>
          <w:i/>
          <w:iCs/>
        </w:rPr>
      </w:pPr>
      <w:r w:rsidRPr="00F044D6">
        <w:rPr>
          <w:bCs/>
          <w:i/>
          <w:iCs/>
        </w:rPr>
        <w:lastRenderedPageBreak/>
        <w:t>Fig</w:t>
      </w:r>
      <w:r w:rsidR="00F044D6">
        <w:rPr>
          <w:bCs/>
          <w:i/>
          <w:iCs/>
        </w:rPr>
        <w:t>ure</w:t>
      </w:r>
      <w:r w:rsidRPr="00F044D6">
        <w:rPr>
          <w:bCs/>
          <w:i/>
          <w:iCs/>
        </w:rPr>
        <w:t xml:space="preserve"> </w:t>
      </w:r>
      <w:r w:rsidR="00F739BD" w:rsidRPr="00F044D6">
        <w:rPr>
          <w:bCs/>
          <w:i/>
          <w:iCs/>
        </w:rPr>
        <w:t>8</w:t>
      </w:r>
      <w:r w:rsidRPr="00F044D6">
        <w:rPr>
          <w:bCs/>
          <w:i/>
          <w:iCs/>
        </w:rPr>
        <w:t xml:space="preserve">: Comparison of projected and observed </w:t>
      </w:r>
      <w:r w:rsidR="006E4F06" w:rsidRPr="00F044D6">
        <w:rPr>
          <w:bCs/>
          <w:i/>
          <w:iCs/>
        </w:rPr>
        <w:t>reported</w:t>
      </w:r>
      <w:r w:rsidRPr="00F044D6">
        <w:rPr>
          <w:bCs/>
          <w:i/>
          <w:iCs/>
        </w:rPr>
        <w:t xml:space="preserve"> deaths from June 19 to July 19 for India, using training data from March 15 to June 18.</w:t>
      </w:r>
    </w:p>
    <w:p w14:paraId="2C2C2250" w14:textId="498EC365" w:rsidR="00E84607" w:rsidRDefault="0011668A" w:rsidP="00BD1B18">
      <w:pPr>
        <w:jc w:val="both"/>
      </w:pPr>
      <w:r>
        <w:rPr>
          <w:noProof/>
        </w:rPr>
        <w:drawing>
          <wp:inline distT="0" distB="0" distL="0" distR="0" wp14:anchorId="04EAE6CA" wp14:editId="481D1839">
            <wp:extent cx="6332220" cy="3166110"/>
            <wp:effectExtent l="12700" t="12700" r="1778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6332220" cy="3166110"/>
                    </a:xfrm>
                    <a:prstGeom prst="rect">
                      <a:avLst/>
                    </a:prstGeom>
                    <a:ln>
                      <a:solidFill>
                        <a:schemeClr val="tx1"/>
                      </a:solidFill>
                    </a:ln>
                  </pic:spPr>
                </pic:pic>
              </a:graphicData>
            </a:graphic>
          </wp:inline>
        </w:drawing>
      </w:r>
    </w:p>
    <w:p w14:paraId="31BDAF38" w14:textId="54F7D24E" w:rsidR="009A0898" w:rsidRDefault="009A0898" w:rsidP="00BD1B18">
      <w:pPr>
        <w:jc w:val="both"/>
      </w:pPr>
    </w:p>
    <w:p w14:paraId="424BE7CE" w14:textId="7508B222" w:rsidR="009A0898" w:rsidRDefault="009A0898" w:rsidP="00BD1B18">
      <w:pPr>
        <w:jc w:val="both"/>
      </w:pPr>
    </w:p>
    <w:p w14:paraId="69A6BC8F" w14:textId="3C9C9DAE" w:rsidR="009A0898" w:rsidRDefault="009A0898" w:rsidP="00BD1B18">
      <w:pPr>
        <w:jc w:val="both"/>
      </w:pPr>
    </w:p>
    <w:p w14:paraId="5F59ECFB" w14:textId="17E5520C" w:rsidR="009A0898" w:rsidRDefault="009A0898" w:rsidP="00BD1B18">
      <w:pPr>
        <w:jc w:val="both"/>
      </w:pPr>
    </w:p>
    <w:p w14:paraId="5389494F" w14:textId="54CE4952" w:rsidR="009A0898" w:rsidRDefault="009A0898" w:rsidP="00BD1B18">
      <w:pPr>
        <w:jc w:val="both"/>
      </w:pPr>
    </w:p>
    <w:p w14:paraId="08DF9EAB" w14:textId="05D6AB5D" w:rsidR="009A0898" w:rsidRDefault="009A0898" w:rsidP="00BD1B18">
      <w:pPr>
        <w:jc w:val="both"/>
      </w:pPr>
    </w:p>
    <w:p w14:paraId="1778CCD4" w14:textId="1056A3C8" w:rsidR="009A0898" w:rsidRDefault="009A0898" w:rsidP="00BD1B18">
      <w:pPr>
        <w:jc w:val="both"/>
      </w:pPr>
    </w:p>
    <w:p w14:paraId="66D5DD10" w14:textId="358E8B80" w:rsidR="009A0898" w:rsidRDefault="009A0898" w:rsidP="00BD1B18">
      <w:pPr>
        <w:jc w:val="both"/>
      </w:pPr>
    </w:p>
    <w:p w14:paraId="388A7B6D" w14:textId="33ADDAD7" w:rsidR="009A0898" w:rsidRDefault="009A0898" w:rsidP="00BD1B18">
      <w:pPr>
        <w:jc w:val="both"/>
      </w:pPr>
    </w:p>
    <w:p w14:paraId="2FB14691" w14:textId="3EED080F" w:rsidR="009A0898" w:rsidRDefault="009A0898" w:rsidP="00BD1B18">
      <w:pPr>
        <w:jc w:val="both"/>
      </w:pPr>
    </w:p>
    <w:p w14:paraId="265B0A0F" w14:textId="0D9D966D" w:rsidR="009A0898" w:rsidRDefault="009A0898" w:rsidP="00BD1B18">
      <w:pPr>
        <w:jc w:val="both"/>
      </w:pPr>
    </w:p>
    <w:p w14:paraId="71A0972E" w14:textId="38D4B9C5" w:rsidR="009A0898" w:rsidRDefault="009A0898" w:rsidP="00BD1B18">
      <w:pPr>
        <w:jc w:val="both"/>
      </w:pPr>
    </w:p>
    <w:p w14:paraId="78A39CEA" w14:textId="2B4740DF" w:rsidR="009A0898" w:rsidRPr="00D435B4" w:rsidRDefault="009A0898" w:rsidP="00D435B4">
      <w:pPr>
        <w:jc w:val="center"/>
        <w:rPr>
          <w:bCs/>
          <w:i/>
          <w:iCs/>
        </w:rPr>
      </w:pPr>
      <w:r w:rsidRPr="00D435B4">
        <w:rPr>
          <w:bCs/>
          <w:i/>
          <w:iCs/>
        </w:rPr>
        <w:lastRenderedPageBreak/>
        <w:t>Fig</w:t>
      </w:r>
      <w:r w:rsidR="00D435B4" w:rsidRPr="00D435B4">
        <w:rPr>
          <w:bCs/>
          <w:i/>
          <w:iCs/>
        </w:rPr>
        <w:t>ure</w:t>
      </w:r>
      <w:r w:rsidRPr="00D435B4">
        <w:rPr>
          <w:bCs/>
          <w:i/>
          <w:iCs/>
        </w:rPr>
        <w:t xml:space="preserve"> </w:t>
      </w:r>
      <w:r w:rsidR="00A30B8C">
        <w:rPr>
          <w:bCs/>
          <w:i/>
          <w:iCs/>
        </w:rPr>
        <w:t>9</w:t>
      </w:r>
      <w:r w:rsidRPr="00D435B4">
        <w:rPr>
          <w:bCs/>
          <w:i/>
          <w:iCs/>
        </w:rPr>
        <w:t xml:space="preserve">: Scatter plot and marginal densities of projected and observed </w:t>
      </w:r>
      <w:r w:rsidR="006E4F06" w:rsidRPr="00D435B4">
        <w:rPr>
          <w:bCs/>
          <w:i/>
          <w:iCs/>
        </w:rPr>
        <w:t>reported</w:t>
      </w:r>
      <w:r w:rsidRPr="00D435B4">
        <w:rPr>
          <w:bCs/>
          <w:i/>
          <w:iCs/>
        </w:rPr>
        <w:t xml:space="preserve"> cumulative cases from June 19 to July 19 for India, using training data from March 15 to June 18.</w:t>
      </w:r>
    </w:p>
    <w:p w14:paraId="3B19B60E" w14:textId="251FAC6A" w:rsidR="00E84607" w:rsidRDefault="00AC6BC5" w:rsidP="00BD1B18">
      <w:pPr>
        <w:jc w:val="both"/>
      </w:pPr>
      <w:r>
        <w:rPr>
          <w:rFonts w:ascii="Liberation Serif" w:eastAsia="AR PL SungtiL GB" w:hAnsi="Liberation Serif" w:cs="Mangal"/>
          <w:noProof/>
          <w:kern w:val="2"/>
          <w:sz w:val="18"/>
          <w:szCs w:val="18"/>
          <w:lang w:eastAsia="zh-CN" w:bidi="hi-IN"/>
        </w:rPr>
        <w:drawing>
          <wp:inline distT="0" distB="0" distL="0" distR="0" wp14:anchorId="4B26258A" wp14:editId="153B723F">
            <wp:extent cx="6332220" cy="6332220"/>
            <wp:effectExtent l="12700" t="12700" r="17780"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6332220" cy="6332220"/>
                    </a:xfrm>
                    <a:prstGeom prst="rect">
                      <a:avLst/>
                    </a:prstGeom>
                    <a:ln>
                      <a:solidFill>
                        <a:schemeClr val="tx1"/>
                      </a:solidFill>
                    </a:ln>
                  </pic:spPr>
                </pic:pic>
              </a:graphicData>
            </a:graphic>
          </wp:inline>
        </w:drawing>
      </w:r>
    </w:p>
    <w:p w14:paraId="5212BD0C" w14:textId="33EB5BA3" w:rsidR="00E84607" w:rsidRDefault="00E84607" w:rsidP="00BD1B18">
      <w:pPr>
        <w:jc w:val="both"/>
      </w:pPr>
    </w:p>
    <w:p w14:paraId="672753BB" w14:textId="6AC40CC4" w:rsidR="00E84607" w:rsidRDefault="00E84607" w:rsidP="00BD1B18">
      <w:pPr>
        <w:jc w:val="both"/>
      </w:pPr>
    </w:p>
    <w:p w14:paraId="7E2AA141" w14:textId="44792396" w:rsidR="00E84607" w:rsidRDefault="00E84607" w:rsidP="00BD1B18">
      <w:pPr>
        <w:jc w:val="both"/>
      </w:pPr>
    </w:p>
    <w:p w14:paraId="2B3838FB" w14:textId="452BD510" w:rsidR="00CC29E2" w:rsidRPr="00A30B8C" w:rsidRDefault="00CC29E2" w:rsidP="00CC29E2">
      <w:pPr>
        <w:jc w:val="both"/>
        <w:rPr>
          <w:bCs/>
          <w:i/>
          <w:iCs/>
        </w:rPr>
      </w:pPr>
      <w:r w:rsidRPr="00A30B8C">
        <w:rPr>
          <w:bCs/>
          <w:i/>
          <w:iCs/>
        </w:rPr>
        <w:lastRenderedPageBreak/>
        <w:t>Fig</w:t>
      </w:r>
      <w:r w:rsidR="00A30B8C">
        <w:rPr>
          <w:bCs/>
          <w:i/>
          <w:iCs/>
        </w:rPr>
        <w:t>ure</w:t>
      </w:r>
      <w:r w:rsidRPr="00A30B8C">
        <w:rPr>
          <w:bCs/>
          <w:i/>
          <w:iCs/>
        </w:rPr>
        <w:t xml:space="preserve"> </w:t>
      </w:r>
      <w:r w:rsidR="00A30B8C">
        <w:rPr>
          <w:bCs/>
          <w:i/>
          <w:iCs/>
        </w:rPr>
        <w:t>10</w:t>
      </w:r>
      <w:r w:rsidRPr="00A30B8C">
        <w:rPr>
          <w:bCs/>
          <w:i/>
          <w:iCs/>
        </w:rPr>
        <w:t xml:space="preserve">: Scatter plot and marginal densities of projected and observed </w:t>
      </w:r>
      <w:r w:rsidR="006E4F06" w:rsidRPr="00A30B8C">
        <w:rPr>
          <w:bCs/>
          <w:i/>
          <w:iCs/>
        </w:rPr>
        <w:t>reported</w:t>
      </w:r>
      <w:r w:rsidRPr="00A30B8C">
        <w:rPr>
          <w:bCs/>
          <w:i/>
          <w:iCs/>
        </w:rPr>
        <w:t xml:space="preserve"> active cases from June 19 to July 19 for India, using training data from March 15 to June 18.</w:t>
      </w:r>
    </w:p>
    <w:p w14:paraId="0C208B06" w14:textId="62915966" w:rsidR="00CC29E2" w:rsidRDefault="00347B86" w:rsidP="00CC29E2">
      <w:pPr>
        <w:jc w:val="both"/>
      </w:pPr>
      <w:r>
        <w:rPr>
          <w:noProof/>
        </w:rPr>
        <w:drawing>
          <wp:inline distT="0" distB="0" distL="0" distR="0" wp14:anchorId="7D1F8D52" wp14:editId="19044D91">
            <wp:extent cx="6332220" cy="6332220"/>
            <wp:effectExtent l="12700" t="12700" r="17780" b="177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6332220" cy="6332220"/>
                    </a:xfrm>
                    <a:prstGeom prst="rect">
                      <a:avLst/>
                    </a:prstGeom>
                    <a:ln>
                      <a:solidFill>
                        <a:schemeClr val="tx1"/>
                      </a:solidFill>
                    </a:ln>
                  </pic:spPr>
                </pic:pic>
              </a:graphicData>
            </a:graphic>
          </wp:inline>
        </w:drawing>
      </w:r>
    </w:p>
    <w:p w14:paraId="59440DFA" w14:textId="77777777" w:rsidR="00CC29E2" w:rsidRDefault="00CC29E2" w:rsidP="00BD1B18">
      <w:pPr>
        <w:jc w:val="both"/>
      </w:pPr>
    </w:p>
    <w:p w14:paraId="2EA2B6DE" w14:textId="334E29AE" w:rsidR="00E84607" w:rsidRDefault="00E84607" w:rsidP="00BD1B18">
      <w:pPr>
        <w:jc w:val="both"/>
      </w:pPr>
    </w:p>
    <w:p w14:paraId="58A1D98B" w14:textId="324E41AD" w:rsidR="00E84607" w:rsidRDefault="00E84607" w:rsidP="00BD1B18">
      <w:pPr>
        <w:jc w:val="both"/>
      </w:pPr>
    </w:p>
    <w:p w14:paraId="4CB0C518" w14:textId="1209A867" w:rsidR="00A105E8" w:rsidRPr="00A30B8C" w:rsidRDefault="00A105E8" w:rsidP="00A30B8C">
      <w:pPr>
        <w:jc w:val="center"/>
        <w:rPr>
          <w:bCs/>
          <w:i/>
          <w:iCs/>
        </w:rPr>
      </w:pPr>
      <w:r w:rsidRPr="00A30B8C">
        <w:rPr>
          <w:bCs/>
          <w:i/>
          <w:iCs/>
        </w:rPr>
        <w:lastRenderedPageBreak/>
        <w:t>Fig</w:t>
      </w:r>
      <w:r w:rsidR="00A30B8C" w:rsidRPr="00A30B8C">
        <w:rPr>
          <w:bCs/>
          <w:i/>
          <w:iCs/>
        </w:rPr>
        <w:t>ure 11</w:t>
      </w:r>
      <w:r w:rsidRPr="00A30B8C">
        <w:rPr>
          <w:bCs/>
          <w:i/>
          <w:iCs/>
        </w:rPr>
        <w:t>: Scatter plot and marginal densities of projected and observed</w:t>
      </w:r>
      <w:r w:rsidR="006E4F06" w:rsidRPr="00A30B8C">
        <w:rPr>
          <w:bCs/>
          <w:i/>
          <w:iCs/>
        </w:rPr>
        <w:t xml:space="preserve"> reported</w:t>
      </w:r>
      <w:r w:rsidRPr="00A30B8C">
        <w:rPr>
          <w:bCs/>
          <w:i/>
          <w:iCs/>
        </w:rPr>
        <w:t xml:space="preserve"> deaths from June 19 to July 19 for India, using training data from March 15 to June 18.</w:t>
      </w:r>
    </w:p>
    <w:p w14:paraId="41ED1E48" w14:textId="5F3E767E" w:rsidR="00695D56" w:rsidRDefault="00073DB9" w:rsidP="00BD1B18">
      <w:pPr>
        <w:jc w:val="both"/>
      </w:pPr>
      <w:r>
        <w:rPr>
          <w:noProof/>
        </w:rPr>
        <w:drawing>
          <wp:inline distT="0" distB="0" distL="0" distR="0" wp14:anchorId="7A54BACD" wp14:editId="4902D43E">
            <wp:extent cx="6332220" cy="6332220"/>
            <wp:effectExtent l="12700" t="12700" r="17780" b="177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6332220" cy="6332220"/>
                    </a:xfrm>
                    <a:prstGeom prst="rect">
                      <a:avLst/>
                    </a:prstGeom>
                    <a:ln>
                      <a:solidFill>
                        <a:schemeClr val="tx1"/>
                      </a:solidFill>
                    </a:ln>
                  </pic:spPr>
                </pic:pic>
              </a:graphicData>
            </a:graphic>
          </wp:inline>
        </w:drawing>
      </w:r>
    </w:p>
    <w:p w14:paraId="4BC61D65" w14:textId="77777777" w:rsidR="0091416B" w:rsidRDefault="0091416B" w:rsidP="00BD1B18">
      <w:pPr>
        <w:jc w:val="both"/>
        <w:rPr>
          <w:noProof/>
        </w:rPr>
      </w:pPr>
    </w:p>
    <w:p w14:paraId="3097EC69" w14:textId="77777777" w:rsidR="006C448E" w:rsidRDefault="006C448E" w:rsidP="006C448E">
      <w:pPr>
        <w:tabs>
          <w:tab w:val="left" w:pos="4521"/>
        </w:tabs>
        <w:rPr>
          <w:noProof/>
        </w:rPr>
        <w:sectPr w:rsidR="006C448E" w:rsidSect="007B621F">
          <w:type w:val="continuous"/>
          <w:pgSz w:w="12240" w:h="15840"/>
          <w:pgMar w:top="1134" w:right="1134" w:bottom="1693" w:left="1134" w:header="0" w:footer="1134" w:gutter="0"/>
          <w:lnNumType w:countBy="1" w:restart="continuous"/>
          <w:cols w:space="720"/>
          <w:docGrid w:linePitch="326"/>
        </w:sectPr>
      </w:pPr>
      <w:r>
        <w:rPr>
          <w:noProof/>
        </w:rPr>
        <w:tab/>
      </w:r>
    </w:p>
    <w:p w14:paraId="22946EAB" w14:textId="24446813" w:rsidR="006C448E" w:rsidRDefault="006C448E" w:rsidP="006C448E">
      <w:pPr>
        <w:tabs>
          <w:tab w:val="left" w:pos="4521"/>
        </w:tabs>
        <w:rPr>
          <w:i/>
          <w:iCs/>
        </w:rPr>
      </w:pPr>
      <w:r w:rsidRPr="006C448E">
        <w:rPr>
          <w:i/>
          <w:iCs/>
        </w:rPr>
        <w:t>REFERENCES</w:t>
      </w:r>
    </w:p>
    <w:p w14:paraId="6F5965C2" w14:textId="77777777" w:rsidR="006C448E" w:rsidRDefault="006C448E" w:rsidP="006C448E">
      <w:pPr>
        <w:tabs>
          <w:tab w:val="left" w:pos="4521"/>
        </w:tabs>
        <w:rPr>
          <w:i/>
          <w:iCs/>
        </w:rPr>
      </w:pPr>
    </w:p>
    <w:p w14:paraId="4C5D321C" w14:textId="77777777" w:rsidR="00356DCC" w:rsidRPr="00356DCC" w:rsidRDefault="006C448E" w:rsidP="00356DCC">
      <w:pPr>
        <w:pStyle w:val="Bibliography"/>
        <w:rPr>
          <w:rFonts w:ascii="Times New Roman" w:hAnsi="Times New Roman" w:cs="Times New Roman"/>
        </w:rPr>
      </w:pPr>
      <w:r>
        <w:rPr>
          <w:i/>
          <w:iCs/>
        </w:rPr>
        <w:fldChar w:fldCharType="begin"/>
      </w:r>
      <w:r w:rsidR="00B65663">
        <w:rPr>
          <w:i/>
          <w:iCs/>
        </w:rPr>
        <w:instrText xml:space="preserve"> ADDIN ZOTERO_BIBL {"uncited":[],"omitted":[],"custom":[]} CSL_BIBLIOGRAPHY </w:instrText>
      </w:r>
      <w:r>
        <w:rPr>
          <w:i/>
          <w:iCs/>
        </w:rPr>
        <w:fldChar w:fldCharType="separate"/>
      </w:r>
      <w:r w:rsidR="00356DCC" w:rsidRPr="00356DCC">
        <w:rPr>
          <w:rFonts w:ascii="Times New Roman" w:hAnsi="Times New Roman" w:cs="Times New Roman"/>
        </w:rPr>
        <w:t xml:space="preserve">1. </w:t>
      </w:r>
      <w:r w:rsidR="00356DCC" w:rsidRPr="00356DCC">
        <w:rPr>
          <w:rFonts w:ascii="Times New Roman" w:hAnsi="Times New Roman" w:cs="Times New Roman"/>
        </w:rPr>
        <w:tab/>
        <w:t>Mayo Clinic. Coronavirus disease 2019 (COVID-19)—Symptoms and causes [Internet]. 2020 [cited 2020 May 21]. Available from: https://www.mayoclinic.org/diseases-conditions/coronavirus/symptoms-causes/syc-20479963</w:t>
      </w:r>
    </w:p>
    <w:p w14:paraId="2E583E08" w14:textId="77777777" w:rsidR="00356DCC" w:rsidRPr="00356DCC" w:rsidRDefault="00356DCC" w:rsidP="00356DCC">
      <w:pPr>
        <w:pStyle w:val="Bibliography"/>
        <w:rPr>
          <w:rFonts w:ascii="Times New Roman" w:hAnsi="Times New Roman" w:cs="Times New Roman"/>
        </w:rPr>
      </w:pPr>
      <w:r w:rsidRPr="00356DCC">
        <w:rPr>
          <w:rFonts w:ascii="Times New Roman" w:hAnsi="Times New Roman" w:cs="Times New Roman"/>
        </w:rPr>
        <w:t xml:space="preserve">2. </w:t>
      </w:r>
      <w:r w:rsidRPr="00356DCC">
        <w:rPr>
          <w:rFonts w:ascii="Times New Roman" w:hAnsi="Times New Roman" w:cs="Times New Roman"/>
        </w:rPr>
        <w:tab/>
        <w:t>Wikipedia. Coronavirus disease 2019 [Internet]. [cited 2020 Aug 3]. Available from: https://en.wikipedia.org/wiki/Coronavirus_disease_2019</w:t>
      </w:r>
    </w:p>
    <w:p w14:paraId="0A5074ED" w14:textId="77777777" w:rsidR="00356DCC" w:rsidRPr="00356DCC" w:rsidRDefault="00356DCC" w:rsidP="00356DCC">
      <w:pPr>
        <w:pStyle w:val="Bibliography"/>
        <w:rPr>
          <w:rFonts w:ascii="Times New Roman" w:hAnsi="Times New Roman" w:cs="Times New Roman"/>
        </w:rPr>
      </w:pPr>
      <w:r w:rsidRPr="00356DCC">
        <w:rPr>
          <w:rFonts w:ascii="Times New Roman" w:hAnsi="Times New Roman" w:cs="Times New Roman"/>
        </w:rPr>
        <w:t xml:space="preserve">3. </w:t>
      </w:r>
      <w:r w:rsidRPr="00356DCC">
        <w:rPr>
          <w:rFonts w:ascii="Times New Roman" w:hAnsi="Times New Roman" w:cs="Times New Roman"/>
        </w:rPr>
        <w:tab/>
        <w:t>Aiyar S. Covid-19 has exposed India’s failure to deliver even the most basic obligations to its people [Internet]. CNN. 2020 [cited 2020 Aug 3]. Available from: https://www.cnn.com/2020/07/18/opinions/india-coronavirus-failures-opinion-intl-hnk/index.html</w:t>
      </w:r>
    </w:p>
    <w:p w14:paraId="4BA26E88" w14:textId="77777777" w:rsidR="00356DCC" w:rsidRPr="00356DCC" w:rsidRDefault="00356DCC" w:rsidP="00356DCC">
      <w:pPr>
        <w:pStyle w:val="Bibliography"/>
        <w:rPr>
          <w:rFonts w:ascii="Times New Roman" w:hAnsi="Times New Roman" w:cs="Times New Roman"/>
        </w:rPr>
      </w:pPr>
      <w:r w:rsidRPr="00356DCC">
        <w:rPr>
          <w:rFonts w:ascii="Times New Roman" w:hAnsi="Times New Roman" w:cs="Times New Roman"/>
        </w:rPr>
        <w:t xml:space="preserve">4. </w:t>
      </w:r>
      <w:r w:rsidRPr="00356DCC">
        <w:rPr>
          <w:rFonts w:ascii="Times New Roman" w:hAnsi="Times New Roman" w:cs="Times New Roman"/>
        </w:rPr>
        <w:tab/>
        <w:t>Kulkarni S. India becomes third worst affected country by coronavirus, overtakes Russia Read more at: https://www.deccanherald.com/national/india-becomes-third-worst-affected-country-by-coronavirus-overtakes-russia-857442.html [Internet]. Deccan Herald. [cited 2020 Aug 3]. Available from: https://www.deccanherald.com/national/india-becomes-third-worst-affected-country-by-coronavirus-overtakes-russia-857442.html</w:t>
      </w:r>
    </w:p>
    <w:p w14:paraId="3177275B" w14:textId="77777777" w:rsidR="00356DCC" w:rsidRPr="00356DCC" w:rsidRDefault="00356DCC" w:rsidP="00356DCC">
      <w:pPr>
        <w:pStyle w:val="Bibliography"/>
        <w:rPr>
          <w:rFonts w:ascii="Times New Roman" w:hAnsi="Times New Roman" w:cs="Times New Roman"/>
        </w:rPr>
      </w:pPr>
      <w:r w:rsidRPr="00356DCC">
        <w:rPr>
          <w:rFonts w:ascii="Times New Roman" w:hAnsi="Times New Roman" w:cs="Times New Roman"/>
        </w:rPr>
        <w:t xml:space="preserve">5. </w:t>
      </w:r>
      <w:r w:rsidRPr="00356DCC">
        <w:rPr>
          <w:rFonts w:ascii="Times New Roman" w:hAnsi="Times New Roman" w:cs="Times New Roman"/>
        </w:rPr>
        <w:tab/>
      </w:r>
      <w:proofErr w:type="spellStart"/>
      <w:r w:rsidRPr="00356DCC">
        <w:rPr>
          <w:rFonts w:ascii="Times New Roman" w:hAnsi="Times New Roman" w:cs="Times New Roman"/>
        </w:rPr>
        <w:t>Basu</w:t>
      </w:r>
      <w:proofErr w:type="spellEnd"/>
      <w:r w:rsidRPr="00356DCC">
        <w:rPr>
          <w:rFonts w:ascii="Times New Roman" w:hAnsi="Times New Roman" w:cs="Times New Roman"/>
        </w:rPr>
        <w:t xml:space="preserve"> D, Salvatore M, Ray D, </w:t>
      </w:r>
      <w:proofErr w:type="spellStart"/>
      <w:r w:rsidRPr="00356DCC">
        <w:rPr>
          <w:rFonts w:ascii="Times New Roman" w:hAnsi="Times New Roman" w:cs="Times New Roman"/>
        </w:rPr>
        <w:t>Kleinsasser</w:t>
      </w:r>
      <w:proofErr w:type="spellEnd"/>
      <w:r w:rsidRPr="00356DCC">
        <w:rPr>
          <w:rFonts w:ascii="Times New Roman" w:hAnsi="Times New Roman" w:cs="Times New Roman"/>
        </w:rPr>
        <w:t xml:space="preserve"> M, Purkayastha S, Bhattacharyya R, et al. A Comprehensive Public Health Evaluation of Lockdown as a Non-pharmaceutical Intervention on COVID-19 Spread in India: National Trends Masking State Level Variations [Internet]. Epidemiology; 2020 May [cited 2020 Aug 3]. Available from: http://medrxiv.org/lookup/doi/10.1101/2020.05.25.20113043</w:t>
      </w:r>
    </w:p>
    <w:p w14:paraId="432DA0A1" w14:textId="77777777" w:rsidR="00356DCC" w:rsidRPr="00356DCC" w:rsidRDefault="00356DCC" w:rsidP="00356DCC">
      <w:pPr>
        <w:pStyle w:val="Bibliography"/>
        <w:rPr>
          <w:rFonts w:ascii="Times New Roman" w:hAnsi="Times New Roman" w:cs="Times New Roman"/>
        </w:rPr>
      </w:pPr>
      <w:r w:rsidRPr="00356DCC">
        <w:rPr>
          <w:rFonts w:ascii="Times New Roman" w:hAnsi="Times New Roman" w:cs="Times New Roman"/>
        </w:rPr>
        <w:t xml:space="preserve">6. </w:t>
      </w:r>
      <w:r w:rsidRPr="00356DCC">
        <w:rPr>
          <w:rFonts w:ascii="Times New Roman" w:hAnsi="Times New Roman" w:cs="Times New Roman"/>
        </w:rPr>
        <w:tab/>
        <w:t>IHME COVID-19 health service utilization forecasting team, Murray CJ. Forecasting COVID-19 impact on hospital bed-days, ICU-days, ventilator-days and deaths by US state in the next 4 months [Internet]. Infectious Diseases (except HIV/AIDS); 2020 Mar [cited 2020 Aug 18]. Available from: http://medrxiv.org/lookup/doi/10.1101/2020.03.27.20043752</w:t>
      </w:r>
    </w:p>
    <w:p w14:paraId="487820C5" w14:textId="77777777" w:rsidR="00356DCC" w:rsidRPr="00356DCC" w:rsidRDefault="00356DCC" w:rsidP="00356DCC">
      <w:pPr>
        <w:pStyle w:val="Bibliography"/>
        <w:rPr>
          <w:rFonts w:ascii="Times New Roman" w:hAnsi="Times New Roman" w:cs="Times New Roman"/>
        </w:rPr>
      </w:pPr>
      <w:r w:rsidRPr="00356DCC">
        <w:rPr>
          <w:rFonts w:ascii="Times New Roman" w:hAnsi="Times New Roman" w:cs="Times New Roman"/>
        </w:rPr>
        <w:t xml:space="preserve">7. </w:t>
      </w:r>
      <w:r w:rsidRPr="00356DCC">
        <w:rPr>
          <w:rFonts w:ascii="Times New Roman" w:hAnsi="Times New Roman" w:cs="Times New Roman"/>
        </w:rPr>
        <w:tab/>
        <w:t xml:space="preserve">Imperial College COVID-19 Response Team, Flaxman S, Mishra S, Gandy A, Unwin HJT, </w:t>
      </w:r>
      <w:proofErr w:type="spellStart"/>
      <w:r w:rsidRPr="00356DCC">
        <w:rPr>
          <w:rFonts w:ascii="Times New Roman" w:hAnsi="Times New Roman" w:cs="Times New Roman"/>
        </w:rPr>
        <w:t>Mellan</w:t>
      </w:r>
      <w:proofErr w:type="spellEnd"/>
      <w:r w:rsidRPr="00356DCC">
        <w:rPr>
          <w:rFonts w:ascii="Times New Roman" w:hAnsi="Times New Roman" w:cs="Times New Roman"/>
        </w:rPr>
        <w:t xml:space="preserve"> TA, et al. Estimating the effects of non-pharmaceutical interventions on COVID-19 in Europe. Nature [Internet]. 2020 Jun 8 [cited 2020 Aug 7]; Available from: http://www.nature.com/articles/s41586-020-2405-7</w:t>
      </w:r>
    </w:p>
    <w:p w14:paraId="438E0F11" w14:textId="77777777" w:rsidR="00356DCC" w:rsidRPr="00356DCC" w:rsidRDefault="00356DCC" w:rsidP="00356DCC">
      <w:pPr>
        <w:pStyle w:val="Bibliography"/>
        <w:rPr>
          <w:rFonts w:ascii="Times New Roman" w:hAnsi="Times New Roman" w:cs="Times New Roman"/>
        </w:rPr>
      </w:pPr>
      <w:r w:rsidRPr="00356DCC">
        <w:rPr>
          <w:rFonts w:ascii="Times New Roman" w:hAnsi="Times New Roman" w:cs="Times New Roman"/>
        </w:rPr>
        <w:t xml:space="preserve">8. </w:t>
      </w:r>
      <w:r w:rsidRPr="00356DCC">
        <w:rPr>
          <w:rFonts w:ascii="Times New Roman" w:hAnsi="Times New Roman" w:cs="Times New Roman"/>
        </w:rPr>
        <w:tab/>
        <w:t xml:space="preserve">Tang L, Zhou Y, Wang L, Purkayastha S, Zhang L, He J, et al. A Review of Multi‐Compartment Infectious Disease Models. Int Stat Rev. 2020 Aug </w:t>
      </w:r>
      <w:proofErr w:type="gramStart"/>
      <w:r w:rsidRPr="00356DCC">
        <w:rPr>
          <w:rFonts w:ascii="Times New Roman" w:hAnsi="Times New Roman" w:cs="Times New Roman"/>
        </w:rPr>
        <w:t>3;insr</w:t>
      </w:r>
      <w:proofErr w:type="gramEnd"/>
      <w:r w:rsidRPr="00356DCC">
        <w:rPr>
          <w:rFonts w:ascii="Times New Roman" w:hAnsi="Times New Roman" w:cs="Times New Roman"/>
        </w:rPr>
        <w:t xml:space="preserve">.12402. </w:t>
      </w:r>
    </w:p>
    <w:p w14:paraId="3BE4CF6D" w14:textId="77777777" w:rsidR="00356DCC" w:rsidRPr="00356DCC" w:rsidRDefault="00356DCC" w:rsidP="00356DCC">
      <w:pPr>
        <w:pStyle w:val="Bibliography"/>
        <w:rPr>
          <w:rFonts w:ascii="Times New Roman" w:hAnsi="Times New Roman" w:cs="Times New Roman"/>
        </w:rPr>
      </w:pPr>
      <w:r w:rsidRPr="00356DCC">
        <w:rPr>
          <w:rFonts w:ascii="Times New Roman" w:hAnsi="Times New Roman" w:cs="Times New Roman"/>
        </w:rPr>
        <w:t xml:space="preserve">9. </w:t>
      </w:r>
      <w:r w:rsidRPr="00356DCC">
        <w:rPr>
          <w:rFonts w:ascii="Times New Roman" w:hAnsi="Times New Roman" w:cs="Times New Roman"/>
        </w:rPr>
        <w:tab/>
      </w:r>
      <w:proofErr w:type="spellStart"/>
      <w:r w:rsidRPr="00356DCC">
        <w:rPr>
          <w:rFonts w:ascii="Times New Roman" w:hAnsi="Times New Roman" w:cs="Times New Roman"/>
        </w:rPr>
        <w:t>Kermack</w:t>
      </w:r>
      <w:proofErr w:type="spellEnd"/>
      <w:r w:rsidRPr="00356DCC">
        <w:rPr>
          <w:rFonts w:ascii="Times New Roman" w:hAnsi="Times New Roman" w:cs="Times New Roman"/>
        </w:rPr>
        <w:t xml:space="preserve"> WO, McKendrick AG. Contributions to the mathematical theory of epidemics—I. Bull Math Biol. 1991 Mar;53(1–2):33–55. </w:t>
      </w:r>
    </w:p>
    <w:p w14:paraId="53F650AE" w14:textId="77777777" w:rsidR="00356DCC" w:rsidRPr="00356DCC" w:rsidRDefault="00356DCC" w:rsidP="00356DCC">
      <w:pPr>
        <w:pStyle w:val="Bibliography"/>
        <w:rPr>
          <w:rFonts w:ascii="Times New Roman" w:hAnsi="Times New Roman" w:cs="Times New Roman"/>
        </w:rPr>
      </w:pPr>
      <w:r w:rsidRPr="00356DCC">
        <w:rPr>
          <w:rFonts w:ascii="Times New Roman" w:hAnsi="Times New Roman" w:cs="Times New Roman"/>
        </w:rPr>
        <w:t xml:space="preserve">10. </w:t>
      </w:r>
      <w:r w:rsidRPr="00356DCC">
        <w:rPr>
          <w:rFonts w:ascii="Times New Roman" w:hAnsi="Times New Roman" w:cs="Times New Roman"/>
        </w:rPr>
        <w:tab/>
        <w:t xml:space="preserve">Song PX, Wang L, Zhou Y, He J, Zhu B, Wang F, et al. An epidemiological forecast model and software assessing interventions on COVID-19 epidemic in China. </w:t>
      </w:r>
      <w:proofErr w:type="spellStart"/>
      <w:r w:rsidRPr="00356DCC">
        <w:rPr>
          <w:rFonts w:ascii="Times New Roman" w:hAnsi="Times New Roman" w:cs="Times New Roman"/>
        </w:rPr>
        <w:t>medRxiv</w:t>
      </w:r>
      <w:proofErr w:type="spellEnd"/>
      <w:r w:rsidRPr="00356DCC">
        <w:rPr>
          <w:rFonts w:ascii="Times New Roman" w:hAnsi="Times New Roman" w:cs="Times New Roman"/>
        </w:rPr>
        <w:t xml:space="preserve"> [Internet]. 2020; Available from: https://www.medrxiv.org/content/10.1101/2020.02.29.20029421v1</w:t>
      </w:r>
    </w:p>
    <w:p w14:paraId="2B81F303" w14:textId="77777777" w:rsidR="00356DCC" w:rsidRPr="00356DCC" w:rsidRDefault="00356DCC" w:rsidP="00356DCC">
      <w:pPr>
        <w:pStyle w:val="Bibliography"/>
        <w:rPr>
          <w:rFonts w:ascii="Times New Roman" w:hAnsi="Times New Roman" w:cs="Times New Roman"/>
        </w:rPr>
      </w:pPr>
      <w:r w:rsidRPr="00356DCC">
        <w:rPr>
          <w:rFonts w:ascii="Times New Roman" w:hAnsi="Times New Roman" w:cs="Times New Roman"/>
        </w:rPr>
        <w:lastRenderedPageBreak/>
        <w:t xml:space="preserve">11. </w:t>
      </w:r>
      <w:r w:rsidRPr="00356DCC">
        <w:rPr>
          <w:rFonts w:ascii="Times New Roman" w:hAnsi="Times New Roman" w:cs="Times New Roman"/>
        </w:rPr>
        <w:tab/>
        <w:t>Zhou Y, Wang L, Zhang L, Shi L, Yang K, He J, et al. A Spatiotemporal Epidemiological Prediction Model to Inform County-Level COVID-19 Risk in the United States. Harv Data Sci Rev [Internet]. 2020 Jun 17 [cited 2020 Aug 3]; Available from: https://hdsr.mitpress.mit.edu/pub/qqg19a0r</w:t>
      </w:r>
    </w:p>
    <w:p w14:paraId="33547EBA" w14:textId="77777777" w:rsidR="00356DCC" w:rsidRPr="00356DCC" w:rsidRDefault="00356DCC" w:rsidP="00356DCC">
      <w:pPr>
        <w:pStyle w:val="Bibliography"/>
        <w:rPr>
          <w:rFonts w:ascii="Times New Roman" w:hAnsi="Times New Roman" w:cs="Times New Roman"/>
        </w:rPr>
      </w:pPr>
      <w:r w:rsidRPr="00356DCC">
        <w:rPr>
          <w:rFonts w:ascii="Times New Roman" w:hAnsi="Times New Roman" w:cs="Times New Roman"/>
        </w:rPr>
        <w:t xml:space="preserve">12. </w:t>
      </w:r>
      <w:r w:rsidRPr="00356DCC">
        <w:rPr>
          <w:rFonts w:ascii="Times New Roman" w:hAnsi="Times New Roman" w:cs="Times New Roman"/>
        </w:rPr>
        <w:tab/>
        <w:t xml:space="preserve">Wu JT, Leung K, Leung GM. Nowcasting and forecasting the potential domestic and international spread of the 2019-nCoV outbreak originating in Wuhan, China: a modelling study. The Lancet. 2020 Feb;395(10225):689–97. </w:t>
      </w:r>
    </w:p>
    <w:p w14:paraId="4B8E67BB" w14:textId="77777777" w:rsidR="00356DCC" w:rsidRPr="00356DCC" w:rsidRDefault="00356DCC" w:rsidP="00356DCC">
      <w:pPr>
        <w:pStyle w:val="Bibliography"/>
        <w:rPr>
          <w:rFonts w:ascii="Times New Roman" w:hAnsi="Times New Roman" w:cs="Times New Roman"/>
        </w:rPr>
      </w:pPr>
      <w:r w:rsidRPr="00356DCC">
        <w:rPr>
          <w:rFonts w:ascii="Times New Roman" w:hAnsi="Times New Roman" w:cs="Times New Roman"/>
        </w:rPr>
        <w:t xml:space="preserve">13. </w:t>
      </w:r>
      <w:r w:rsidRPr="00356DCC">
        <w:rPr>
          <w:rFonts w:ascii="Times New Roman" w:hAnsi="Times New Roman" w:cs="Times New Roman"/>
        </w:rPr>
        <w:tab/>
        <w:t>Hao X, Cheng S, Wu D, Wu T, Lin X, Wang C. Reconstruction of the full transmission dynamics of COVID-19 in Wuhan. Nature [Internet]. 2020 Jul 16 [cited 2020 Aug 18]; Available from: http://www.nature.com/articles/s41586-020-2554-8</w:t>
      </w:r>
    </w:p>
    <w:p w14:paraId="312E59AF" w14:textId="77777777" w:rsidR="00356DCC" w:rsidRPr="00356DCC" w:rsidRDefault="00356DCC" w:rsidP="00356DCC">
      <w:pPr>
        <w:pStyle w:val="Bibliography"/>
        <w:rPr>
          <w:rFonts w:ascii="Times New Roman" w:hAnsi="Times New Roman" w:cs="Times New Roman"/>
        </w:rPr>
      </w:pPr>
      <w:r w:rsidRPr="00356DCC">
        <w:rPr>
          <w:rFonts w:ascii="Times New Roman" w:hAnsi="Times New Roman" w:cs="Times New Roman"/>
        </w:rPr>
        <w:t xml:space="preserve">14. </w:t>
      </w:r>
      <w:r w:rsidRPr="00356DCC">
        <w:rPr>
          <w:rFonts w:ascii="Times New Roman" w:hAnsi="Times New Roman" w:cs="Times New Roman"/>
        </w:rPr>
        <w:tab/>
        <w:t xml:space="preserve">Bai Y, Yao L, Wei T, Tian F, </w:t>
      </w:r>
      <w:proofErr w:type="spellStart"/>
      <w:r w:rsidRPr="00356DCC">
        <w:rPr>
          <w:rFonts w:ascii="Times New Roman" w:hAnsi="Times New Roman" w:cs="Times New Roman"/>
        </w:rPr>
        <w:t>Jin</w:t>
      </w:r>
      <w:proofErr w:type="spellEnd"/>
      <w:r w:rsidRPr="00356DCC">
        <w:rPr>
          <w:rFonts w:ascii="Times New Roman" w:hAnsi="Times New Roman" w:cs="Times New Roman"/>
        </w:rPr>
        <w:t xml:space="preserve"> D-Y, Chen L, et al. Presumed Asymptomatic Carrier Transmission of COVID-19. JAMA. 2020 Apr 14;323(14):1406. </w:t>
      </w:r>
    </w:p>
    <w:p w14:paraId="5A3365DD" w14:textId="77777777" w:rsidR="00356DCC" w:rsidRPr="00356DCC" w:rsidRDefault="00356DCC" w:rsidP="00356DCC">
      <w:pPr>
        <w:pStyle w:val="Bibliography"/>
        <w:rPr>
          <w:rFonts w:ascii="Times New Roman" w:hAnsi="Times New Roman" w:cs="Times New Roman"/>
        </w:rPr>
      </w:pPr>
      <w:r w:rsidRPr="00356DCC">
        <w:rPr>
          <w:rFonts w:ascii="Times New Roman" w:hAnsi="Times New Roman" w:cs="Times New Roman"/>
        </w:rPr>
        <w:t xml:space="preserve">15. </w:t>
      </w:r>
      <w:r w:rsidRPr="00356DCC">
        <w:rPr>
          <w:rFonts w:ascii="Times New Roman" w:hAnsi="Times New Roman" w:cs="Times New Roman"/>
        </w:rPr>
        <w:tab/>
        <w:t xml:space="preserve">Tong Z-D, Tang A, Li K-F, Li P, Wang H-L, Yi J-P, et al. Potential </w:t>
      </w:r>
      <w:proofErr w:type="spellStart"/>
      <w:r w:rsidRPr="00356DCC">
        <w:rPr>
          <w:rFonts w:ascii="Times New Roman" w:hAnsi="Times New Roman" w:cs="Times New Roman"/>
        </w:rPr>
        <w:t>Presymptomatic</w:t>
      </w:r>
      <w:proofErr w:type="spellEnd"/>
      <w:r w:rsidRPr="00356DCC">
        <w:rPr>
          <w:rFonts w:ascii="Times New Roman" w:hAnsi="Times New Roman" w:cs="Times New Roman"/>
        </w:rPr>
        <w:t xml:space="preserve"> Transmission of SARS-CoV-2, Zhejiang Province, China, 2020. </w:t>
      </w:r>
      <w:proofErr w:type="spellStart"/>
      <w:r w:rsidRPr="00356DCC">
        <w:rPr>
          <w:rFonts w:ascii="Times New Roman" w:hAnsi="Times New Roman" w:cs="Times New Roman"/>
        </w:rPr>
        <w:t>Emerg</w:t>
      </w:r>
      <w:proofErr w:type="spellEnd"/>
      <w:r w:rsidRPr="00356DCC">
        <w:rPr>
          <w:rFonts w:ascii="Times New Roman" w:hAnsi="Times New Roman" w:cs="Times New Roman"/>
        </w:rPr>
        <w:t xml:space="preserve"> Infect Dis. 2020 May;26(5):1052–4. </w:t>
      </w:r>
    </w:p>
    <w:p w14:paraId="00D7C095" w14:textId="77777777" w:rsidR="00356DCC" w:rsidRPr="00356DCC" w:rsidRDefault="00356DCC" w:rsidP="00356DCC">
      <w:pPr>
        <w:pStyle w:val="Bibliography"/>
        <w:rPr>
          <w:rFonts w:ascii="Times New Roman" w:hAnsi="Times New Roman" w:cs="Times New Roman"/>
        </w:rPr>
      </w:pPr>
      <w:r w:rsidRPr="00356DCC">
        <w:rPr>
          <w:rFonts w:ascii="Times New Roman" w:hAnsi="Times New Roman" w:cs="Times New Roman"/>
        </w:rPr>
        <w:t xml:space="preserve">16. </w:t>
      </w:r>
      <w:r w:rsidRPr="00356DCC">
        <w:rPr>
          <w:rFonts w:ascii="Times New Roman" w:hAnsi="Times New Roman" w:cs="Times New Roman"/>
        </w:rPr>
        <w:tab/>
      </w:r>
      <w:proofErr w:type="spellStart"/>
      <w:r w:rsidRPr="00356DCC">
        <w:rPr>
          <w:rFonts w:ascii="Times New Roman" w:hAnsi="Times New Roman" w:cs="Times New Roman"/>
        </w:rPr>
        <w:t>Bertozzi</w:t>
      </w:r>
      <w:proofErr w:type="spellEnd"/>
      <w:r w:rsidRPr="00356DCC">
        <w:rPr>
          <w:rFonts w:ascii="Times New Roman" w:hAnsi="Times New Roman" w:cs="Times New Roman"/>
        </w:rPr>
        <w:t xml:space="preserve"> AL, Franco E, Mohler G, Short MB, Sledge D. The challenges of modeling and forecasting the spread of COVID-19. Proc Natl </w:t>
      </w:r>
      <w:proofErr w:type="spellStart"/>
      <w:r w:rsidRPr="00356DCC">
        <w:rPr>
          <w:rFonts w:ascii="Times New Roman" w:hAnsi="Times New Roman" w:cs="Times New Roman"/>
        </w:rPr>
        <w:t>Acad</w:t>
      </w:r>
      <w:proofErr w:type="spellEnd"/>
      <w:r w:rsidRPr="00356DCC">
        <w:rPr>
          <w:rFonts w:ascii="Times New Roman" w:hAnsi="Times New Roman" w:cs="Times New Roman"/>
        </w:rPr>
        <w:t xml:space="preserve"> Sci. 2020 Jul 2;202006520. </w:t>
      </w:r>
    </w:p>
    <w:p w14:paraId="7003B9D1" w14:textId="77777777" w:rsidR="00356DCC" w:rsidRPr="00356DCC" w:rsidRDefault="00356DCC" w:rsidP="00356DCC">
      <w:pPr>
        <w:pStyle w:val="Bibliography"/>
        <w:rPr>
          <w:rFonts w:ascii="Times New Roman" w:hAnsi="Times New Roman" w:cs="Times New Roman"/>
        </w:rPr>
      </w:pPr>
      <w:r w:rsidRPr="00356DCC">
        <w:rPr>
          <w:rFonts w:ascii="Times New Roman" w:hAnsi="Times New Roman" w:cs="Times New Roman"/>
        </w:rPr>
        <w:t xml:space="preserve">17. </w:t>
      </w:r>
      <w:r w:rsidRPr="00356DCC">
        <w:rPr>
          <w:rFonts w:ascii="Times New Roman" w:hAnsi="Times New Roman" w:cs="Times New Roman"/>
        </w:rPr>
        <w:tab/>
        <w:t xml:space="preserve">Unwin HJT, Mishra S, Bradley VC, Gandy A, </w:t>
      </w:r>
      <w:proofErr w:type="spellStart"/>
      <w:r w:rsidRPr="00356DCC">
        <w:rPr>
          <w:rFonts w:ascii="Times New Roman" w:hAnsi="Times New Roman" w:cs="Times New Roman"/>
        </w:rPr>
        <w:t>Mellan</w:t>
      </w:r>
      <w:proofErr w:type="spellEnd"/>
      <w:r w:rsidRPr="00356DCC">
        <w:rPr>
          <w:rFonts w:ascii="Times New Roman" w:hAnsi="Times New Roman" w:cs="Times New Roman"/>
        </w:rPr>
        <w:t xml:space="preserve"> TA, Coupland H, et al. State-level tracking of COVID-19 in the United States [Internet]. Public and Global Health; 2020 Jul [cited 2020 Sep 16]. Available from: http://medrxiv.org/lookup/doi/10.1101/2020.07.13.20152355</w:t>
      </w:r>
    </w:p>
    <w:p w14:paraId="59FC6EC7" w14:textId="77777777" w:rsidR="00356DCC" w:rsidRPr="00356DCC" w:rsidRDefault="00356DCC" w:rsidP="00356DCC">
      <w:pPr>
        <w:pStyle w:val="Bibliography"/>
        <w:rPr>
          <w:rFonts w:ascii="Times New Roman" w:hAnsi="Times New Roman" w:cs="Times New Roman"/>
        </w:rPr>
      </w:pPr>
      <w:r w:rsidRPr="00356DCC">
        <w:rPr>
          <w:rFonts w:ascii="Times New Roman" w:hAnsi="Times New Roman" w:cs="Times New Roman"/>
        </w:rPr>
        <w:t xml:space="preserve">18. </w:t>
      </w:r>
      <w:r w:rsidRPr="00356DCC">
        <w:rPr>
          <w:rFonts w:ascii="Times New Roman" w:hAnsi="Times New Roman" w:cs="Times New Roman"/>
        </w:rPr>
        <w:tab/>
      </w:r>
      <w:proofErr w:type="spellStart"/>
      <w:r w:rsidRPr="00356DCC">
        <w:rPr>
          <w:rFonts w:ascii="Times New Roman" w:hAnsi="Times New Roman" w:cs="Times New Roman"/>
        </w:rPr>
        <w:t>Mellan</w:t>
      </w:r>
      <w:proofErr w:type="spellEnd"/>
      <w:r w:rsidRPr="00356DCC">
        <w:rPr>
          <w:rFonts w:ascii="Times New Roman" w:hAnsi="Times New Roman" w:cs="Times New Roman"/>
        </w:rPr>
        <w:t xml:space="preserve"> TA, </w:t>
      </w:r>
      <w:proofErr w:type="spellStart"/>
      <w:r w:rsidRPr="00356DCC">
        <w:rPr>
          <w:rFonts w:ascii="Times New Roman" w:hAnsi="Times New Roman" w:cs="Times New Roman"/>
        </w:rPr>
        <w:t>Hoeltgebaum</w:t>
      </w:r>
      <w:proofErr w:type="spellEnd"/>
      <w:r w:rsidRPr="00356DCC">
        <w:rPr>
          <w:rFonts w:ascii="Times New Roman" w:hAnsi="Times New Roman" w:cs="Times New Roman"/>
        </w:rPr>
        <w:t xml:space="preserve"> HH, Mishra S, Whittaker C, </w:t>
      </w:r>
      <w:proofErr w:type="spellStart"/>
      <w:r w:rsidRPr="00356DCC">
        <w:rPr>
          <w:rFonts w:ascii="Times New Roman" w:hAnsi="Times New Roman" w:cs="Times New Roman"/>
        </w:rPr>
        <w:t>Schnekenberg</w:t>
      </w:r>
      <w:proofErr w:type="spellEnd"/>
      <w:r w:rsidRPr="00356DCC">
        <w:rPr>
          <w:rFonts w:ascii="Times New Roman" w:hAnsi="Times New Roman" w:cs="Times New Roman"/>
        </w:rPr>
        <w:t xml:space="preserve"> RP, Gandy A, et al. Subnational analysis of the COVID-19 epidemic in Brazil [Internet]. Epidemiology; 2020 May [cited 2020 Sep 16]. Available from: http://medrxiv.org/lookup/doi/10.1101/2020.05.09.20096701</w:t>
      </w:r>
    </w:p>
    <w:p w14:paraId="4432A43B" w14:textId="77777777" w:rsidR="00356DCC" w:rsidRPr="00356DCC" w:rsidRDefault="00356DCC" w:rsidP="00356DCC">
      <w:pPr>
        <w:pStyle w:val="Bibliography"/>
        <w:rPr>
          <w:rFonts w:ascii="Times New Roman" w:hAnsi="Times New Roman" w:cs="Times New Roman"/>
        </w:rPr>
      </w:pPr>
      <w:r w:rsidRPr="00356DCC">
        <w:rPr>
          <w:rFonts w:ascii="Times New Roman" w:hAnsi="Times New Roman" w:cs="Times New Roman"/>
        </w:rPr>
        <w:t xml:space="preserve">19. </w:t>
      </w:r>
      <w:r w:rsidRPr="00356DCC">
        <w:rPr>
          <w:rFonts w:ascii="Times New Roman" w:hAnsi="Times New Roman" w:cs="Times New Roman"/>
        </w:rPr>
        <w:tab/>
        <w:t xml:space="preserve">Vollmer MAC, Mishra S, Unwin HJT, Gandy A, </w:t>
      </w:r>
      <w:proofErr w:type="spellStart"/>
      <w:r w:rsidRPr="00356DCC">
        <w:rPr>
          <w:rFonts w:ascii="Times New Roman" w:hAnsi="Times New Roman" w:cs="Times New Roman"/>
        </w:rPr>
        <w:t>Mellan</w:t>
      </w:r>
      <w:proofErr w:type="spellEnd"/>
      <w:r w:rsidRPr="00356DCC">
        <w:rPr>
          <w:rFonts w:ascii="Times New Roman" w:hAnsi="Times New Roman" w:cs="Times New Roman"/>
        </w:rPr>
        <w:t xml:space="preserve"> TA, Bradley V, et al. A sub-national analysis of the rate of transmission of COVID-19 in Italy [Internet]. Public and Global Health; 2020 May [cited 2020 Sep 16]. Available from: http://medrxiv.org/lookup/doi/10.1101/2020.05.05.20089359</w:t>
      </w:r>
    </w:p>
    <w:p w14:paraId="65D34066" w14:textId="77777777" w:rsidR="00356DCC" w:rsidRPr="00356DCC" w:rsidRDefault="00356DCC" w:rsidP="00356DCC">
      <w:pPr>
        <w:pStyle w:val="Bibliography"/>
        <w:rPr>
          <w:rFonts w:ascii="Times New Roman" w:hAnsi="Times New Roman" w:cs="Times New Roman"/>
        </w:rPr>
      </w:pPr>
      <w:r w:rsidRPr="00356DCC">
        <w:rPr>
          <w:rFonts w:ascii="Times New Roman" w:hAnsi="Times New Roman" w:cs="Times New Roman"/>
        </w:rPr>
        <w:t xml:space="preserve">20. </w:t>
      </w:r>
      <w:r w:rsidRPr="00356DCC">
        <w:rPr>
          <w:rFonts w:ascii="Times New Roman" w:hAnsi="Times New Roman" w:cs="Times New Roman"/>
        </w:rPr>
        <w:tab/>
        <w:t xml:space="preserve">Lau H, </w:t>
      </w:r>
      <w:proofErr w:type="spellStart"/>
      <w:r w:rsidRPr="00356DCC">
        <w:rPr>
          <w:rFonts w:ascii="Times New Roman" w:hAnsi="Times New Roman" w:cs="Times New Roman"/>
        </w:rPr>
        <w:t>Khosrawipour</w:t>
      </w:r>
      <w:proofErr w:type="spellEnd"/>
      <w:r w:rsidRPr="00356DCC">
        <w:rPr>
          <w:rFonts w:ascii="Times New Roman" w:hAnsi="Times New Roman" w:cs="Times New Roman"/>
        </w:rPr>
        <w:t xml:space="preserve"> T, </w:t>
      </w:r>
      <w:proofErr w:type="spellStart"/>
      <w:r w:rsidRPr="00356DCC">
        <w:rPr>
          <w:rFonts w:ascii="Times New Roman" w:hAnsi="Times New Roman" w:cs="Times New Roman"/>
        </w:rPr>
        <w:t>Kocbach</w:t>
      </w:r>
      <w:proofErr w:type="spellEnd"/>
      <w:r w:rsidRPr="00356DCC">
        <w:rPr>
          <w:rFonts w:ascii="Times New Roman" w:hAnsi="Times New Roman" w:cs="Times New Roman"/>
        </w:rPr>
        <w:t xml:space="preserve"> P, </w:t>
      </w:r>
      <w:proofErr w:type="spellStart"/>
      <w:r w:rsidRPr="00356DCC">
        <w:rPr>
          <w:rFonts w:ascii="Times New Roman" w:hAnsi="Times New Roman" w:cs="Times New Roman"/>
        </w:rPr>
        <w:t>Ichii</w:t>
      </w:r>
      <w:proofErr w:type="spellEnd"/>
      <w:r w:rsidRPr="00356DCC">
        <w:rPr>
          <w:rFonts w:ascii="Times New Roman" w:hAnsi="Times New Roman" w:cs="Times New Roman"/>
        </w:rPr>
        <w:t xml:space="preserve"> H, Bania J, </w:t>
      </w:r>
      <w:proofErr w:type="spellStart"/>
      <w:r w:rsidRPr="00356DCC">
        <w:rPr>
          <w:rFonts w:ascii="Times New Roman" w:hAnsi="Times New Roman" w:cs="Times New Roman"/>
        </w:rPr>
        <w:t>Khosrawipour</w:t>
      </w:r>
      <w:proofErr w:type="spellEnd"/>
      <w:r w:rsidRPr="00356DCC">
        <w:rPr>
          <w:rFonts w:ascii="Times New Roman" w:hAnsi="Times New Roman" w:cs="Times New Roman"/>
        </w:rPr>
        <w:t xml:space="preserve"> V. Evaluating the massive underreporting and undertesting of COVID-19 cases in multiple global epicenters. Pulmonology. 2020 </w:t>
      </w:r>
      <w:proofErr w:type="gramStart"/>
      <w:r w:rsidRPr="00356DCC">
        <w:rPr>
          <w:rFonts w:ascii="Times New Roman" w:hAnsi="Times New Roman" w:cs="Times New Roman"/>
        </w:rPr>
        <w:t>Jun;S</w:t>
      </w:r>
      <w:proofErr w:type="gramEnd"/>
      <w:r w:rsidRPr="00356DCC">
        <w:rPr>
          <w:rFonts w:ascii="Times New Roman" w:hAnsi="Times New Roman" w:cs="Times New Roman"/>
        </w:rPr>
        <w:t xml:space="preserve">253104372030129X. </w:t>
      </w:r>
    </w:p>
    <w:p w14:paraId="745A8881" w14:textId="77777777" w:rsidR="00356DCC" w:rsidRPr="00356DCC" w:rsidRDefault="00356DCC" w:rsidP="00356DCC">
      <w:pPr>
        <w:pStyle w:val="Bibliography"/>
        <w:rPr>
          <w:rFonts w:ascii="Times New Roman" w:hAnsi="Times New Roman" w:cs="Times New Roman"/>
        </w:rPr>
      </w:pPr>
      <w:r w:rsidRPr="00356DCC">
        <w:rPr>
          <w:rFonts w:ascii="Times New Roman" w:hAnsi="Times New Roman" w:cs="Times New Roman"/>
        </w:rPr>
        <w:t xml:space="preserve">21. </w:t>
      </w:r>
      <w:r w:rsidRPr="00356DCC">
        <w:rPr>
          <w:rFonts w:ascii="Times New Roman" w:hAnsi="Times New Roman" w:cs="Times New Roman"/>
        </w:rPr>
        <w:tab/>
        <w:t xml:space="preserve">Bhardwaj R. A Predictive Model for the Evolution of COVID-19. Trans Indian Natl </w:t>
      </w:r>
      <w:proofErr w:type="spellStart"/>
      <w:r w:rsidRPr="00356DCC">
        <w:rPr>
          <w:rFonts w:ascii="Times New Roman" w:hAnsi="Times New Roman" w:cs="Times New Roman"/>
        </w:rPr>
        <w:t>Acad</w:t>
      </w:r>
      <w:proofErr w:type="spellEnd"/>
      <w:r w:rsidRPr="00356DCC">
        <w:rPr>
          <w:rFonts w:ascii="Times New Roman" w:hAnsi="Times New Roman" w:cs="Times New Roman"/>
        </w:rPr>
        <w:t xml:space="preserve"> Eng. 2020 Jun;5(2):133–40. </w:t>
      </w:r>
    </w:p>
    <w:p w14:paraId="5033BBF1" w14:textId="77777777" w:rsidR="00356DCC" w:rsidRPr="00356DCC" w:rsidRDefault="00356DCC" w:rsidP="00356DCC">
      <w:pPr>
        <w:pStyle w:val="Bibliography"/>
        <w:rPr>
          <w:rFonts w:ascii="Times New Roman" w:hAnsi="Times New Roman" w:cs="Times New Roman"/>
        </w:rPr>
      </w:pPr>
      <w:r w:rsidRPr="00356DCC">
        <w:rPr>
          <w:rFonts w:ascii="Times New Roman" w:hAnsi="Times New Roman" w:cs="Times New Roman"/>
        </w:rPr>
        <w:t xml:space="preserve">22. </w:t>
      </w:r>
      <w:r w:rsidRPr="00356DCC">
        <w:rPr>
          <w:rFonts w:ascii="Times New Roman" w:hAnsi="Times New Roman" w:cs="Times New Roman"/>
        </w:rPr>
        <w:tab/>
        <w:t xml:space="preserve">Butcher JC. Numerical methods for ordinary differential equations. 2nd ed. Chichester, </w:t>
      </w:r>
      <w:proofErr w:type="gramStart"/>
      <w:r w:rsidRPr="00356DCC">
        <w:rPr>
          <w:rFonts w:ascii="Times New Roman" w:hAnsi="Times New Roman" w:cs="Times New Roman"/>
        </w:rPr>
        <w:t>England ;</w:t>
      </w:r>
      <w:proofErr w:type="gramEnd"/>
      <w:r w:rsidRPr="00356DCC">
        <w:rPr>
          <w:rFonts w:ascii="Times New Roman" w:hAnsi="Times New Roman" w:cs="Times New Roman"/>
        </w:rPr>
        <w:t xml:space="preserve"> Hoboken, NJ: Wiley; 2008. 463 p. </w:t>
      </w:r>
    </w:p>
    <w:p w14:paraId="6BBDE8C9" w14:textId="77777777" w:rsidR="00356DCC" w:rsidRPr="00356DCC" w:rsidRDefault="00356DCC" w:rsidP="00356DCC">
      <w:pPr>
        <w:pStyle w:val="Bibliography"/>
        <w:rPr>
          <w:rFonts w:ascii="Times New Roman" w:hAnsi="Times New Roman" w:cs="Times New Roman"/>
        </w:rPr>
      </w:pPr>
      <w:r w:rsidRPr="00356DCC">
        <w:rPr>
          <w:rFonts w:ascii="Times New Roman" w:hAnsi="Times New Roman" w:cs="Times New Roman"/>
        </w:rPr>
        <w:lastRenderedPageBreak/>
        <w:t xml:space="preserve">23. </w:t>
      </w:r>
      <w:r w:rsidRPr="00356DCC">
        <w:rPr>
          <w:rFonts w:ascii="Times New Roman" w:hAnsi="Times New Roman" w:cs="Times New Roman"/>
        </w:rPr>
        <w:tab/>
        <w:t xml:space="preserve">Liu Y, Gayle AA, Wilder-Smith A, </w:t>
      </w:r>
      <w:proofErr w:type="spellStart"/>
      <w:r w:rsidRPr="00356DCC">
        <w:rPr>
          <w:rFonts w:ascii="Times New Roman" w:hAnsi="Times New Roman" w:cs="Times New Roman"/>
        </w:rPr>
        <w:t>Rocklöv</w:t>
      </w:r>
      <w:proofErr w:type="spellEnd"/>
      <w:r w:rsidRPr="00356DCC">
        <w:rPr>
          <w:rFonts w:ascii="Times New Roman" w:hAnsi="Times New Roman" w:cs="Times New Roman"/>
        </w:rPr>
        <w:t xml:space="preserve"> J. The reproductive number of COVID-19 is higher compared to SARS coronavirus. J Travel Med. 2020 Mar 13;27(2</w:t>
      </w:r>
      <w:proofErr w:type="gramStart"/>
      <w:r w:rsidRPr="00356DCC">
        <w:rPr>
          <w:rFonts w:ascii="Times New Roman" w:hAnsi="Times New Roman" w:cs="Times New Roman"/>
        </w:rPr>
        <w:t>):taaa</w:t>
      </w:r>
      <w:proofErr w:type="gramEnd"/>
      <w:r w:rsidRPr="00356DCC">
        <w:rPr>
          <w:rFonts w:ascii="Times New Roman" w:hAnsi="Times New Roman" w:cs="Times New Roman"/>
        </w:rPr>
        <w:t xml:space="preserve">021. </w:t>
      </w:r>
    </w:p>
    <w:p w14:paraId="6F9857DC" w14:textId="77777777" w:rsidR="00356DCC" w:rsidRPr="00356DCC" w:rsidRDefault="00356DCC" w:rsidP="00356DCC">
      <w:pPr>
        <w:pStyle w:val="Bibliography"/>
        <w:rPr>
          <w:rFonts w:ascii="Times New Roman" w:hAnsi="Times New Roman" w:cs="Times New Roman"/>
        </w:rPr>
      </w:pPr>
      <w:r w:rsidRPr="00356DCC">
        <w:rPr>
          <w:rFonts w:ascii="Times New Roman" w:hAnsi="Times New Roman" w:cs="Times New Roman"/>
        </w:rPr>
        <w:t xml:space="preserve">24. </w:t>
      </w:r>
      <w:r w:rsidRPr="00356DCC">
        <w:rPr>
          <w:rFonts w:ascii="Times New Roman" w:hAnsi="Times New Roman" w:cs="Times New Roman"/>
        </w:rPr>
        <w:tab/>
        <w:t xml:space="preserve">Verity R, </w:t>
      </w:r>
      <w:proofErr w:type="spellStart"/>
      <w:r w:rsidRPr="00356DCC">
        <w:rPr>
          <w:rFonts w:ascii="Times New Roman" w:hAnsi="Times New Roman" w:cs="Times New Roman"/>
        </w:rPr>
        <w:t>Okell</w:t>
      </w:r>
      <w:proofErr w:type="spellEnd"/>
      <w:r w:rsidRPr="00356DCC">
        <w:rPr>
          <w:rFonts w:ascii="Times New Roman" w:hAnsi="Times New Roman" w:cs="Times New Roman"/>
        </w:rPr>
        <w:t xml:space="preserve"> LC, </w:t>
      </w:r>
      <w:proofErr w:type="spellStart"/>
      <w:r w:rsidRPr="00356DCC">
        <w:rPr>
          <w:rFonts w:ascii="Times New Roman" w:hAnsi="Times New Roman" w:cs="Times New Roman"/>
        </w:rPr>
        <w:t>Dorigatti</w:t>
      </w:r>
      <w:proofErr w:type="spellEnd"/>
      <w:r w:rsidRPr="00356DCC">
        <w:rPr>
          <w:rFonts w:ascii="Times New Roman" w:hAnsi="Times New Roman" w:cs="Times New Roman"/>
        </w:rPr>
        <w:t xml:space="preserve"> I, Winskill P, Whittaker C, Imai N, et al. Estimates of the severity of coronavirus disease 2019: a model-based analysis. Lancet Infect Dis. 2020 Jun;20(6):669–77. </w:t>
      </w:r>
    </w:p>
    <w:p w14:paraId="426F820A" w14:textId="77777777" w:rsidR="00356DCC" w:rsidRPr="00356DCC" w:rsidRDefault="00356DCC" w:rsidP="00356DCC">
      <w:pPr>
        <w:pStyle w:val="Bibliography"/>
        <w:rPr>
          <w:rFonts w:ascii="Times New Roman" w:hAnsi="Times New Roman" w:cs="Times New Roman"/>
        </w:rPr>
      </w:pPr>
      <w:r w:rsidRPr="00356DCC">
        <w:rPr>
          <w:rFonts w:ascii="Times New Roman" w:hAnsi="Times New Roman" w:cs="Times New Roman"/>
        </w:rPr>
        <w:t xml:space="preserve">25. </w:t>
      </w:r>
      <w:r w:rsidRPr="00356DCC">
        <w:rPr>
          <w:rFonts w:ascii="Times New Roman" w:hAnsi="Times New Roman" w:cs="Times New Roman"/>
        </w:rPr>
        <w:tab/>
        <w:t xml:space="preserve">Plummer M. </w:t>
      </w:r>
      <w:proofErr w:type="spellStart"/>
      <w:r w:rsidRPr="00356DCC">
        <w:rPr>
          <w:rFonts w:ascii="Times New Roman" w:hAnsi="Times New Roman" w:cs="Times New Roman"/>
        </w:rPr>
        <w:t>rjags</w:t>
      </w:r>
      <w:proofErr w:type="spellEnd"/>
      <w:r w:rsidRPr="00356DCC">
        <w:rPr>
          <w:rFonts w:ascii="Times New Roman" w:hAnsi="Times New Roman" w:cs="Times New Roman"/>
        </w:rPr>
        <w:t xml:space="preserve">: Bayesian graphical models using MCMC. R Package Version. 2016;4(6). </w:t>
      </w:r>
    </w:p>
    <w:p w14:paraId="4ADCA1DC" w14:textId="77777777" w:rsidR="00356DCC" w:rsidRPr="00356DCC" w:rsidRDefault="00356DCC" w:rsidP="00356DCC">
      <w:pPr>
        <w:pStyle w:val="Bibliography"/>
        <w:rPr>
          <w:rFonts w:ascii="Times New Roman" w:hAnsi="Times New Roman" w:cs="Times New Roman"/>
        </w:rPr>
      </w:pPr>
      <w:r w:rsidRPr="00356DCC">
        <w:rPr>
          <w:rFonts w:ascii="Times New Roman" w:hAnsi="Times New Roman" w:cs="Times New Roman"/>
        </w:rPr>
        <w:t xml:space="preserve">26. </w:t>
      </w:r>
      <w:r w:rsidRPr="00356DCC">
        <w:rPr>
          <w:rFonts w:ascii="Times New Roman" w:hAnsi="Times New Roman" w:cs="Times New Roman"/>
        </w:rPr>
        <w:tab/>
        <w:t xml:space="preserve">Li R, Pei S, Chen B, Song Y, Zhang T, Yang W, et al. Substantial undocumented infection facilitates the rapid dissemination of novel coronavirus (SARS-CoV-2). Science. 2020 May 1;368(6490):489–93. </w:t>
      </w:r>
    </w:p>
    <w:p w14:paraId="0D3A41CD" w14:textId="77777777" w:rsidR="00356DCC" w:rsidRPr="00356DCC" w:rsidRDefault="00356DCC" w:rsidP="00356DCC">
      <w:pPr>
        <w:pStyle w:val="Bibliography"/>
        <w:rPr>
          <w:rFonts w:ascii="Times New Roman" w:hAnsi="Times New Roman" w:cs="Times New Roman"/>
        </w:rPr>
      </w:pPr>
      <w:r w:rsidRPr="00356DCC">
        <w:rPr>
          <w:rFonts w:ascii="Times New Roman" w:hAnsi="Times New Roman" w:cs="Times New Roman"/>
        </w:rPr>
        <w:t xml:space="preserve">27. </w:t>
      </w:r>
      <w:r w:rsidRPr="00356DCC">
        <w:rPr>
          <w:rFonts w:ascii="Times New Roman" w:hAnsi="Times New Roman" w:cs="Times New Roman"/>
        </w:rPr>
        <w:tab/>
        <w:t xml:space="preserve">He X, Lau EHY, Wu P, Deng X, Wang J, Hao X, et al. Temporal dynamics in viral shedding and transmissibility of COVID-19. Nat Med. 2020 May;26(5):672–5. </w:t>
      </w:r>
    </w:p>
    <w:p w14:paraId="0EFB16E3" w14:textId="77777777" w:rsidR="00356DCC" w:rsidRPr="00356DCC" w:rsidRDefault="00356DCC" w:rsidP="00356DCC">
      <w:pPr>
        <w:pStyle w:val="Bibliography"/>
        <w:rPr>
          <w:rFonts w:ascii="Times New Roman" w:hAnsi="Times New Roman" w:cs="Times New Roman"/>
        </w:rPr>
      </w:pPr>
      <w:r w:rsidRPr="00356DCC">
        <w:rPr>
          <w:rFonts w:ascii="Times New Roman" w:hAnsi="Times New Roman" w:cs="Times New Roman"/>
        </w:rPr>
        <w:t xml:space="preserve">28. </w:t>
      </w:r>
      <w:r w:rsidRPr="00356DCC">
        <w:rPr>
          <w:rFonts w:ascii="Times New Roman" w:hAnsi="Times New Roman" w:cs="Times New Roman"/>
        </w:rPr>
        <w:tab/>
      </w:r>
      <w:proofErr w:type="spellStart"/>
      <w:r w:rsidRPr="00356DCC">
        <w:rPr>
          <w:rFonts w:ascii="Times New Roman" w:hAnsi="Times New Roman" w:cs="Times New Roman"/>
        </w:rPr>
        <w:t>Rahmandad</w:t>
      </w:r>
      <w:proofErr w:type="spellEnd"/>
      <w:r w:rsidRPr="00356DCC">
        <w:rPr>
          <w:rFonts w:ascii="Times New Roman" w:hAnsi="Times New Roman" w:cs="Times New Roman"/>
        </w:rPr>
        <w:t xml:space="preserve"> H, Lim TY, </w:t>
      </w:r>
      <w:proofErr w:type="spellStart"/>
      <w:r w:rsidRPr="00356DCC">
        <w:rPr>
          <w:rFonts w:ascii="Times New Roman" w:hAnsi="Times New Roman" w:cs="Times New Roman"/>
        </w:rPr>
        <w:t>Sterman</w:t>
      </w:r>
      <w:proofErr w:type="spellEnd"/>
      <w:r w:rsidRPr="00356DCC">
        <w:rPr>
          <w:rFonts w:ascii="Times New Roman" w:hAnsi="Times New Roman" w:cs="Times New Roman"/>
        </w:rPr>
        <w:t xml:space="preserve"> J. Estimating the Global Spread of COVID-19. SSRN Electron J [Internet]. 2020 [cited 2021 Mar 18]; Available from: https://www.ssrn.com/abstract=3635047</w:t>
      </w:r>
    </w:p>
    <w:p w14:paraId="51A9CBE5" w14:textId="77777777" w:rsidR="00356DCC" w:rsidRPr="00356DCC" w:rsidRDefault="00356DCC" w:rsidP="00356DCC">
      <w:pPr>
        <w:pStyle w:val="Bibliography"/>
        <w:rPr>
          <w:rFonts w:ascii="Times New Roman" w:hAnsi="Times New Roman" w:cs="Times New Roman"/>
        </w:rPr>
      </w:pPr>
      <w:r w:rsidRPr="00356DCC">
        <w:rPr>
          <w:rFonts w:ascii="Times New Roman" w:hAnsi="Times New Roman" w:cs="Times New Roman"/>
        </w:rPr>
        <w:t xml:space="preserve">29. </w:t>
      </w:r>
      <w:r w:rsidRPr="00356DCC">
        <w:rPr>
          <w:rFonts w:ascii="Times New Roman" w:hAnsi="Times New Roman" w:cs="Times New Roman"/>
        </w:rPr>
        <w:tab/>
      </w:r>
      <w:proofErr w:type="spellStart"/>
      <w:r w:rsidRPr="00356DCC">
        <w:rPr>
          <w:rFonts w:ascii="Times New Roman" w:hAnsi="Times New Roman" w:cs="Times New Roman"/>
        </w:rPr>
        <w:t>Diekmann</w:t>
      </w:r>
      <w:proofErr w:type="spellEnd"/>
      <w:r w:rsidRPr="00356DCC">
        <w:rPr>
          <w:rFonts w:ascii="Times New Roman" w:hAnsi="Times New Roman" w:cs="Times New Roman"/>
        </w:rPr>
        <w:t xml:space="preserve"> O, </w:t>
      </w:r>
      <w:proofErr w:type="spellStart"/>
      <w:r w:rsidRPr="00356DCC">
        <w:rPr>
          <w:rFonts w:ascii="Times New Roman" w:hAnsi="Times New Roman" w:cs="Times New Roman"/>
        </w:rPr>
        <w:t>Heesterbeek</w:t>
      </w:r>
      <w:proofErr w:type="spellEnd"/>
      <w:r w:rsidRPr="00356DCC">
        <w:rPr>
          <w:rFonts w:ascii="Times New Roman" w:hAnsi="Times New Roman" w:cs="Times New Roman"/>
        </w:rPr>
        <w:t xml:space="preserve"> JAP, Roberts MG. The construction of next-generation matrices for compartmental epidemic models. J R Soc Interface. 2010 Jun 6;7(47):873–85. </w:t>
      </w:r>
    </w:p>
    <w:p w14:paraId="79FFEA54" w14:textId="77777777" w:rsidR="00356DCC" w:rsidRPr="00356DCC" w:rsidRDefault="00356DCC" w:rsidP="00356DCC">
      <w:pPr>
        <w:pStyle w:val="Bibliography"/>
        <w:rPr>
          <w:rFonts w:ascii="Times New Roman" w:hAnsi="Times New Roman" w:cs="Times New Roman"/>
        </w:rPr>
      </w:pPr>
      <w:r w:rsidRPr="00356DCC">
        <w:rPr>
          <w:rFonts w:ascii="Times New Roman" w:hAnsi="Times New Roman" w:cs="Times New Roman"/>
        </w:rPr>
        <w:t xml:space="preserve">30. </w:t>
      </w:r>
      <w:r w:rsidRPr="00356DCC">
        <w:rPr>
          <w:rFonts w:ascii="Times New Roman" w:hAnsi="Times New Roman" w:cs="Times New Roman"/>
        </w:rPr>
        <w:tab/>
        <w:t>Robert CP, Casella G. Monte Carlo Statistical Methods [Internet]. New York, NY: Springer New York; 2004 [cited 2020 Aug 14]. (Springer Texts in Statistics). Available from: http://link.springer.com/10.1007/978-1-4757-4145-2</w:t>
      </w:r>
    </w:p>
    <w:p w14:paraId="69CD860F" w14:textId="77777777" w:rsidR="00356DCC" w:rsidRPr="00356DCC" w:rsidRDefault="00356DCC" w:rsidP="00356DCC">
      <w:pPr>
        <w:pStyle w:val="Bibliography"/>
        <w:rPr>
          <w:rFonts w:ascii="Times New Roman" w:hAnsi="Times New Roman" w:cs="Times New Roman"/>
        </w:rPr>
      </w:pPr>
      <w:r w:rsidRPr="00356DCC">
        <w:rPr>
          <w:rFonts w:ascii="Times New Roman" w:hAnsi="Times New Roman" w:cs="Times New Roman"/>
        </w:rPr>
        <w:t xml:space="preserve">31. </w:t>
      </w:r>
      <w:r w:rsidRPr="00356DCC">
        <w:rPr>
          <w:rFonts w:ascii="Times New Roman" w:hAnsi="Times New Roman" w:cs="Times New Roman"/>
        </w:rPr>
        <w:tab/>
        <w:t xml:space="preserve">Scott J, Gandy A, Mishra S, Unwin J, Flaxman S, Bhatt S. </w:t>
      </w:r>
      <w:proofErr w:type="spellStart"/>
      <w:r w:rsidRPr="00356DCC">
        <w:rPr>
          <w:rFonts w:ascii="Times New Roman" w:hAnsi="Times New Roman" w:cs="Times New Roman"/>
        </w:rPr>
        <w:t>epidemia</w:t>
      </w:r>
      <w:proofErr w:type="spellEnd"/>
      <w:r w:rsidRPr="00356DCC">
        <w:rPr>
          <w:rFonts w:ascii="Times New Roman" w:hAnsi="Times New Roman" w:cs="Times New Roman"/>
        </w:rPr>
        <w:t>: Modeling of Epidemics using Hierarchical Bayesian Models [Internet]. 2020. Available from: https://imperialcollegelondon.github.io/epidemia/</w:t>
      </w:r>
    </w:p>
    <w:p w14:paraId="0C9CDCDF" w14:textId="77777777" w:rsidR="00356DCC" w:rsidRPr="00356DCC" w:rsidRDefault="00356DCC" w:rsidP="00356DCC">
      <w:pPr>
        <w:pStyle w:val="Bibliography"/>
        <w:rPr>
          <w:rFonts w:ascii="Times New Roman" w:hAnsi="Times New Roman" w:cs="Times New Roman"/>
        </w:rPr>
      </w:pPr>
      <w:r w:rsidRPr="00356DCC">
        <w:rPr>
          <w:rFonts w:ascii="Times New Roman" w:hAnsi="Times New Roman" w:cs="Times New Roman"/>
        </w:rPr>
        <w:t xml:space="preserve">32. </w:t>
      </w:r>
      <w:r w:rsidRPr="00356DCC">
        <w:rPr>
          <w:rFonts w:ascii="Times New Roman" w:hAnsi="Times New Roman" w:cs="Times New Roman"/>
        </w:rPr>
        <w:tab/>
        <w:t xml:space="preserve">Bi Q, Wu Y, Mei S, Ye C, Zou X, Zhang Z, et al. Epidemiology and transmission of COVID-19 in 391 cases and 1286 of their close contacts in Shenzhen, China: a retrospective cohort study. Lancet Infect Dis. 2020 Aug;20(8):911–9. </w:t>
      </w:r>
    </w:p>
    <w:p w14:paraId="78D20E4E" w14:textId="77777777" w:rsidR="00356DCC" w:rsidRPr="00356DCC" w:rsidRDefault="00356DCC" w:rsidP="00356DCC">
      <w:pPr>
        <w:pStyle w:val="Bibliography"/>
        <w:rPr>
          <w:rFonts w:ascii="Times New Roman" w:hAnsi="Times New Roman" w:cs="Times New Roman"/>
        </w:rPr>
      </w:pPr>
      <w:r w:rsidRPr="00356DCC">
        <w:rPr>
          <w:rFonts w:ascii="Times New Roman" w:hAnsi="Times New Roman" w:cs="Times New Roman"/>
        </w:rPr>
        <w:t xml:space="preserve">33. </w:t>
      </w:r>
      <w:r w:rsidRPr="00356DCC">
        <w:rPr>
          <w:rFonts w:ascii="Times New Roman" w:hAnsi="Times New Roman" w:cs="Times New Roman"/>
        </w:rPr>
        <w:tab/>
        <w:t xml:space="preserve">Walker PGT, Whittaker C, Watson OJ, </w:t>
      </w:r>
      <w:proofErr w:type="spellStart"/>
      <w:r w:rsidRPr="00356DCC">
        <w:rPr>
          <w:rFonts w:ascii="Times New Roman" w:hAnsi="Times New Roman" w:cs="Times New Roman"/>
        </w:rPr>
        <w:t>Baguelin</w:t>
      </w:r>
      <w:proofErr w:type="spellEnd"/>
      <w:r w:rsidRPr="00356DCC">
        <w:rPr>
          <w:rFonts w:ascii="Times New Roman" w:hAnsi="Times New Roman" w:cs="Times New Roman"/>
        </w:rPr>
        <w:t xml:space="preserve"> M, Winskill P, Hamlet A, et al. The impact of COVID-19 and strategies for mitigation and suppression in low- and middle-income countries. Science. 2020 Jun </w:t>
      </w:r>
      <w:proofErr w:type="gramStart"/>
      <w:r w:rsidRPr="00356DCC">
        <w:rPr>
          <w:rFonts w:ascii="Times New Roman" w:hAnsi="Times New Roman" w:cs="Times New Roman"/>
        </w:rPr>
        <w:t>12;eabc</w:t>
      </w:r>
      <w:proofErr w:type="gramEnd"/>
      <w:r w:rsidRPr="00356DCC">
        <w:rPr>
          <w:rFonts w:ascii="Times New Roman" w:hAnsi="Times New Roman" w:cs="Times New Roman"/>
        </w:rPr>
        <w:t xml:space="preserve">0035. </w:t>
      </w:r>
    </w:p>
    <w:p w14:paraId="2D7BC87D" w14:textId="77777777" w:rsidR="00356DCC" w:rsidRPr="00356DCC" w:rsidRDefault="00356DCC" w:rsidP="00356DCC">
      <w:pPr>
        <w:pStyle w:val="Bibliography"/>
        <w:rPr>
          <w:rFonts w:ascii="Times New Roman" w:hAnsi="Times New Roman" w:cs="Times New Roman"/>
        </w:rPr>
      </w:pPr>
      <w:r w:rsidRPr="00356DCC">
        <w:rPr>
          <w:rFonts w:ascii="Times New Roman" w:hAnsi="Times New Roman" w:cs="Times New Roman"/>
        </w:rPr>
        <w:t xml:space="preserve">34. </w:t>
      </w:r>
      <w:r w:rsidRPr="00356DCC">
        <w:rPr>
          <w:rFonts w:ascii="Times New Roman" w:hAnsi="Times New Roman" w:cs="Times New Roman"/>
        </w:rPr>
        <w:tab/>
        <w:t xml:space="preserve">Carpenter B, Gelman A, Hoffman MD, Lee D, Goodrich B, Betancourt M, et al. </w:t>
      </w:r>
      <w:proofErr w:type="gramStart"/>
      <w:r w:rsidRPr="00356DCC">
        <w:rPr>
          <w:rFonts w:ascii="Times New Roman" w:hAnsi="Times New Roman" w:cs="Times New Roman"/>
          <w:i/>
          <w:iCs/>
        </w:rPr>
        <w:t>Stan</w:t>
      </w:r>
      <w:r w:rsidRPr="00356DCC">
        <w:rPr>
          <w:rFonts w:ascii="Times New Roman" w:hAnsi="Times New Roman" w:cs="Times New Roman"/>
        </w:rPr>
        <w:t> :</w:t>
      </w:r>
      <w:proofErr w:type="gramEnd"/>
      <w:r w:rsidRPr="00356DCC">
        <w:rPr>
          <w:rFonts w:ascii="Times New Roman" w:hAnsi="Times New Roman" w:cs="Times New Roman"/>
        </w:rPr>
        <w:t xml:space="preserve"> A Probabilistic Programming Language. J Stat </w:t>
      </w:r>
      <w:proofErr w:type="spellStart"/>
      <w:r w:rsidRPr="00356DCC">
        <w:rPr>
          <w:rFonts w:ascii="Times New Roman" w:hAnsi="Times New Roman" w:cs="Times New Roman"/>
        </w:rPr>
        <w:t>Softw</w:t>
      </w:r>
      <w:proofErr w:type="spellEnd"/>
      <w:r w:rsidRPr="00356DCC">
        <w:rPr>
          <w:rFonts w:ascii="Times New Roman" w:hAnsi="Times New Roman" w:cs="Times New Roman"/>
        </w:rPr>
        <w:t xml:space="preserve"> [Internet]. 2017 [cited 2020 Aug 29];76(1). Available from: http://www.jstatsoft.org/v76/i01/</w:t>
      </w:r>
    </w:p>
    <w:p w14:paraId="00C72A85" w14:textId="77777777" w:rsidR="00356DCC" w:rsidRPr="00356DCC" w:rsidRDefault="00356DCC" w:rsidP="00356DCC">
      <w:pPr>
        <w:pStyle w:val="Bibliography"/>
        <w:rPr>
          <w:rFonts w:ascii="Times New Roman" w:hAnsi="Times New Roman" w:cs="Times New Roman"/>
        </w:rPr>
      </w:pPr>
      <w:r w:rsidRPr="00356DCC">
        <w:rPr>
          <w:rFonts w:ascii="Times New Roman" w:hAnsi="Times New Roman" w:cs="Times New Roman"/>
        </w:rPr>
        <w:t xml:space="preserve">35. </w:t>
      </w:r>
      <w:r w:rsidRPr="00356DCC">
        <w:rPr>
          <w:rFonts w:ascii="Times New Roman" w:hAnsi="Times New Roman" w:cs="Times New Roman"/>
        </w:rPr>
        <w:tab/>
      </w:r>
      <w:proofErr w:type="spellStart"/>
      <w:r w:rsidRPr="00356DCC">
        <w:rPr>
          <w:rFonts w:ascii="Times New Roman" w:hAnsi="Times New Roman" w:cs="Times New Roman"/>
        </w:rPr>
        <w:t>Rahmandad</w:t>
      </w:r>
      <w:proofErr w:type="spellEnd"/>
      <w:r w:rsidRPr="00356DCC">
        <w:rPr>
          <w:rFonts w:ascii="Times New Roman" w:hAnsi="Times New Roman" w:cs="Times New Roman"/>
        </w:rPr>
        <w:t xml:space="preserve"> H, Lim TY, </w:t>
      </w:r>
      <w:proofErr w:type="spellStart"/>
      <w:r w:rsidRPr="00356DCC">
        <w:rPr>
          <w:rFonts w:ascii="Times New Roman" w:hAnsi="Times New Roman" w:cs="Times New Roman"/>
        </w:rPr>
        <w:t>Sterman</w:t>
      </w:r>
      <w:proofErr w:type="spellEnd"/>
      <w:r w:rsidRPr="00356DCC">
        <w:rPr>
          <w:rFonts w:ascii="Times New Roman" w:hAnsi="Times New Roman" w:cs="Times New Roman"/>
        </w:rPr>
        <w:t xml:space="preserve"> J. Estimating COVID-19 under-reporting across 86 nations: implications for projections and control [Internet]. Epidemiology; 2020 Jun [cited 2020 Sep 16]. Available from: http://medrxiv.org/lookup/doi/10.1101/2020.06.24.20139451</w:t>
      </w:r>
    </w:p>
    <w:p w14:paraId="73B6F240" w14:textId="77777777" w:rsidR="00356DCC" w:rsidRPr="00356DCC" w:rsidRDefault="00356DCC" w:rsidP="00356DCC">
      <w:pPr>
        <w:pStyle w:val="Bibliography"/>
        <w:rPr>
          <w:rFonts w:ascii="Times New Roman" w:hAnsi="Times New Roman" w:cs="Times New Roman"/>
        </w:rPr>
      </w:pPr>
      <w:r w:rsidRPr="00356DCC">
        <w:rPr>
          <w:rFonts w:ascii="Times New Roman" w:hAnsi="Times New Roman" w:cs="Times New Roman"/>
        </w:rPr>
        <w:t xml:space="preserve">36. </w:t>
      </w:r>
      <w:r w:rsidRPr="00356DCC">
        <w:rPr>
          <w:rFonts w:ascii="Times New Roman" w:hAnsi="Times New Roman" w:cs="Times New Roman"/>
        </w:rPr>
        <w:tab/>
        <w:t>India C-19. Coronavirus Outbreak in India [Internet]. 2020 [cited 2020 May 21]. Available from: https://www.covid19india.org</w:t>
      </w:r>
    </w:p>
    <w:p w14:paraId="4C787B75" w14:textId="77777777" w:rsidR="00356DCC" w:rsidRPr="00356DCC" w:rsidRDefault="00356DCC" w:rsidP="00356DCC">
      <w:pPr>
        <w:pStyle w:val="Bibliography"/>
        <w:rPr>
          <w:rFonts w:ascii="Times New Roman" w:hAnsi="Times New Roman" w:cs="Times New Roman"/>
        </w:rPr>
      </w:pPr>
      <w:r w:rsidRPr="00356DCC">
        <w:rPr>
          <w:rFonts w:ascii="Times New Roman" w:hAnsi="Times New Roman" w:cs="Times New Roman"/>
        </w:rPr>
        <w:lastRenderedPageBreak/>
        <w:t xml:space="preserve">37. </w:t>
      </w:r>
      <w:r w:rsidRPr="00356DCC">
        <w:rPr>
          <w:rFonts w:ascii="Times New Roman" w:hAnsi="Times New Roman" w:cs="Times New Roman"/>
        </w:rPr>
        <w:tab/>
        <w:t>Johns Hopkins University. COVID-19 Dashboard by the Center for Systems Science and Engineering (CSSE) at Johns Hopkins University (JHU) [Internet]. 2020 [cited 2020 May 21]. Available from: https://coronavirus.jhu.edu/map.html</w:t>
      </w:r>
    </w:p>
    <w:p w14:paraId="452526C6" w14:textId="77777777" w:rsidR="00356DCC" w:rsidRPr="00356DCC" w:rsidRDefault="00356DCC" w:rsidP="00356DCC">
      <w:pPr>
        <w:pStyle w:val="Bibliography"/>
        <w:rPr>
          <w:rFonts w:ascii="Times New Roman" w:hAnsi="Times New Roman" w:cs="Times New Roman"/>
        </w:rPr>
      </w:pPr>
      <w:r w:rsidRPr="00356DCC">
        <w:rPr>
          <w:rFonts w:ascii="Times New Roman" w:hAnsi="Times New Roman" w:cs="Times New Roman"/>
        </w:rPr>
        <w:t xml:space="preserve">38. </w:t>
      </w:r>
      <w:r w:rsidRPr="00356DCC">
        <w:rPr>
          <w:rFonts w:ascii="Times New Roman" w:hAnsi="Times New Roman" w:cs="Times New Roman"/>
        </w:rPr>
        <w:tab/>
        <w:t xml:space="preserve">Lin LI-K. A Concordance Correlation Coefficient to Evaluate Reproducibility. Biometrics. 1989 Mar;45(1):255. </w:t>
      </w:r>
    </w:p>
    <w:p w14:paraId="3D4D49A7" w14:textId="77777777" w:rsidR="00356DCC" w:rsidRPr="00356DCC" w:rsidRDefault="00356DCC" w:rsidP="00356DCC">
      <w:pPr>
        <w:pStyle w:val="Bibliography"/>
        <w:rPr>
          <w:rFonts w:ascii="Times New Roman" w:hAnsi="Times New Roman" w:cs="Times New Roman"/>
        </w:rPr>
      </w:pPr>
      <w:r w:rsidRPr="00356DCC">
        <w:rPr>
          <w:rFonts w:ascii="Times New Roman" w:hAnsi="Times New Roman" w:cs="Times New Roman"/>
        </w:rPr>
        <w:t xml:space="preserve">39. </w:t>
      </w:r>
      <w:r w:rsidRPr="00356DCC">
        <w:rPr>
          <w:rFonts w:ascii="Times New Roman" w:hAnsi="Times New Roman" w:cs="Times New Roman"/>
        </w:rPr>
        <w:tab/>
        <w:t>Group C-I-19 S. COVID-19 Outbreak in India [Internet]. 2020 [cited 2020 May 21]. Available from: https://umich-biostatistics.shinyapps.io/covid19/</w:t>
      </w:r>
    </w:p>
    <w:p w14:paraId="75FEF8FA" w14:textId="433AEA61" w:rsidR="006C448E" w:rsidRDefault="006C448E" w:rsidP="006C448E">
      <w:pPr>
        <w:tabs>
          <w:tab w:val="left" w:pos="4521"/>
        </w:tabs>
        <w:rPr>
          <w:i/>
          <w:iCs/>
        </w:rPr>
        <w:sectPr w:rsidR="006C448E" w:rsidSect="007B621F">
          <w:type w:val="continuous"/>
          <w:pgSz w:w="12240" w:h="15840"/>
          <w:pgMar w:top="1134" w:right="1134" w:bottom="1693" w:left="1134" w:header="0" w:footer="1134" w:gutter="0"/>
          <w:lnNumType w:countBy="1" w:restart="continuous"/>
          <w:cols w:space="720"/>
          <w:docGrid w:linePitch="326"/>
        </w:sectPr>
      </w:pPr>
      <w:r>
        <w:rPr>
          <w:i/>
          <w:iCs/>
        </w:rPr>
        <w:fldChar w:fldCharType="end"/>
      </w:r>
    </w:p>
    <w:p w14:paraId="28529802" w14:textId="73147268" w:rsidR="00745FA8" w:rsidRPr="00690DCA" w:rsidRDefault="00690DCA" w:rsidP="00D93DC3">
      <w:pPr>
        <w:pBdr>
          <w:top w:val="nil"/>
          <w:left w:val="nil"/>
          <w:bottom w:val="nil"/>
          <w:right w:val="nil"/>
          <w:between w:val="nil"/>
        </w:pBdr>
        <w:jc w:val="center"/>
        <w:rPr>
          <w:i/>
          <w:iCs/>
          <w:sz w:val="18"/>
          <w:szCs w:val="18"/>
        </w:rPr>
      </w:pPr>
      <w:r w:rsidRPr="00690DCA">
        <w:rPr>
          <w:i/>
          <w:iCs/>
          <w:sz w:val="18"/>
          <w:szCs w:val="18"/>
        </w:rPr>
        <w:lastRenderedPageBreak/>
        <w:t>Supplementary Table</w:t>
      </w:r>
      <w:r w:rsidR="00745FA8" w:rsidRPr="00690DCA">
        <w:rPr>
          <w:i/>
          <w:iCs/>
          <w:sz w:val="18"/>
          <w:szCs w:val="18"/>
        </w:rPr>
        <w:t xml:space="preserve"> </w:t>
      </w:r>
      <w:r w:rsidR="000578E9" w:rsidRPr="00690DCA">
        <w:rPr>
          <w:i/>
          <w:iCs/>
          <w:sz w:val="18"/>
          <w:szCs w:val="18"/>
        </w:rPr>
        <w:t>S</w:t>
      </w:r>
      <w:r w:rsidR="00E8318A" w:rsidRPr="00690DCA">
        <w:rPr>
          <w:i/>
          <w:iCs/>
          <w:sz w:val="18"/>
          <w:szCs w:val="18"/>
        </w:rPr>
        <w:t>1</w:t>
      </w:r>
      <w:r w:rsidR="00745FA8" w:rsidRPr="00690DCA">
        <w:rPr>
          <w:i/>
          <w:iCs/>
          <w:sz w:val="18"/>
          <w:szCs w:val="18"/>
        </w:rPr>
        <w:t xml:space="preserve">: </w:t>
      </w:r>
      <w:r w:rsidR="00745FA8" w:rsidRPr="00690DCA">
        <w:rPr>
          <w:i/>
          <w:iCs/>
          <w:color w:val="000000" w:themeColor="text1"/>
          <w:sz w:val="18"/>
          <w:szCs w:val="18"/>
        </w:rPr>
        <w:t>Summary of initial values and parameter settings for application of the SEIR-</w:t>
      </w:r>
      <w:proofErr w:type="spellStart"/>
      <w:r w:rsidR="00745FA8" w:rsidRPr="00690DCA">
        <w:rPr>
          <w:i/>
          <w:iCs/>
          <w:color w:val="000000" w:themeColor="text1"/>
          <w:sz w:val="18"/>
          <w:szCs w:val="18"/>
        </w:rPr>
        <w:t>fansy</w:t>
      </w:r>
      <w:proofErr w:type="spellEnd"/>
      <w:r w:rsidR="00745FA8" w:rsidRPr="00690DCA">
        <w:rPr>
          <w:i/>
          <w:iCs/>
          <w:color w:val="000000" w:themeColor="text1"/>
          <w:sz w:val="18"/>
          <w:szCs w:val="18"/>
        </w:rPr>
        <w:t xml:space="preserve"> model in the context of COVID-19 data from India.</w:t>
      </w:r>
    </w:p>
    <w:tbl>
      <w:tblPr>
        <w:tblStyle w:val="PlainTable1"/>
        <w:tblW w:w="5000" w:type="pct"/>
        <w:tblLook w:val="04A0" w:firstRow="1" w:lastRow="0" w:firstColumn="1" w:lastColumn="0" w:noHBand="0" w:noVBand="1"/>
      </w:tblPr>
      <w:tblGrid>
        <w:gridCol w:w="1989"/>
        <w:gridCol w:w="3407"/>
        <w:gridCol w:w="7607"/>
      </w:tblGrid>
      <w:tr w:rsidR="00745FA8" w:rsidRPr="009D2AAD" w14:paraId="55EFA47C" w14:textId="77777777" w:rsidTr="00690DCA">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39E4FCF" w14:textId="77777777" w:rsidR="00745FA8" w:rsidRPr="009D2AAD" w:rsidRDefault="00745FA8" w:rsidP="00C623D2">
            <w:pPr>
              <w:jc w:val="center"/>
              <w:rPr>
                <w:bCs w:val="0"/>
                <w:color w:val="000000" w:themeColor="text1"/>
                <w:sz w:val="18"/>
                <w:szCs w:val="18"/>
              </w:rPr>
            </w:pPr>
            <w:r w:rsidRPr="009D2AAD">
              <w:rPr>
                <w:bCs w:val="0"/>
                <w:color w:val="000000" w:themeColor="text1"/>
                <w:sz w:val="18"/>
                <w:szCs w:val="18"/>
              </w:rPr>
              <w:t>Parameters</w:t>
            </w:r>
          </w:p>
        </w:tc>
        <w:tc>
          <w:tcPr>
            <w:tcW w:w="1310" w:type="pct"/>
            <w:vAlign w:val="center"/>
          </w:tcPr>
          <w:p w14:paraId="6B686BD3" w14:textId="77777777" w:rsidR="00745FA8" w:rsidRPr="009D2AAD" w:rsidRDefault="00745FA8" w:rsidP="00C623D2">
            <w:pPr>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9D2AAD">
              <w:rPr>
                <w:bCs w:val="0"/>
                <w:color w:val="000000" w:themeColor="text1"/>
                <w:sz w:val="18"/>
                <w:szCs w:val="18"/>
              </w:rPr>
              <w:t>Settings</w:t>
            </w:r>
          </w:p>
        </w:tc>
        <w:tc>
          <w:tcPr>
            <w:tcW w:w="2925" w:type="pct"/>
            <w:vAlign w:val="center"/>
          </w:tcPr>
          <w:p w14:paraId="1FFD5D43" w14:textId="77777777" w:rsidR="00745FA8" w:rsidRPr="009D2AAD" w:rsidRDefault="00745FA8" w:rsidP="00C623D2">
            <w:pPr>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9D2AAD">
              <w:rPr>
                <w:bCs w:val="0"/>
                <w:color w:val="000000" w:themeColor="text1"/>
                <w:sz w:val="18"/>
                <w:szCs w:val="18"/>
              </w:rPr>
              <w:t>Description</w:t>
            </w:r>
          </w:p>
        </w:tc>
      </w:tr>
      <w:tr w:rsidR="00745FA8" w:rsidRPr="009D2AAD" w14:paraId="438C9C73"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65861E62" w14:textId="77777777" w:rsidR="00745FA8" w:rsidRPr="009D2AAD" w:rsidRDefault="00745FA8" w:rsidP="00C623D2">
            <w:pPr>
              <w:rPr>
                <w:b w:val="0"/>
                <w:bCs w:val="0"/>
                <w:i/>
                <w:iCs/>
                <w:color w:val="000000" w:themeColor="text1"/>
                <w:sz w:val="18"/>
                <w:szCs w:val="18"/>
              </w:rPr>
            </w:pPr>
            <m:oMathPara>
              <m:oMath>
                <m:r>
                  <m:rPr>
                    <m:sty m:val="bi"/>
                  </m:rPr>
                  <w:rPr>
                    <w:rFonts w:ascii="Cambria Math" w:hAnsi="Cambria Math"/>
                    <w:color w:val="000000" w:themeColor="text1"/>
                    <w:sz w:val="18"/>
                    <w:szCs w:val="18"/>
                  </w:rPr>
                  <m:t>β</m:t>
                </m:r>
              </m:oMath>
            </m:oMathPara>
          </w:p>
        </w:tc>
        <w:tc>
          <w:tcPr>
            <w:tcW w:w="1310" w:type="pct"/>
            <w:vAlign w:val="center"/>
          </w:tcPr>
          <w:p w14:paraId="654880AC"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Time-varying</w:t>
            </w:r>
          </w:p>
        </w:tc>
        <w:tc>
          <w:tcPr>
            <w:tcW w:w="2925" w:type="pct"/>
            <w:vAlign w:val="center"/>
          </w:tcPr>
          <w:p w14:paraId="297D35FB"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Rate of infectious transmission by infected individuals with false negative test results. </w:t>
            </w:r>
          </w:p>
        </w:tc>
      </w:tr>
      <w:tr w:rsidR="00745FA8" w:rsidRPr="009D2AAD" w14:paraId="70CB5DCE"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45ABF73" w14:textId="77777777" w:rsidR="00745FA8" w:rsidRPr="009D2AAD" w:rsidRDefault="00B65663"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α</m:t>
                    </m:r>
                  </m:e>
                  <m:sub>
                    <m:r>
                      <m:rPr>
                        <m:sty m:val="bi"/>
                      </m:rPr>
                      <w:rPr>
                        <w:rFonts w:ascii="Cambria Math" w:hAnsi="Cambria Math"/>
                        <w:color w:val="000000" w:themeColor="text1"/>
                        <w:sz w:val="18"/>
                        <w:szCs w:val="18"/>
                      </w:rPr>
                      <m:t>P</m:t>
                    </m:r>
                  </m:sub>
                </m:sSub>
              </m:oMath>
            </m:oMathPara>
          </w:p>
        </w:tc>
        <w:tc>
          <w:tcPr>
            <w:tcW w:w="1310" w:type="pct"/>
            <w:shd w:val="clear" w:color="auto" w:fill="auto"/>
            <w:vAlign w:val="center"/>
          </w:tcPr>
          <w:p w14:paraId="286F3FD3"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0.5</w:t>
            </w:r>
          </w:p>
        </w:tc>
        <w:tc>
          <w:tcPr>
            <w:tcW w:w="2925" w:type="pct"/>
            <w:vAlign w:val="center"/>
          </w:tcPr>
          <w:p w14:paraId="4EF03919"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Ratio of rate of spread of infection by patients who test positive, to rate of spread of infection by patients who get false negative </w:t>
            </w:r>
            <w:proofErr w:type="spellStart"/>
            <w:r w:rsidRPr="009D2AAD">
              <w:rPr>
                <w:bCs/>
                <w:color w:val="000000" w:themeColor="text1"/>
                <w:sz w:val="18"/>
                <w:szCs w:val="18"/>
              </w:rPr>
              <w:t>results</w:t>
            </w:r>
            <w:r w:rsidRPr="009D2AAD">
              <w:rPr>
                <w:bCs/>
                <w:color w:val="000000" w:themeColor="text1"/>
                <w:sz w:val="18"/>
                <w:szCs w:val="18"/>
                <w:vertAlign w:val="superscript"/>
              </w:rPr>
              <w:t>a</w:t>
            </w:r>
            <w:proofErr w:type="spellEnd"/>
            <w:r w:rsidRPr="009D2AAD">
              <w:rPr>
                <w:bCs/>
                <w:color w:val="000000" w:themeColor="text1"/>
                <w:sz w:val="18"/>
                <w:szCs w:val="18"/>
              </w:rPr>
              <w:t>.</w:t>
            </w:r>
          </w:p>
        </w:tc>
      </w:tr>
      <w:tr w:rsidR="00745FA8" w:rsidRPr="009D2AAD" w14:paraId="2FE80E61"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44DA8CFD" w14:textId="77777777" w:rsidR="00745FA8" w:rsidRPr="009D2AAD" w:rsidRDefault="00B65663"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α</m:t>
                    </m:r>
                  </m:e>
                  <m:sub>
                    <m:r>
                      <m:rPr>
                        <m:sty m:val="bi"/>
                      </m:rPr>
                      <w:rPr>
                        <w:rFonts w:ascii="Cambria Math" w:hAnsi="Cambria Math"/>
                        <w:color w:val="000000" w:themeColor="text1"/>
                        <w:sz w:val="18"/>
                        <w:szCs w:val="18"/>
                      </w:rPr>
                      <m:t>U</m:t>
                    </m:r>
                  </m:sub>
                </m:sSub>
              </m:oMath>
            </m:oMathPara>
          </w:p>
        </w:tc>
        <w:tc>
          <w:tcPr>
            <w:tcW w:w="1310" w:type="pct"/>
            <w:vAlign w:val="center"/>
          </w:tcPr>
          <w:p w14:paraId="0F5FA825"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0.7</w:t>
            </w:r>
          </w:p>
        </w:tc>
        <w:tc>
          <w:tcPr>
            <w:tcW w:w="2925" w:type="pct"/>
            <w:vAlign w:val="center"/>
          </w:tcPr>
          <w:p w14:paraId="63C24BEF" w14:textId="12825A3A"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Scaling factor for the rate of spread of infection by untested </w:t>
            </w:r>
            <w:proofErr w:type="spellStart"/>
            <w:r w:rsidRPr="009D2AAD">
              <w:rPr>
                <w:bCs/>
                <w:color w:val="000000" w:themeColor="text1"/>
                <w:sz w:val="18"/>
                <w:szCs w:val="18"/>
              </w:rPr>
              <w:t>individuals</w:t>
            </w:r>
            <w:r w:rsidR="009450D8" w:rsidRPr="009450D8">
              <w:rPr>
                <w:bCs/>
                <w:color w:val="000000" w:themeColor="text1"/>
                <w:sz w:val="18"/>
                <w:szCs w:val="18"/>
                <w:vertAlign w:val="superscript"/>
              </w:rPr>
              <w:t>a</w:t>
            </w:r>
            <w:proofErr w:type="spellEnd"/>
            <w:r w:rsidRPr="009D2AAD">
              <w:rPr>
                <w:bCs/>
                <w:color w:val="000000" w:themeColor="text1"/>
                <w:sz w:val="18"/>
                <w:szCs w:val="18"/>
              </w:rPr>
              <w:t>.</w:t>
            </w:r>
          </w:p>
        </w:tc>
      </w:tr>
      <w:tr w:rsidR="00745FA8" w:rsidRPr="009D2AAD" w14:paraId="35CC932B"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747C710F" w14:textId="77777777" w:rsidR="00745FA8" w:rsidRPr="009D2AAD" w:rsidRDefault="00B65663" w:rsidP="00C623D2">
            <w:pP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D</m:t>
                    </m:r>
                  </m:e>
                  <m:sub>
                    <m:r>
                      <m:rPr>
                        <m:sty m:val="bi"/>
                      </m:rPr>
                      <w:rPr>
                        <w:rFonts w:ascii="Cambria Math" w:hAnsi="Cambria Math"/>
                        <w:color w:val="000000" w:themeColor="text1"/>
                        <w:sz w:val="18"/>
                        <w:szCs w:val="18"/>
                      </w:rPr>
                      <m:t>e</m:t>
                    </m:r>
                  </m:sub>
                </m:sSub>
              </m:oMath>
            </m:oMathPara>
          </w:p>
        </w:tc>
        <w:tc>
          <w:tcPr>
            <w:tcW w:w="1310" w:type="pct"/>
            <w:shd w:val="clear" w:color="auto" w:fill="auto"/>
            <w:vAlign w:val="center"/>
          </w:tcPr>
          <w:p w14:paraId="650A33C6"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5.1</w:t>
            </w:r>
          </w:p>
        </w:tc>
        <w:tc>
          <w:tcPr>
            <w:tcW w:w="2925" w:type="pct"/>
            <w:vAlign w:val="center"/>
          </w:tcPr>
          <w:p w14:paraId="53711F5A"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Incubation period (in days).</w:t>
            </w:r>
          </w:p>
        </w:tc>
      </w:tr>
      <w:tr w:rsidR="00745FA8" w:rsidRPr="009D2AAD" w14:paraId="785C442D"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4369970" w14:textId="77777777" w:rsidR="00745FA8" w:rsidRPr="009D2AAD" w:rsidRDefault="00B65663"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D</m:t>
                    </m:r>
                  </m:e>
                  <m:sub>
                    <m:r>
                      <m:rPr>
                        <m:sty m:val="bi"/>
                      </m:rPr>
                      <w:rPr>
                        <w:rFonts w:ascii="Cambria Math" w:hAnsi="Cambria Math"/>
                        <w:color w:val="000000" w:themeColor="text1"/>
                        <w:sz w:val="18"/>
                        <w:szCs w:val="18"/>
                      </w:rPr>
                      <m:t>r</m:t>
                    </m:r>
                  </m:sub>
                </m:sSub>
              </m:oMath>
            </m:oMathPara>
          </w:p>
        </w:tc>
        <w:tc>
          <w:tcPr>
            <w:tcW w:w="1310" w:type="pct"/>
            <w:vAlign w:val="center"/>
          </w:tcPr>
          <w:p w14:paraId="3DA915BC"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17.8</w:t>
            </w:r>
          </w:p>
        </w:tc>
        <w:tc>
          <w:tcPr>
            <w:tcW w:w="2925" w:type="pct"/>
            <w:vAlign w:val="center"/>
          </w:tcPr>
          <w:p w14:paraId="1AB3A20B"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Recovery time (in days) for infected individuals. </w:t>
            </w:r>
          </w:p>
        </w:tc>
      </w:tr>
      <w:tr w:rsidR="00745FA8" w:rsidRPr="009D2AAD" w14:paraId="345208A9"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6B07DCB" w14:textId="77777777" w:rsidR="00745FA8" w:rsidRPr="009D2AAD" w:rsidRDefault="00B65663"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D</m:t>
                    </m:r>
                  </m:e>
                  <m:sub>
                    <m:r>
                      <m:rPr>
                        <m:sty m:val="bi"/>
                      </m:rPr>
                      <w:rPr>
                        <w:rFonts w:ascii="Cambria Math" w:hAnsi="Cambria Math"/>
                        <w:color w:val="000000" w:themeColor="text1"/>
                        <w:sz w:val="18"/>
                        <w:szCs w:val="18"/>
                      </w:rPr>
                      <m:t>t</m:t>
                    </m:r>
                  </m:sub>
                </m:sSub>
              </m:oMath>
            </m:oMathPara>
          </w:p>
        </w:tc>
        <w:tc>
          <w:tcPr>
            <w:tcW w:w="1310" w:type="pct"/>
            <w:shd w:val="clear" w:color="auto" w:fill="auto"/>
            <w:vAlign w:val="center"/>
          </w:tcPr>
          <w:p w14:paraId="3BD68992"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w:t>
            </w:r>
          </w:p>
        </w:tc>
        <w:tc>
          <w:tcPr>
            <w:tcW w:w="2925" w:type="pct"/>
            <w:vAlign w:val="center"/>
          </w:tcPr>
          <w:p w14:paraId="3068820D"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Waiting time (in days) for test result for tested individuals.</w:t>
            </w:r>
          </w:p>
        </w:tc>
      </w:tr>
      <w:tr w:rsidR="00745FA8" w:rsidRPr="009D2AAD" w14:paraId="2B872898"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4A23105D" w14:textId="77777777" w:rsidR="00745FA8" w:rsidRPr="009D2AAD" w:rsidRDefault="00B65663"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μ</m:t>
                    </m:r>
                  </m:e>
                  <m:sub>
                    <m:r>
                      <m:rPr>
                        <m:sty m:val="bi"/>
                      </m:rPr>
                      <w:rPr>
                        <w:rFonts w:ascii="Cambria Math" w:hAnsi="Cambria Math"/>
                        <w:color w:val="000000" w:themeColor="text1"/>
                        <w:sz w:val="18"/>
                        <w:szCs w:val="18"/>
                      </w:rPr>
                      <m:t>C</m:t>
                    </m:r>
                  </m:sub>
                </m:sSub>
              </m:oMath>
            </m:oMathPara>
          </w:p>
        </w:tc>
        <w:tc>
          <w:tcPr>
            <w:tcW w:w="1310" w:type="pct"/>
            <w:vAlign w:val="center"/>
          </w:tcPr>
          <w:p w14:paraId="3E3798E0"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0.0562</w:t>
            </w:r>
          </w:p>
        </w:tc>
        <w:tc>
          <w:tcPr>
            <w:tcW w:w="2925" w:type="pct"/>
            <w:vAlign w:val="center"/>
          </w:tcPr>
          <w:p w14:paraId="75F0A216" w14:textId="49E961F9"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Death rate attributable to COVID-19</w:t>
            </w:r>
            <w:r w:rsidR="00C34FEC">
              <w:rPr>
                <w:bCs/>
                <w:color w:val="000000" w:themeColor="text1"/>
                <w:sz w:val="18"/>
                <w:szCs w:val="18"/>
                <w:vertAlign w:val="superscript"/>
              </w:rPr>
              <w:t>b</w:t>
            </w:r>
            <w:r w:rsidRPr="009D2AAD">
              <w:rPr>
                <w:bCs/>
                <w:color w:val="000000" w:themeColor="text1"/>
                <w:sz w:val="18"/>
                <w:szCs w:val="18"/>
              </w:rPr>
              <w:t>.</w:t>
            </w:r>
          </w:p>
        </w:tc>
      </w:tr>
      <w:tr w:rsidR="00745FA8" w:rsidRPr="009D2AAD" w14:paraId="70B59744"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7B2D19C5" w14:textId="77777777" w:rsidR="00745FA8" w:rsidRPr="009D2AAD" w:rsidRDefault="00745FA8" w:rsidP="00C623D2">
            <w:pPr>
              <w:jc w:val="center"/>
              <w:rPr>
                <w:b w:val="0"/>
                <w:bCs w:val="0"/>
                <w:i/>
                <w:iCs/>
                <w:color w:val="000000" w:themeColor="text1"/>
                <w:sz w:val="18"/>
                <w:szCs w:val="18"/>
              </w:rPr>
            </w:pPr>
            <m:oMathPara>
              <m:oMath>
                <m:r>
                  <m:rPr>
                    <m:sty m:val="bi"/>
                  </m:rPr>
                  <w:rPr>
                    <w:rFonts w:ascii="Cambria Math" w:hAnsi="Cambria Math"/>
                    <w:color w:val="000000" w:themeColor="text1"/>
                    <w:sz w:val="18"/>
                    <w:szCs w:val="18"/>
                  </w:rPr>
                  <m:t>λ, μ</m:t>
                </m:r>
              </m:oMath>
            </m:oMathPara>
          </w:p>
        </w:tc>
        <w:tc>
          <w:tcPr>
            <w:tcW w:w="1310" w:type="pct"/>
            <w:shd w:val="clear" w:color="auto" w:fill="auto"/>
            <w:vAlign w:val="center"/>
          </w:tcPr>
          <w:p w14:paraId="0C429082"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m:oMathPara>
              <m:oMath>
                <m:r>
                  <w:rPr>
                    <w:rFonts w:ascii="Cambria Math" w:hAnsi="Cambria Math"/>
                    <w:color w:val="000000" w:themeColor="text1"/>
                    <w:sz w:val="18"/>
                    <w:szCs w:val="18"/>
                  </w:rPr>
                  <m:t>3.95</m:t>
                </m:r>
                <m:r>
                  <m:rPr>
                    <m:sty m:val="p"/>
                  </m:rPr>
                  <w:rPr>
                    <w:rFonts w:ascii="Cambria Math" w:hAnsi="Cambria Math"/>
                    <w:color w:val="000000" w:themeColor="text1"/>
                    <w:sz w:val="18"/>
                    <w:szCs w:val="18"/>
                  </w:rPr>
                  <m:t>×</m:t>
                </m:r>
                <m:sSup>
                  <m:sSupPr>
                    <m:ctrlPr>
                      <w:rPr>
                        <w:rFonts w:ascii="Cambria Math" w:hAnsi="Cambria Math"/>
                        <w:bCs/>
                        <w:i/>
                        <w:color w:val="000000" w:themeColor="text1"/>
                        <w:sz w:val="18"/>
                        <w:szCs w:val="18"/>
                      </w:rPr>
                    </m:ctrlPr>
                  </m:sSupPr>
                  <m:e>
                    <m:r>
                      <w:rPr>
                        <w:rFonts w:ascii="Cambria Math" w:hAnsi="Cambria Math"/>
                        <w:color w:val="000000" w:themeColor="text1"/>
                        <w:sz w:val="18"/>
                        <w:szCs w:val="18"/>
                      </w:rPr>
                      <m:t>10</m:t>
                    </m:r>
                    <m:ctrlPr>
                      <w:rPr>
                        <w:rFonts w:ascii="Cambria Math" w:hAnsi="Cambria Math"/>
                        <w:bCs/>
                        <w:color w:val="000000" w:themeColor="text1"/>
                        <w:sz w:val="18"/>
                        <w:szCs w:val="18"/>
                      </w:rPr>
                    </m:ctrlPr>
                  </m:e>
                  <m:sup>
                    <m:r>
                      <w:rPr>
                        <w:rFonts w:ascii="Cambria Math" w:hAnsi="Cambria Math"/>
                        <w:color w:val="000000" w:themeColor="text1"/>
                        <w:sz w:val="18"/>
                        <w:szCs w:val="18"/>
                      </w:rPr>
                      <m:t>-5</m:t>
                    </m:r>
                  </m:sup>
                </m:sSup>
              </m:oMath>
            </m:oMathPara>
          </w:p>
        </w:tc>
        <w:tc>
          <w:tcPr>
            <w:tcW w:w="2925" w:type="pct"/>
            <w:vAlign w:val="center"/>
          </w:tcPr>
          <w:p w14:paraId="70AE7B1A" w14:textId="43A61FFA"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Natural birth and death rates, </w:t>
            </w:r>
            <w:proofErr w:type="spellStart"/>
            <w:r w:rsidRPr="009D2AAD">
              <w:rPr>
                <w:bCs/>
                <w:color w:val="000000" w:themeColor="text1"/>
                <w:sz w:val="18"/>
                <w:szCs w:val="18"/>
              </w:rPr>
              <w:t>respectively</w:t>
            </w:r>
            <w:r w:rsidR="002F356D">
              <w:rPr>
                <w:bCs/>
                <w:color w:val="000000" w:themeColor="text1"/>
                <w:sz w:val="18"/>
                <w:szCs w:val="18"/>
                <w:vertAlign w:val="superscript"/>
              </w:rPr>
              <w:t>b</w:t>
            </w:r>
            <w:proofErr w:type="spellEnd"/>
            <w:r w:rsidRPr="009D2AAD">
              <w:rPr>
                <w:bCs/>
                <w:color w:val="000000" w:themeColor="text1"/>
                <w:sz w:val="18"/>
                <w:szCs w:val="18"/>
              </w:rPr>
              <w:t>.</w:t>
            </w:r>
          </w:p>
        </w:tc>
      </w:tr>
      <w:tr w:rsidR="00745FA8" w:rsidRPr="009D2AAD" w14:paraId="07FDFBF0"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179119B" w14:textId="77777777" w:rsidR="00745FA8" w:rsidRPr="009D2AAD" w:rsidRDefault="00745FA8" w:rsidP="00C623D2">
            <w:pPr>
              <w:jc w:val="center"/>
              <w:rPr>
                <w:b w:val="0"/>
                <w:bCs w:val="0"/>
                <w:i/>
                <w:iCs/>
                <w:color w:val="000000" w:themeColor="text1"/>
                <w:sz w:val="18"/>
                <w:szCs w:val="18"/>
              </w:rPr>
            </w:pPr>
            <m:oMathPara>
              <m:oMath>
                <m:r>
                  <m:rPr>
                    <m:sty m:val="bi"/>
                  </m:rPr>
                  <w:rPr>
                    <w:rFonts w:ascii="Cambria Math" w:hAnsi="Cambria Math"/>
                    <w:color w:val="000000" w:themeColor="text1"/>
                    <w:sz w:val="18"/>
                    <w:szCs w:val="18"/>
                  </w:rPr>
                  <m:t>r</m:t>
                </m:r>
              </m:oMath>
            </m:oMathPara>
          </w:p>
        </w:tc>
        <w:tc>
          <w:tcPr>
            <w:tcW w:w="1310" w:type="pct"/>
            <w:vAlign w:val="center"/>
          </w:tcPr>
          <w:p w14:paraId="1CA50B34"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Time-varying</w:t>
            </w:r>
          </w:p>
        </w:tc>
        <w:tc>
          <w:tcPr>
            <w:tcW w:w="2925" w:type="pct"/>
            <w:vAlign w:val="center"/>
          </w:tcPr>
          <w:p w14:paraId="02AB7D99"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Probability of being tested for infectious individuals.</w:t>
            </w:r>
          </w:p>
        </w:tc>
      </w:tr>
      <w:tr w:rsidR="00745FA8" w:rsidRPr="009D2AAD" w14:paraId="5D608411"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35B6DB81" w14:textId="77777777" w:rsidR="00745FA8" w:rsidRPr="009D2AAD" w:rsidRDefault="00745FA8" w:rsidP="00C623D2">
            <w:pPr>
              <w:jc w:val="center"/>
              <w:rPr>
                <w:b w:val="0"/>
                <w:bCs w:val="0"/>
                <w:i/>
                <w:iCs/>
                <w:color w:val="000000" w:themeColor="text1"/>
                <w:sz w:val="18"/>
                <w:szCs w:val="18"/>
              </w:rPr>
            </w:pPr>
            <m:oMathPara>
              <m:oMath>
                <m:r>
                  <m:rPr>
                    <m:sty m:val="bi"/>
                  </m:rPr>
                  <w:rPr>
                    <w:rFonts w:ascii="Cambria Math" w:hAnsi="Cambria Math"/>
                    <w:color w:val="000000" w:themeColor="text1"/>
                    <w:sz w:val="18"/>
                    <w:szCs w:val="18"/>
                  </w:rPr>
                  <m:t>f</m:t>
                </m:r>
              </m:oMath>
            </m:oMathPara>
          </w:p>
        </w:tc>
        <w:tc>
          <w:tcPr>
            <w:tcW w:w="1310" w:type="pct"/>
            <w:shd w:val="clear" w:color="auto" w:fill="auto"/>
            <w:vAlign w:val="center"/>
          </w:tcPr>
          <w:p w14:paraId="430FA441"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0.30</w:t>
            </w:r>
          </w:p>
        </w:tc>
        <w:tc>
          <w:tcPr>
            <w:tcW w:w="2925" w:type="pct"/>
            <w:vAlign w:val="center"/>
          </w:tcPr>
          <w:p w14:paraId="4A1D33FE"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Probability of a false negative RT-PCR diagnostic test result.</w:t>
            </w:r>
          </w:p>
        </w:tc>
      </w:tr>
      <w:tr w:rsidR="00745FA8" w:rsidRPr="009D2AAD" w14:paraId="20A82ABB"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5AB7767C" w14:textId="77777777" w:rsidR="00745FA8" w:rsidRPr="009D2AAD" w:rsidRDefault="00B65663"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β</m:t>
                    </m:r>
                  </m:e>
                  <m:sub>
                    <m:r>
                      <m:rPr>
                        <m:sty m:val="bi"/>
                      </m:rPr>
                      <w:rPr>
                        <w:rFonts w:ascii="Cambria Math" w:hAnsi="Cambria Math"/>
                        <w:color w:val="000000" w:themeColor="text1"/>
                        <w:sz w:val="18"/>
                        <w:szCs w:val="18"/>
                      </w:rPr>
                      <m:t>1</m:t>
                    </m:r>
                  </m:sub>
                </m:sSub>
                <m:r>
                  <m:rPr>
                    <m:sty m:val="bi"/>
                  </m:rPr>
                  <w:rPr>
                    <w:rFonts w:ascii="Cambria Math" w:hAnsi="Cambria Math"/>
                    <w:color w:val="000000" w:themeColor="text1"/>
                    <w:sz w:val="18"/>
                    <w:szCs w:val="18"/>
                  </w:rPr>
                  <m:t>,</m:t>
                </m:r>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β</m:t>
                    </m:r>
                  </m:e>
                  <m:sub>
                    <m:r>
                      <m:rPr>
                        <m:sty m:val="bi"/>
                      </m:rPr>
                      <w:rPr>
                        <w:rFonts w:ascii="Cambria Math" w:hAnsi="Cambria Math"/>
                        <w:color w:val="000000" w:themeColor="text1"/>
                        <w:sz w:val="18"/>
                        <w:szCs w:val="18"/>
                      </w:rPr>
                      <m:t>2</m:t>
                    </m:r>
                  </m:sub>
                </m:sSub>
              </m:oMath>
            </m:oMathPara>
          </w:p>
        </w:tc>
        <w:tc>
          <w:tcPr>
            <w:tcW w:w="1310" w:type="pct"/>
            <w:vAlign w:val="center"/>
          </w:tcPr>
          <w:p w14:paraId="4B496BFB"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0.6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β</m:t>
                  </m:r>
                  <m:ctrlPr>
                    <w:rPr>
                      <w:rFonts w:ascii="Cambria Math" w:hAnsi="Cambria Math"/>
                      <w:bCs/>
                      <w:color w:val="000000" w:themeColor="text1"/>
                      <w:sz w:val="18"/>
                      <w:szCs w:val="18"/>
                    </w:rPr>
                  </m:ctrlPr>
                </m:e>
                <m:sub>
                  <m:r>
                    <w:rPr>
                      <w:rFonts w:ascii="Cambria Math" w:hAnsi="Cambria Math"/>
                      <w:color w:val="000000" w:themeColor="text1"/>
                      <w:sz w:val="18"/>
                      <w:szCs w:val="18"/>
                    </w:rPr>
                    <m:t>1</m:t>
                  </m:r>
                </m:sub>
              </m:sSub>
            </m:oMath>
            <w:r w:rsidRPr="009D2AAD">
              <w:rPr>
                <w:bCs/>
                <w:color w:val="000000" w:themeColor="text1"/>
                <w:sz w:val="18"/>
                <w:szCs w:val="18"/>
              </w:rPr>
              <w:t>) and 0.7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β</m:t>
                  </m:r>
                </m:e>
                <m:sub>
                  <m:r>
                    <w:rPr>
                      <w:rFonts w:ascii="Cambria Math" w:hAnsi="Cambria Math"/>
                      <w:color w:val="000000" w:themeColor="text1"/>
                      <w:sz w:val="18"/>
                      <w:szCs w:val="18"/>
                    </w:rPr>
                    <m:t>2</m:t>
                  </m:r>
                </m:sub>
              </m:sSub>
            </m:oMath>
            <w:r w:rsidRPr="009D2AAD">
              <w:rPr>
                <w:bCs/>
                <w:color w:val="000000" w:themeColor="text1"/>
                <w:sz w:val="18"/>
                <w:szCs w:val="18"/>
              </w:rPr>
              <w:t>)</w:t>
            </w:r>
          </w:p>
        </w:tc>
        <w:tc>
          <w:tcPr>
            <w:tcW w:w="2925" w:type="pct"/>
            <w:vAlign w:val="center"/>
          </w:tcPr>
          <w:p w14:paraId="5AC05C77"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Scaling factors for rate of recovery for undetected and false negative individuals </w:t>
            </w:r>
            <w:proofErr w:type="spellStart"/>
            <w:r w:rsidRPr="009D2AAD">
              <w:rPr>
                <w:bCs/>
                <w:color w:val="000000" w:themeColor="text1"/>
                <w:sz w:val="18"/>
                <w:szCs w:val="18"/>
              </w:rPr>
              <w:t>respectively</w:t>
            </w:r>
            <w:r w:rsidRPr="009D2AAD">
              <w:rPr>
                <w:bCs/>
                <w:color w:val="000000" w:themeColor="text1"/>
                <w:sz w:val="18"/>
                <w:szCs w:val="18"/>
                <w:vertAlign w:val="superscript"/>
              </w:rPr>
              <w:t>e</w:t>
            </w:r>
            <w:proofErr w:type="spellEnd"/>
            <w:r w:rsidRPr="009D2AAD">
              <w:rPr>
                <w:bCs/>
                <w:color w:val="000000" w:themeColor="text1"/>
                <w:sz w:val="18"/>
                <w:szCs w:val="18"/>
              </w:rPr>
              <w:t>.</w:t>
            </w:r>
          </w:p>
        </w:tc>
      </w:tr>
      <w:tr w:rsidR="00745FA8" w:rsidRPr="009D2AAD" w14:paraId="710C3A40"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6E7C182E" w14:textId="77777777" w:rsidR="00745FA8" w:rsidRPr="009D2AAD" w:rsidRDefault="00B65663"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δ</m:t>
                    </m:r>
                  </m:e>
                  <m:sub>
                    <m:r>
                      <m:rPr>
                        <m:sty m:val="bi"/>
                      </m:rPr>
                      <w:rPr>
                        <w:rFonts w:ascii="Cambria Math" w:hAnsi="Cambria Math"/>
                        <w:color w:val="000000" w:themeColor="text1"/>
                        <w:sz w:val="18"/>
                        <w:szCs w:val="18"/>
                      </w:rPr>
                      <m:t>1</m:t>
                    </m:r>
                  </m:sub>
                </m:sSub>
                <m:r>
                  <m:rPr>
                    <m:sty m:val="bi"/>
                  </m:rPr>
                  <w:rPr>
                    <w:rFonts w:ascii="Cambria Math" w:hAnsi="Cambria Math"/>
                    <w:color w:val="000000" w:themeColor="text1"/>
                    <w:sz w:val="18"/>
                    <w:szCs w:val="18"/>
                  </w:rPr>
                  <m:t>,</m:t>
                </m:r>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δ</m:t>
                    </m:r>
                  </m:e>
                  <m:sub>
                    <m:r>
                      <m:rPr>
                        <m:sty m:val="bi"/>
                      </m:rPr>
                      <w:rPr>
                        <w:rFonts w:ascii="Cambria Math" w:hAnsi="Cambria Math"/>
                        <w:color w:val="000000" w:themeColor="text1"/>
                        <w:sz w:val="18"/>
                        <w:szCs w:val="18"/>
                      </w:rPr>
                      <m:t>2</m:t>
                    </m:r>
                  </m:sub>
                </m:sSub>
              </m:oMath>
            </m:oMathPara>
          </w:p>
        </w:tc>
        <w:tc>
          <w:tcPr>
            <w:tcW w:w="1310" w:type="pct"/>
            <w:shd w:val="clear" w:color="auto" w:fill="auto"/>
            <w:vAlign w:val="center"/>
          </w:tcPr>
          <w:p w14:paraId="29B88B28"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0.3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δ</m:t>
                  </m:r>
                  <m:ctrlPr>
                    <w:rPr>
                      <w:rFonts w:ascii="Cambria Math" w:hAnsi="Cambria Math"/>
                      <w:bCs/>
                      <w:color w:val="000000" w:themeColor="text1"/>
                      <w:sz w:val="18"/>
                      <w:szCs w:val="18"/>
                    </w:rPr>
                  </m:ctrlPr>
                </m:e>
                <m:sub>
                  <m:r>
                    <w:rPr>
                      <w:rFonts w:ascii="Cambria Math" w:hAnsi="Cambria Math"/>
                      <w:color w:val="000000" w:themeColor="text1"/>
                      <w:sz w:val="18"/>
                      <w:szCs w:val="18"/>
                    </w:rPr>
                    <m:t>1</m:t>
                  </m:r>
                </m:sub>
              </m:sSub>
            </m:oMath>
            <w:r w:rsidRPr="009D2AAD">
              <w:rPr>
                <w:bCs/>
                <w:color w:val="000000" w:themeColor="text1"/>
                <w:sz w:val="18"/>
                <w:szCs w:val="18"/>
              </w:rPr>
              <w:t>) and 0.7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δ</m:t>
                  </m:r>
                </m:e>
                <m:sub>
                  <m:r>
                    <w:rPr>
                      <w:rFonts w:ascii="Cambria Math" w:hAnsi="Cambria Math"/>
                      <w:color w:val="000000" w:themeColor="text1"/>
                      <w:sz w:val="18"/>
                      <w:szCs w:val="18"/>
                    </w:rPr>
                    <m:t>2</m:t>
                  </m:r>
                </m:sub>
              </m:sSub>
            </m:oMath>
            <w:r w:rsidRPr="009D2AAD">
              <w:rPr>
                <w:bCs/>
                <w:color w:val="000000" w:themeColor="text1"/>
                <w:sz w:val="18"/>
                <w:szCs w:val="18"/>
              </w:rPr>
              <w:t>)</w:t>
            </w:r>
          </w:p>
        </w:tc>
        <w:tc>
          <w:tcPr>
            <w:tcW w:w="2925" w:type="pct"/>
            <w:vAlign w:val="center"/>
          </w:tcPr>
          <w:p w14:paraId="27BF4D7B"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Scaling factors for death rate for undetected and false negative individuals </w:t>
            </w:r>
            <w:proofErr w:type="spellStart"/>
            <w:r w:rsidRPr="009D2AAD">
              <w:rPr>
                <w:bCs/>
                <w:color w:val="000000" w:themeColor="text1"/>
                <w:sz w:val="18"/>
                <w:szCs w:val="18"/>
              </w:rPr>
              <w:t>respectively</w:t>
            </w:r>
            <w:r w:rsidRPr="009D2AAD">
              <w:rPr>
                <w:bCs/>
                <w:color w:val="000000" w:themeColor="text1"/>
                <w:sz w:val="18"/>
                <w:szCs w:val="18"/>
                <w:vertAlign w:val="superscript"/>
              </w:rPr>
              <w:t>f</w:t>
            </w:r>
            <w:proofErr w:type="spellEnd"/>
            <w:r w:rsidRPr="009D2AAD">
              <w:rPr>
                <w:bCs/>
                <w:color w:val="000000" w:themeColor="text1"/>
                <w:sz w:val="18"/>
                <w:szCs w:val="18"/>
              </w:rPr>
              <w:t>.</w:t>
            </w:r>
          </w:p>
        </w:tc>
      </w:tr>
    </w:tbl>
    <w:p w14:paraId="5D1FCDC4" w14:textId="4BA0098C" w:rsidR="00745FA8" w:rsidRPr="00D93DC3" w:rsidRDefault="00B65663" w:rsidP="00D93DC3">
      <w:pPr>
        <w:pStyle w:val="ListParagraph"/>
        <w:numPr>
          <w:ilvl w:val="0"/>
          <w:numId w:val="11"/>
        </w:numPr>
        <w:pBdr>
          <w:top w:val="nil"/>
          <w:left w:val="nil"/>
          <w:bottom w:val="nil"/>
          <w:right w:val="nil"/>
          <w:between w:val="nil"/>
        </w:pBdr>
        <w:jc w:val="both"/>
        <w:rPr>
          <w:sz w:val="18"/>
          <w:szCs w:val="18"/>
        </w:rPr>
      </w:pPr>
      <m:oMath>
        <m:sSub>
          <m:sSubPr>
            <m:ctrlPr>
              <w:rPr>
                <w:rFonts w:ascii="Cambria Math" w:hAnsi="Cambria Math"/>
                <w:i/>
                <w:sz w:val="18"/>
                <w:szCs w:val="18"/>
              </w:rPr>
            </m:ctrlPr>
          </m:sSubPr>
          <m:e>
            <m:r>
              <w:rPr>
                <w:rFonts w:ascii="Cambria Math" w:hAnsi="Cambria Math"/>
                <w:sz w:val="18"/>
                <w:szCs w:val="18"/>
              </w:rPr>
              <m:t>α</m:t>
            </m:r>
            <m:ctrlPr>
              <w:rPr>
                <w:rFonts w:ascii="Cambria Math" w:hAnsi="Cambria Math"/>
                <w:sz w:val="18"/>
                <w:szCs w:val="18"/>
              </w:rPr>
            </m:ctrlPr>
          </m:e>
          <m:sub>
            <m:r>
              <w:rPr>
                <w:rFonts w:ascii="Cambria Math" w:hAnsi="Cambria Math"/>
                <w:sz w:val="18"/>
                <w:szCs w:val="18"/>
              </w:rPr>
              <m:t xml:space="preserve">P </m:t>
            </m:r>
          </m:sub>
        </m:sSub>
        <m:r>
          <w:rPr>
            <w:rFonts w:ascii="Cambria Math" w:hAnsi="Cambria Math"/>
            <w:sz w:val="18"/>
            <w:szCs w:val="18"/>
          </w:rPr>
          <m:t xml:space="preserve">&lt; 1  </m:t>
        </m:r>
      </m:oMath>
      <w:r w:rsidR="00745FA8" w:rsidRPr="009D2AAD">
        <w:rPr>
          <w:sz w:val="18"/>
          <w:szCs w:val="18"/>
        </w:rPr>
        <w:t>represents the scenario where individuals who test positive are infecting susceptible individuals are a lower rate than infected individuals with false negative test results.</w:t>
      </w:r>
      <m:oMath>
        <m:sSub>
          <m:sSubPr>
            <m:ctrlPr>
              <w:rPr>
                <w:rFonts w:ascii="Cambria Math" w:hAnsi="Cambria Math"/>
                <w:i/>
                <w:sz w:val="18"/>
                <w:szCs w:val="18"/>
              </w:rPr>
            </m:ctrlPr>
          </m:sSubPr>
          <m:e>
            <m:r>
              <w:rPr>
                <w:rFonts w:ascii="Cambria Math" w:hAnsi="Cambria Math"/>
                <w:sz w:val="18"/>
                <w:szCs w:val="18"/>
              </w:rPr>
              <m:t xml:space="preserve"> α</m:t>
            </m:r>
            <m:ctrlPr>
              <w:rPr>
                <w:rFonts w:ascii="Cambria Math" w:hAnsi="Cambria Math"/>
                <w:sz w:val="18"/>
                <w:szCs w:val="18"/>
              </w:rPr>
            </m:ctrlPr>
          </m:e>
          <m:sub>
            <m:r>
              <w:rPr>
                <w:rFonts w:ascii="Cambria Math" w:hAnsi="Cambria Math"/>
                <w:sz w:val="18"/>
                <w:szCs w:val="18"/>
              </w:rPr>
              <m:t>U</m:t>
            </m:r>
          </m:sub>
        </m:sSub>
        <m:r>
          <w:rPr>
            <w:rFonts w:ascii="Cambria Math" w:hAnsi="Cambria Math"/>
            <w:sz w:val="18"/>
            <w:szCs w:val="18"/>
          </w:rPr>
          <m:t xml:space="preserve"> &lt; 1</m:t>
        </m:r>
      </m:oMath>
      <w:r w:rsidR="00745FA8" w:rsidRPr="00D93DC3">
        <w:rPr>
          <w:sz w:val="18"/>
          <w:szCs w:val="18"/>
        </w:rPr>
        <w:t xml:space="preserve"> is assumed as U mostly consists of asymptomatic or mildly symptomatic cases who are known to spread the disease at a much lower rate than those with higher levels of symptoms.</w:t>
      </w:r>
    </w:p>
    <w:p w14:paraId="48CA6611" w14:textId="579C7FEF" w:rsidR="00745FA8" w:rsidRPr="009450D8" w:rsidRDefault="00745FA8" w:rsidP="009450D8">
      <w:pPr>
        <w:pStyle w:val="ListParagraph"/>
        <w:numPr>
          <w:ilvl w:val="0"/>
          <w:numId w:val="11"/>
        </w:numPr>
        <w:pBdr>
          <w:top w:val="nil"/>
          <w:left w:val="nil"/>
          <w:bottom w:val="nil"/>
          <w:right w:val="nil"/>
          <w:between w:val="nil"/>
        </w:pBdr>
        <w:jc w:val="both"/>
        <w:rPr>
          <w:sz w:val="18"/>
          <w:szCs w:val="18"/>
        </w:rPr>
      </w:pPr>
      <w:r w:rsidRPr="009D2AAD">
        <w:rPr>
          <w:sz w:val="18"/>
          <w:szCs w:val="18"/>
        </w:rPr>
        <w:t>Equal to the inverse of the average number of days for death starting from the onset of disease, times the probability of death of an infected individual.</w:t>
      </w:r>
      <w:r w:rsidR="00C34FEC">
        <w:rPr>
          <w:sz w:val="18"/>
          <w:szCs w:val="18"/>
        </w:rPr>
        <w:t xml:space="preserve"> </w:t>
      </w:r>
      <w:r w:rsidRPr="009450D8">
        <w:rPr>
          <w:sz w:val="18"/>
          <w:szCs w:val="18"/>
        </w:rPr>
        <w:t xml:space="preserve">Natural birth and death rates are assumed to be equal for simplicity. </w:t>
      </w:r>
    </w:p>
    <w:p w14:paraId="17BA663B" w14:textId="77777777" w:rsidR="00745FA8" w:rsidRPr="009D2AAD" w:rsidRDefault="00B65663" w:rsidP="00745FA8">
      <w:pPr>
        <w:pStyle w:val="ListParagraph"/>
        <w:numPr>
          <w:ilvl w:val="0"/>
          <w:numId w:val="11"/>
        </w:numPr>
        <w:pBdr>
          <w:top w:val="nil"/>
          <w:left w:val="nil"/>
          <w:bottom w:val="nil"/>
          <w:right w:val="nil"/>
          <w:between w:val="nil"/>
        </w:pBdr>
        <w:jc w:val="both"/>
        <w:rPr>
          <w:rFonts w:ascii="Times New Roman" w:eastAsia="Times New Roman" w:hAnsi="Times New Roman" w:cs="Times New Roman"/>
          <w:sz w:val="18"/>
          <w:szCs w:val="18"/>
        </w:rPr>
      </w:pPr>
      <m:oMath>
        <m:sSub>
          <m:sSubPr>
            <m:ctrlPr>
              <w:rPr>
                <w:rFonts w:ascii="Cambria Math" w:hAnsi="Cambria Math"/>
                <w:i/>
                <w:sz w:val="18"/>
                <w:szCs w:val="18"/>
              </w:rPr>
            </m:ctrlPr>
          </m:sSubPr>
          <m:e>
            <m:r>
              <w:rPr>
                <w:rFonts w:ascii="Cambria Math" w:hAnsi="Cambria Math"/>
                <w:sz w:val="18"/>
                <w:szCs w:val="18"/>
              </w:rPr>
              <m:t>β</m:t>
            </m:r>
            <m:ctrlPr>
              <w:rPr>
                <w:rFonts w:ascii="Cambria Math" w:hAnsi="Cambria Math"/>
                <w:sz w:val="18"/>
                <w:szCs w:val="18"/>
              </w:rPr>
            </m:ctrlPr>
          </m:e>
          <m:sub>
            <m:r>
              <w:rPr>
                <w:rFonts w:ascii="Cambria Math" w:hAnsi="Cambria Math"/>
                <w:sz w:val="18"/>
                <w:szCs w:val="18"/>
              </w:rPr>
              <m:t>1</m:t>
            </m:r>
          </m:sub>
        </m:sSub>
        <m:r>
          <w:rPr>
            <w:rFonts w:ascii="Cambria Math" w:hAnsi="Cambria Math"/>
            <w:sz w:val="18"/>
            <w:szCs w:val="18"/>
          </w:rPr>
          <m:t xml:space="preserve">&lt;1, </m:t>
        </m:r>
        <m:sSub>
          <m:sSubPr>
            <m:ctrlPr>
              <w:rPr>
                <w:rFonts w:ascii="Cambria Math" w:hAnsi="Cambria Math"/>
                <w:i/>
                <w:sz w:val="18"/>
                <w:szCs w:val="18"/>
              </w:rPr>
            </m:ctrlPr>
          </m:sSubPr>
          <m:e>
            <m:r>
              <m:rPr>
                <m:sty m:val="p"/>
              </m:rPr>
              <w:rPr>
                <w:rFonts w:ascii="Cambria Math" w:hAnsi="Cambria Math"/>
                <w:sz w:val="18"/>
                <w:szCs w:val="18"/>
              </w:rPr>
              <m:t xml:space="preserve"> </m:t>
            </m:r>
            <m:r>
              <w:rPr>
                <w:rFonts w:ascii="Cambria Math" w:hAnsi="Cambria Math"/>
                <w:sz w:val="18"/>
                <w:szCs w:val="18"/>
              </w:rPr>
              <m:t>β</m:t>
            </m:r>
          </m:e>
          <m:sub>
            <m:r>
              <w:rPr>
                <w:rFonts w:ascii="Cambria Math" w:hAnsi="Cambria Math"/>
                <w:sz w:val="18"/>
                <w:szCs w:val="18"/>
              </w:rPr>
              <m:t>2</m:t>
            </m:r>
          </m:sub>
        </m:sSub>
        <m:r>
          <w:rPr>
            <w:rFonts w:ascii="Cambria Math" w:hAnsi="Cambria Math"/>
            <w:sz w:val="18"/>
            <w:szCs w:val="18"/>
          </w:rPr>
          <m:t>&lt;1</m:t>
        </m:r>
      </m:oMath>
      <w:r w:rsidR="00745FA8" w:rsidRPr="009D2AAD">
        <w:rPr>
          <w:sz w:val="18"/>
          <w:szCs w:val="18"/>
        </w:rPr>
        <w:t xml:space="preserve"> are assumed, since the recovery rate is slower for individuals with false negative test results as compared to those who have been hospitalized. The condition of untested individuals is not as severe as they consist of mostly asymptomatic people. Consequently, they are assumed to recover faster than those with positive test results. </w:t>
      </w:r>
    </w:p>
    <w:p w14:paraId="70E04B1D" w14:textId="77777777" w:rsidR="004C371A" w:rsidRPr="009D2AAD" w:rsidRDefault="00B65663" w:rsidP="004C371A">
      <w:pPr>
        <w:pStyle w:val="ListParagraph"/>
        <w:numPr>
          <w:ilvl w:val="0"/>
          <w:numId w:val="11"/>
        </w:numPr>
        <w:pBdr>
          <w:top w:val="nil"/>
          <w:left w:val="nil"/>
          <w:bottom w:val="nil"/>
          <w:right w:val="nil"/>
          <w:between w:val="nil"/>
        </w:pBdr>
        <w:jc w:val="both"/>
        <w:rPr>
          <w:sz w:val="18"/>
          <w:szCs w:val="18"/>
        </w:rPr>
      </w:pPr>
      <m:oMath>
        <m:sSub>
          <m:sSubPr>
            <m:ctrlPr>
              <w:rPr>
                <w:rFonts w:ascii="Cambria Math" w:hAnsi="Cambria Math"/>
                <w:i/>
                <w:sz w:val="18"/>
                <w:szCs w:val="18"/>
              </w:rPr>
            </m:ctrlPr>
          </m:sSubPr>
          <m:e>
            <m:r>
              <w:rPr>
                <w:rFonts w:ascii="Cambria Math" w:hAnsi="Cambria Math"/>
                <w:sz w:val="18"/>
                <w:szCs w:val="18"/>
              </w:rPr>
              <m:t>δ</m:t>
            </m:r>
            <m:ctrlPr>
              <w:rPr>
                <w:rFonts w:ascii="Cambria Math" w:hAnsi="Cambria Math"/>
                <w:sz w:val="18"/>
                <w:szCs w:val="18"/>
              </w:rPr>
            </m:ctrlPr>
          </m:e>
          <m:sub>
            <m:r>
              <w:rPr>
                <w:rFonts w:ascii="Cambria Math" w:hAnsi="Cambria Math"/>
                <w:sz w:val="18"/>
                <w:szCs w:val="18"/>
              </w:rPr>
              <m:t>1</m:t>
            </m:r>
          </m:sub>
        </m:sSub>
        <m:r>
          <w:rPr>
            <w:rFonts w:ascii="Cambria Math" w:hAnsi="Cambria Math"/>
            <w:sz w:val="18"/>
            <w:szCs w:val="18"/>
          </w:rPr>
          <m:t xml:space="preserve">&lt;1, </m:t>
        </m:r>
        <m:sSub>
          <m:sSubPr>
            <m:ctrlPr>
              <w:rPr>
                <w:rFonts w:ascii="Cambria Math" w:hAnsi="Cambria Math"/>
                <w:i/>
                <w:sz w:val="18"/>
                <w:szCs w:val="18"/>
              </w:rPr>
            </m:ctrlPr>
          </m:sSubPr>
          <m:e>
            <m:r>
              <m:rPr>
                <m:sty m:val="p"/>
              </m:rPr>
              <w:rPr>
                <w:rFonts w:ascii="Cambria Math" w:hAnsi="Cambria Math"/>
                <w:sz w:val="18"/>
                <w:szCs w:val="18"/>
              </w:rPr>
              <m:t xml:space="preserve"> </m:t>
            </m:r>
            <m:r>
              <w:rPr>
                <w:rFonts w:ascii="Cambria Math" w:hAnsi="Cambria Math"/>
                <w:sz w:val="18"/>
                <w:szCs w:val="18"/>
              </w:rPr>
              <m:t>δ</m:t>
            </m:r>
          </m:e>
          <m:sub>
            <m:r>
              <w:rPr>
                <w:rFonts w:ascii="Cambria Math" w:hAnsi="Cambria Math"/>
                <w:sz w:val="18"/>
                <w:szCs w:val="18"/>
              </w:rPr>
              <m:t>2</m:t>
            </m:r>
          </m:sub>
        </m:sSub>
        <m:r>
          <w:rPr>
            <w:rFonts w:ascii="Cambria Math" w:hAnsi="Cambria Math"/>
            <w:sz w:val="18"/>
            <w:szCs w:val="18"/>
          </w:rPr>
          <m:t>&lt;1</m:t>
        </m:r>
      </m:oMath>
      <w:r w:rsidR="00745FA8" w:rsidRPr="009D2AAD">
        <w:rPr>
          <w:sz w:val="18"/>
          <w:szCs w:val="18"/>
        </w:rPr>
        <w:t xml:space="preserve"> are assumed. The death rate for those with false negative test results is assumed to be higher than those with positive test results, since the former are not receiving proper treatment. For untested individuals, the death rate is taken to be lesser because they are mostly asymptomatic. As a result, their survival probability is much higher.</w:t>
      </w:r>
    </w:p>
    <w:p w14:paraId="5EBDF259" w14:textId="77777777" w:rsidR="009D2AAD" w:rsidRPr="00ED2811" w:rsidRDefault="009D2AAD" w:rsidP="009D2AAD">
      <w:pPr>
        <w:pBdr>
          <w:top w:val="nil"/>
          <w:left w:val="nil"/>
          <w:bottom w:val="nil"/>
          <w:right w:val="nil"/>
          <w:between w:val="nil"/>
        </w:pBdr>
        <w:jc w:val="both"/>
        <w:rPr>
          <w:sz w:val="18"/>
          <w:szCs w:val="18"/>
        </w:rPr>
      </w:pPr>
    </w:p>
    <w:p w14:paraId="755B6430" w14:textId="1BBCDA23" w:rsidR="004031A8" w:rsidRPr="00ED2811" w:rsidRDefault="00ED2811" w:rsidP="00ED2811">
      <w:pPr>
        <w:pStyle w:val="Caption"/>
        <w:keepNext/>
        <w:jc w:val="center"/>
        <w:rPr>
          <w:sz w:val="18"/>
          <w:szCs w:val="18"/>
        </w:rPr>
      </w:pPr>
      <w:r w:rsidRPr="00ED2811">
        <w:rPr>
          <w:sz w:val="18"/>
          <w:szCs w:val="18"/>
        </w:rPr>
        <w:t xml:space="preserve">Supplementary </w:t>
      </w:r>
      <w:r w:rsidR="004031A8" w:rsidRPr="00ED2811">
        <w:rPr>
          <w:sz w:val="18"/>
          <w:szCs w:val="18"/>
        </w:rPr>
        <w:t xml:space="preserve">Table </w:t>
      </w:r>
      <w:r w:rsidR="00BB34A6" w:rsidRPr="00ED2811">
        <w:rPr>
          <w:sz w:val="18"/>
          <w:szCs w:val="18"/>
        </w:rPr>
        <w:t>S</w:t>
      </w:r>
      <w:r w:rsidR="004031A8" w:rsidRPr="00ED2811">
        <w:rPr>
          <w:sz w:val="18"/>
          <w:szCs w:val="18"/>
        </w:rPr>
        <w:fldChar w:fldCharType="begin"/>
      </w:r>
      <w:r w:rsidR="004031A8" w:rsidRPr="00ED2811">
        <w:rPr>
          <w:sz w:val="18"/>
          <w:szCs w:val="18"/>
        </w:rPr>
        <w:instrText xml:space="preserve"> SEQ Table \* ARABIC </w:instrText>
      </w:r>
      <w:r w:rsidR="004031A8" w:rsidRPr="00ED2811">
        <w:rPr>
          <w:sz w:val="18"/>
          <w:szCs w:val="18"/>
        </w:rPr>
        <w:fldChar w:fldCharType="separate"/>
      </w:r>
      <w:r w:rsidR="008D4950">
        <w:rPr>
          <w:noProof/>
          <w:sz w:val="18"/>
          <w:szCs w:val="18"/>
        </w:rPr>
        <w:t>2</w:t>
      </w:r>
      <w:r w:rsidR="004031A8" w:rsidRPr="00ED2811">
        <w:rPr>
          <w:sz w:val="18"/>
          <w:szCs w:val="18"/>
        </w:rPr>
        <w:fldChar w:fldCharType="end"/>
      </w:r>
      <w:r w:rsidR="004031A8" w:rsidRPr="00ED2811">
        <w:rPr>
          <w:sz w:val="18"/>
          <w:szCs w:val="18"/>
        </w:rPr>
        <w:t>: Overview of projected COVID-counts for each model considered.</w:t>
      </w:r>
    </w:p>
    <w:tbl>
      <w:tblPr>
        <w:tblStyle w:val="PlainTable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0"/>
        <w:gridCol w:w="3251"/>
        <w:gridCol w:w="3251"/>
        <w:gridCol w:w="3251"/>
      </w:tblGrid>
      <w:tr w:rsidR="009D2AAD" w:rsidRPr="009D2AAD" w14:paraId="3D5BD1EC" w14:textId="77777777" w:rsidTr="009D2AAD">
        <w:trPr>
          <w:cnfStyle w:val="100000000000" w:firstRow="1" w:lastRow="0" w:firstColumn="0" w:lastColumn="0" w:oddVBand="0" w:evenVBand="0" w:oddHBand="0"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1250" w:type="pct"/>
            <w:vMerge w:val="restart"/>
            <w:vAlign w:val="center"/>
          </w:tcPr>
          <w:p w14:paraId="38071C92"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Type of count projected</w:t>
            </w:r>
          </w:p>
        </w:tc>
        <w:tc>
          <w:tcPr>
            <w:tcW w:w="3750" w:type="pct"/>
            <w:gridSpan w:val="3"/>
            <w:vAlign w:val="center"/>
          </w:tcPr>
          <w:p w14:paraId="03DFD786" w14:textId="77777777" w:rsidR="009D2AAD" w:rsidRPr="009D2AAD" w:rsidRDefault="009D2AAD" w:rsidP="00F55BC2">
            <w:pPr>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9D2AAD">
              <w:rPr>
                <w:bCs w:val="0"/>
                <w:color w:val="000000" w:themeColor="text1"/>
                <w:sz w:val="18"/>
                <w:szCs w:val="18"/>
              </w:rPr>
              <w:t>COVID-counts</w:t>
            </w:r>
          </w:p>
        </w:tc>
      </w:tr>
      <w:tr w:rsidR="009D2AAD" w:rsidRPr="009D2AAD" w14:paraId="6B82A52C" w14:textId="77777777" w:rsidTr="009D2AAD">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069124F4" w14:textId="77777777" w:rsidR="009D2AAD" w:rsidRPr="009D2AAD" w:rsidRDefault="009D2AAD" w:rsidP="00F55BC2">
            <w:pPr>
              <w:jc w:val="center"/>
              <w:rPr>
                <w:bCs w:val="0"/>
                <w:color w:val="000000" w:themeColor="text1"/>
                <w:sz w:val="18"/>
                <w:szCs w:val="18"/>
              </w:rPr>
            </w:pPr>
          </w:p>
        </w:tc>
        <w:tc>
          <w:tcPr>
            <w:tcW w:w="1250" w:type="pct"/>
            <w:vAlign w:val="center"/>
          </w:tcPr>
          <w:p w14:paraId="09434C6E"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Cumulative</w:t>
            </w:r>
          </w:p>
          <w:p w14:paraId="75D7DCBE"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COVID-cases</w:t>
            </w:r>
          </w:p>
        </w:tc>
        <w:tc>
          <w:tcPr>
            <w:tcW w:w="1250" w:type="pct"/>
            <w:vAlign w:val="center"/>
          </w:tcPr>
          <w:p w14:paraId="753C5B7B"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Active</w:t>
            </w:r>
          </w:p>
          <w:p w14:paraId="278E84A2"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COVID-cases</w:t>
            </w:r>
          </w:p>
        </w:tc>
        <w:tc>
          <w:tcPr>
            <w:tcW w:w="1250" w:type="pct"/>
            <w:vAlign w:val="center"/>
          </w:tcPr>
          <w:p w14:paraId="2182F393"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Cumulative</w:t>
            </w:r>
          </w:p>
          <w:p w14:paraId="37C71523"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COVID-deaths</w:t>
            </w:r>
          </w:p>
        </w:tc>
      </w:tr>
      <w:tr w:rsidR="009D2AAD" w:rsidRPr="009D2AAD" w14:paraId="2C1B8F52" w14:textId="77777777" w:rsidTr="009D2AAD">
        <w:trPr>
          <w:trHeight w:hRule="exact" w:val="72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0E077170"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Reported</w:t>
            </w:r>
          </w:p>
        </w:tc>
        <w:tc>
          <w:tcPr>
            <w:tcW w:w="1250" w:type="pct"/>
            <w:vAlign w:val="center"/>
          </w:tcPr>
          <w:p w14:paraId="4E979141" w14:textId="77777777" w:rsidR="009D2AAD" w:rsidRPr="009D2AAD"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Baseline, </w:t>
            </w:r>
            <w:proofErr w:type="spellStart"/>
            <w:r w:rsidRPr="009D2AAD">
              <w:rPr>
                <w:bCs/>
                <w:color w:val="000000" w:themeColor="text1"/>
                <w:sz w:val="18"/>
                <w:szCs w:val="18"/>
              </w:rPr>
              <w:t>eSIR</w:t>
            </w:r>
            <w:proofErr w:type="spellEnd"/>
            <w:r w:rsidRPr="009D2AAD">
              <w:rPr>
                <w:bCs/>
                <w:color w:val="000000" w:themeColor="text1"/>
                <w:sz w:val="18"/>
                <w:szCs w:val="18"/>
              </w:rPr>
              <w:t>, SAPHIRE, SEIR-</w:t>
            </w:r>
            <w:proofErr w:type="spellStart"/>
            <w:r w:rsidRPr="009D2AAD">
              <w:rPr>
                <w:bCs/>
                <w:i/>
                <w:iCs/>
                <w:color w:val="000000" w:themeColor="text1"/>
                <w:sz w:val="18"/>
                <w:szCs w:val="18"/>
              </w:rPr>
              <w:t>fansy</w:t>
            </w:r>
            <w:proofErr w:type="spellEnd"/>
          </w:p>
        </w:tc>
        <w:tc>
          <w:tcPr>
            <w:tcW w:w="1250" w:type="pct"/>
            <w:vAlign w:val="center"/>
          </w:tcPr>
          <w:p w14:paraId="27AC53F7" w14:textId="77777777" w:rsidR="009D2AAD" w:rsidRPr="009D2AAD"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proofErr w:type="spellStart"/>
            <w:r w:rsidRPr="009D2AAD">
              <w:rPr>
                <w:bCs/>
                <w:color w:val="000000" w:themeColor="text1"/>
                <w:sz w:val="18"/>
                <w:szCs w:val="18"/>
              </w:rPr>
              <w:t>eSIR</w:t>
            </w:r>
            <w:proofErr w:type="spellEnd"/>
            <w:r w:rsidRPr="009D2AAD">
              <w:rPr>
                <w:bCs/>
                <w:color w:val="000000" w:themeColor="text1"/>
                <w:sz w:val="18"/>
                <w:szCs w:val="18"/>
              </w:rPr>
              <w:t>, SEIR-</w:t>
            </w:r>
            <w:proofErr w:type="spellStart"/>
            <w:r w:rsidRPr="009D2AAD">
              <w:rPr>
                <w:bCs/>
                <w:i/>
                <w:iCs/>
                <w:color w:val="000000" w:themeColor="text1"/>
                <w:sz w:val="18"/>
                <w:szCs w:val="18"/>
              </w:rPr>
              <w:t>fansy</w:t>
            </w:r>
            <w:proofErr w:type="spellEnd"/>
          </w:p>
        </w:tc>
        <w:tc>
          <w:tcPr>
            <w:tcW w:w="1250" w:type="pct"/>
            <w:vAlign w:val="center"/>
          </w:tcPr>
          <w:p w14:paraId="191DED0B" w14:textId="77777777" w:rsidR="009D2AAD" w:rsidRPr="009D2AAD"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proofErr w:type="spellStart"/>
            <w:r w:rsidRPr="009D2AAD">
              <w:rPr>
                <w:bCs/>
                <w:color w:val="000000" w:themeColor="text1"/>
                <w:sz w:val="18"/>
                <w:szCs w:val="18"/>
              </w:rPr>
              <w:t>eSIR</w:t>
            </w:r>
            <w:proofErr w:type="spellEnd"/>
            <w:r w:rsidRPr="009D2AAD">
              <w:rPr>
                <w:bCs/>
                <w:color w:val="000000" w:themeColor="text1"/>
                <w:sz w:val="18"/>
                <w:szCs w:val="18"/>
              </w:rPr>
              <w:t>, SEIR-</w:t>
            </w:r>
            <w:proofErr w:type="spellStart"/>
            <w:r w:rsidRPr="009D2AAD">
              <w:rPr>
                <w:bCs/>
                <w:i/>
                <w:iCs/>
                <w:color w:val="000000" w:themeColor="text1"/>
                <w:sz w:val="18"/>
                <w:szCs w:val="18"/>
              </w:rPr>
              <w:t>fansy</w:t>
            </w:r>
            <w:proofErr w:type="spellEnd"/>
          </w:p>
        </w:tc>
      </w:tr>
      <w:tr w:rsidR="009D2AAD" w:rsidRPr="009D2AAD" w14:paraId="43DE6A01" w14:textId="77777777" w:rsidTr="009D2AAD">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38560BD7"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Unreported</w:t>
            </w:r>
          </w:p>
        </w:tc>
        <w:tc>
          <w:tcPr>
            <w:tcW w:w="1250" w:type="pct"/>
            <w:vAlign w:val="center"/>
          </w:tcPr>
          <w:p w14:paraId="581102C8"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SAPHIRE, SEIR-</w:t>
            </w:r>
            <w:proofErr w:type="spellStart"/>
            <w:r w:rsidRPr="009D2AAD">
              <w:rPr>
                <w:bCs/>
                <w:i/>
                <w:iCs/>
                <w:color w:val="000000" w:themeColor="text1"/>
                <w:sz w:val="18"/>
                <w:szCs w:val="18"/>
              </w:rPr>
              <w:t>fansy</w:t>
            </w:r>
            <w:proofErr w:type="spellEnd"/>
          </w:p>
        </w:tc>
        <w:tc>
          <w:tcPr>
            <w:tcW w:w="1250" w:type="pct"/>
            <w:vAlign w:val="center"/>
          </w:tcPr>
          <w:p w14:paraId="1FA49E08"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SEIR-</w:t>
            </w:r>
            <w:proofErr w:type="spellStart"/>
            <w:r w:rsidRPr="009D2AAD">
              <w:rPr>
                <w:bCs/>
                <w:i/>
                <w:iCs/>
                <w:color w:val="000000" w:themeColor="text1"/>
                <w:sz w:val="18"/>
                <w:szCs w:val="18"/>
              </w:rPr>
              <w:t>fansy</w:t>
            </w:r>
            <w:proofErr w:type="spellEnd"/>
          </w:p>
        </w:tc>
        <w:tc>
          <w:tcPr>
            <w:tcW w:w="1250" w:type="pct"/>
            <w:vAlign w:val="center"/>
          </w:tcPr>
          <w:p w14:paraId="094F578D"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SEIR-</w:t>
            </w:r>
            <w:proofErr w:type="spellStart"/>
            <w:r w:rsidRPr="009D2AAD">
              <w:rPr>
                <w:bCs/>
                <w:i/>
                <w:iCs/>
                <w:color w:val="000000" w:themeColor="text1"/>
                <w:sz w:val="18"/>
                <w:szCs w:val="18"/>
              </w:rPr>
              <w:t>fansy</w:t>
            </w:r>
            <w:proofErr w:type="spellEnd"/>
          </w:p>
        </w:tc>
      </w:tr>
      <w:tr w:rsidR="009D2AAD" w:rsidRPr="009D2AAD" w14:paraId="292354FD" w14:textId="77777777" w:rsidTr="009D2AAD">
        <w:trPr>
          <w:trHeight w:hRule="exact" w:val="72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46958187"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 xml:space="preserve">Total </w:t>
            </w:r>
          </w:p>
          <w:p w14:paraId="7096F7B9"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(reported + unreported)</w:t>
            </w:r>
          </w:p>
        </w:tc>
        <w:tc>
          <w:tcPr>
            <w:tcW w:w="1250" w:type="pct"/>
            <w:vAlign w:val="center"/>
          </w:tcPr>
          <w:p w14:paraId="6AAA72AF" w14:textId="77777777" w:rsidR="009D2AAD" w:rsidRPr="009D2AAD"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SAPHIRE, SEIR-</w:t>
            </w:r>
            <w:proofErr w:type="spellStart"/>
            <w:r w:rsidRPr="009D2AAD">
              <w:rPr>
                <w:bCs/>
                <w:i/>
                <w:iCs/>
                <w:color w:val="000000" w:themeColor="text1"/>
                <w:sz w:val="18"/>
                <w:szCs w:val="18"/>
              </w:rPr>
              <w:t>fansy</w:t>
            </w:r>
            <w:proofErr w:type="spellEnd"/>
            <w:r w:rsidRPr="009D2AAD">
              <w:rPr>
                <w:bCs/>
                <w:i/>
                <w:iCs/>
                <w:color w:val="000000" w:themeColor="text1"/>
                <w:sz w:val="18"/>
                <w:szCs w:val="18"/>
              </w:rPr>
              <w:t xml:space="preserve">, </w:t>
            </w:r>
            <w:r w:rsidRPr="009D2AAD">
              <w:rPr>
                <w:bCs/>
                <w:color w:val="000000" w:themeColor="text1"/>
                <w:sz w:val="18"/>
                <w:szCs w:val="18"/>
              </w:rPr>
              <w:t>ICM</w:t>
            </w:r>
          </w:p>
        </w:tc>
        <w:tc>
          <w:tcPr>
            <w:tcW w:w="1250" w:type="pct"/>
            <w:vAlign w:val="center"/>
          </w:tcPr>
          <w:p w14:paraId="27FE94CB" w14:textId="77777777" w:rsidR="009D2AAD" w:rsidRPr="009D2AAD"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SAPHIRE, SEIR-</w:t>
            </w:r>
            <w:proofErr w:type="spellStart"/>
            <w:r w:rsidRPr="009D2AAD">
              <w:rPr>
                <w:bCs/>
                <w:i/>
                <w:iCs/>
                <w:color w:val="000000" w:themeColor="text1"/>
                <w:sz w:val="18"/>
                <w:szCs w:val="18"/>
              </w:rPr>
              <w:t>fansy</w:t>
            </w:r>
            <w:proofErr w:type="spellEnd"/>
            <w:r w:rsidRPr="009D2AAD">
              <w:rPr>
                <w:bCs/>
                <w:i/>
                <w:iCs/>
                <w:color w:val="000000" w:themeColor="text1"/>
                <w:sz w:val="18"/>
                <w:szCs w:val="18"/>
              </w:rPr>
              <w:t xml:space="preserve">, </w:t>
            </w:r>
            <w:r w:rsidRPr="009D2AAD">
              <w:rPr>
                <w:bCs/>
                <w:color w:val="000000" w:themeColor="text1"/>
                <w:sz w:val="18"/>
                <w:szCs w:val="18"/>
              </w:rPr>
              <w:t>ICM</w:t>
            </w:r>
          </w:p>
        </w:tc>
        <w:tc>
          <w:tcPr>
            <w:tcW w:w="1250" w:type="pct"/>
            <w:vAlign w:val="center"/>
          </w:tcPr>
          <w:p w14:paraId="6C9EF4D4" w14:textId="77777777" w:rsidR="009D2AAD" w:rsidRPr="009D2AAD" w:rsidRDefault="009D2AAD" w:rsidP="00F55BC2">
            <w:pPr>
              <w:keepNext/>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SEIR-</w:t>
            </w:r>
            <w:proofErr w:type="spellStart"/>
            <w:r w:rsidRPr="009D2AAD">
              <w:rPr>
                <w:bCs/>
                <w:i/>
                <w:iCs/>
                <w:color w:val="000000" w:themeColor="text1"/>
                <w:sz w:val="18"/>
                <w:szCs w:val="18"/>
              </w:rPr>
              <w:t>fansy</w:t>
            </w:r>
            <w:proofErr w:type="spellEnd"/>
            <w:r w:rsidRPr="009D2AAD">
              <w:rPr>
                <w:bCs/>
                <w:i/>
                <w:iCs/>
                <w:color w:val="000000" w:themeColor="text1"/>
                <w:sz w:val="18"/>
                <w:szCs w:val="18"/>
              </w:rPr>
              <w:t xml:space="preserve">, </w:t>
            </w:r>
            <w:r w:rsidRPr="009D2AAD">
              <w:rPr>
                <w:bCs/>
                <w:color w:val="000000" w:themeColor="text1"/>
                <w:sz w:val="18"/>
                <w:szCs w:val="18"/>
              </w:rPr>
              <w:t>ICM</w:t>
            </w:r>
          </w:p>
        </w:tc>
      </w:tr>
    </w:tbl>
    <w:p w14:paraId="4A1E01DA" w14:textId="2F6B8642" w:rsidR="008212E7" w:rsidRPr="004C371A" w:rsidRDefault="008212E7" w:rsidP="009D2AAD">
      <w:pPr>
        <w:pStyle w:val="Caption"/>
        <w:rPr>
          <w:sz w:val="20"/>
          <w:szCs w:val="20"/>
        </w:rPr>
      </w:pPr>
    </w:p>
    <w:p w14:paraId="6733E0F1" w14:textId="77777777" w:rsidR="00DD70C7" w:rsidRPr="004C371A" w:rsidRDefault="00DD70C7">
      <w:pPr>
        <w:pStyle w:val="Caption"/>
        <w:rPr>
          <w:sz w:val="20"/>
          <w:szCs w:val="20"/>
        </w:rPr>
      </w:pPr>
    </w:p>
    <w:sectPr w:rsidR="00DD70C7" w:rsidRPr="004C371A" w:rsidSect="007B621F">
      <w:type w:val="continuous"/>
      <w:pgSz w:w="15840" w:h="12240" w:orient="landscape"/>
      <w:pgMar w:top="1134" w:right="1693" w:bottom="1134" w:left="1134" w:header="0" w:footer="1134"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41ECF6" w14:textId="77777777" w:rsidR="002279F0" w:rsidRDefault="002279F0">
      <w:r>
        <w:separator/>
      </w:r>
    </w:p>
  </w:endnote>
  <w:endnote w:type="continuationSeparator" w:id="0">
    <w:p w14:paraId="576FB66A" w14:textId="77777777" w:rsidR="002279F0" w:rsidRDefault="002279F0">
      <w:r>
        <w:continuationSeparator/>
      </w:r>
    </w:p>
  </w:endnote>
  <w:endnote w:type="continuationNotice" w:id="1">
    <w:p w14:paraId="223034E4" w14:textId="77777777" w:rsidR="002279F0" w:rsidRDefault="002279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Vrinda">
    <w:panose1 w:val="020B0502040204020203"/>
    <w:charset w:val="00"/>
    <w:family w:val="swiss"/>
    <w:pitch w:val="variable"/>
    <w:sig w:usb0="00010003" w:usb1="00000000" w:usb2="00000000" w:usb3="00000000" w:csb0="00000001" w:csb1="00000000"/>
  </w:font>
  <w:font w:name="OpenSymbol">
    <w:altName w:val="Arial Unicode MS"/>
    <w:panose1 w:val="020B0604020202020204"/>
    <w:charset w:val="01"/>
    <w:family w:val="roman"/>
    <w:pitch w:val="variable"/>
  </w:font>
  <w:font w:name="Liberation Sans">
    <w:altName w:val="Arial"/>
    <w:panose1 w:val="020B0604020202020204"/>
    <w:charset w:val="01"/>
    <w:family w:val="roman"/>
    <w:pitch w:val="variable"/>
  </w:font>
  <w:font w:name="AR PL SungtiL GB">
    <w:panose1 w:val="020B0604020202020204"/>
    <w:charset w:val="00"/>
    <w:family w:val="roman"/>
    <w:pitch w:val="default"/>
  </w:font>
  <w:font w:name="Lohit Devanagari">
    <w:altName w:val="Times New Roman"/>
    <w:panose1 w:val="020B0604020202020204"/>
    <w:charset w:val="00"/>
    <w:family w:val="roman"/>
    <w:pitch w:val="default"/>
  </w:font>
  <w:font w:name="Liberation Serif">
    <w:altName w:val="Times New Roman"/>
    <w:panose1 w:val="020B0604020202020204"/>
    <w:charset w:val="01"/>
    <w:family w:val="roman"/>
    <w:pitch w:val="variable"/>
  </w:font>
  <w:font w:name="Mangal">
    <w:panose1 w:val="02040503050203030202"/>
    <w:charset w:val="01"/>
    <w:family w:val="roman"/>
    <w:pitch w:val="variable"/>
    <w:sig w:usb0="0000A003" w:usb1="00000000" w:usb2="00000000" w:usb3="00000000" w:csb0="00000001"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Helvetica Neue">
    <w:altName w:val="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9" w14:textId="77777777" w:rsidR="00B65663" w:rsidRDefault="00B65663">
    <w:pPr>
      <w:pBdr>
        <w:top w:val="nil"/>
        <w:left w:val="nil"/>
        <w:bottom w:val="nil"/>
        <w:right w:val="nil"/>
        <w:between w:val="nil"/>
      </w:pBdr>
      <w:tabs>
        <w:tab w:val="center" w:pos="4986"/>
        <w:tab w:val="right" w:pos="9972"/>
      </w:tabs>
      <w:jc w:val="center"/>
      <w:rPr>
        <w:rFonts w:ascii="Liberation Serif" w:eastAsia="Liberation Serif" w:hAnsi="Liberation Serif" w:cs="Liberation Serif"/>
        <w:color w:val="000000"/>
      </w:rPr>
    </w:pPr>
    <w:r>
      <w:rPr>
        <w:rFonts w:ascii="Liberation Serif" w:eastAsia="Liberation Serif" w:hAnsi="Liberation Serif" w:cs="Liberation Serif"/>
        <w:color w:val="000000"/>
      </w:rPr>
      <w:fldChar w:fldCharType="begin"/>
    </w:r>
    <w:r>
      <w:rPr>
        <w:rFonts w:ascii="Liberation Serif" w:eastAsia="Liberation Serif" w:hAnsi="Liberation Serif" w:cs="Liberation Serif"/>
        <w:color w:val="000000"/>
      </w:rPr>
      <w:instrText>PAGE</w:instrText>
    </w:r>
    <w:r>
      <w:rPr>
        <w:rFonts w:ascii="Liberation Serif" w:eastAsia="Liberation Serif" w:hAnsi="Liberation Serif" w:cs="Liberation Serif"/>
        <w:color w:val="000000"/>
      </w:rPr>
      <w:fldChar w:fldCharType="end"/>
    </w:r>
  </w:p>
  <w:p w14:paraId="000000AA" w14:textId="77777777" w:rsidR="00B65663" w:rsidRDefault="00B65663">
    <w:pPr>
      <w:pBdr>
        <w:top w:val="nil"/>
        <w:left w:val="nil"/>
        <w:bottom w:val="nil"/>
        <w:right w:val="nil"/>
        <w:between w:val="nil"/>
      </w:pBdr>
      <w:tabs>
        <w:tab w:val="center" w:pos="4986"/>
        <w:tab w:val="right" w:pos="9972"/>
      </w:tabs>
      <w:rPr>
        <w:rFonts w:ascii="Liberation Serif" w:eastAsia="Liberation Serif" w:hAnsi="Liberation Serif" w:cs="Liberation Serif"/>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B" w14:textId="26F8E965" w:rsidR="00B65663" w:rsidRDefault="00B65663">
    <w:pPr>
      <w:pBdr>
        <w:top w:val="nil"/>
        <w:left w:val="nil"/>
        <w:bottom w:val="nil"/>
        <w:right w:val="nil"/>
        <w:between w:val="nil"/>
      </w:pBdr>
      <w:tabs>
        <w:tab w:val="center" w:pos="4986"/>
        <w:tab w:val="right" w:pos="9972"/>
      </w:tabs>
      <w:jc w:val="center"/>
      <w:rPr>
        <w:rFonts w:ascii="Liberation Serif" w:eastAsia="Liberation Serif" w:hAnsi="Liberation Serif" w:cs="Liberation Serif"/>
        <w:color w:val="000000"/>
      </w:rPr>
    </w:pPr>
    <w:r>
      <w:rPr>
        <w:rFonts w:ascii="Liberation Serif" w:eastAsia="Liberation Serif" w:hAnsi="Liberation Serif" w:cs="Liberation Serif"/>
        <w:color w:val="000000"/>
      </w:rPr>
      <w:fldChar w:fldCharType="begin"/>
    </w:r>
    <w:r>
      <w:rPr>
        <w:rFonts w:ascii="Liberation Serif" w:eastAsia="Liberation Serif" w:hAnsi="Liberation Serif" w:cs="Liberation Serif"/>
        <w:color w:val="000000"/>
      </w:rPr>
      <w:instrText>PAGE</w:instrText>
    </w:r>
    <w:r>
      <w:rPr>
        <w:rFonts w:ascii="Liberation Serif" w:eastAsia="Liberation Serif" w:hAnsi="Liberation Serif" w:cs="Liberation Serif"/>
        <w:color w:val="000000"/>
      </w:rPr>
      <w:fldChar w:fldCharType="separate"/>
    </w:r>
    <w:r>
      <w:rPr>
        <w:rFonts w:ascii="Liberation Serif" w:eastAsia="Liberation Serif" w:hAnsi="Liberation Serif" w:cs="Liberation Serif"/>
        <w:noProof/>
        <w:color w:val="000000"/>
      </w:rPr>
      <w:t>1</w:t>
    </w:r>
    <w:r>
      <w:rPr>
        <w:rFonts w:ascii="Liberation Serif" w:eastAsia="Liberation Serif" w:hAnsi="Liberation Serif" w:cs="Liberation Serif"/>
        <w:color w:val="000000"/>
      </w:rPr>
      <w:fldChar w:fldCharType="end"/>
    </w:r>
  </w:p>
  <w:p w14:paraId="000000AC" w14:textId="77777777" w:rsidR="00B65663" w:rsidRDefault="00B65663">
    <w:pPr>
      <w:pBdr>
        <w:top w:val="nil"/>
        <w:left w:val="nil"/>
        <w:bottom w:val="nil"/>
        <w:right w:val="nil"/>
        <w:between w:val="nil"/>
      </w:pBdr>
      <w:tabs>
        <w:tab w:val="center" w:pos="4986"/>
        <w:tab w:val="right" w:pos="9972"/>
      </w:tabs>
      <w:jc w:val="center"/>
      <w:rPr>
        <w:rFonts w:ascii="Helvetica Neue" w:eastAsia="Helvetica Neue" w:hAnsi="Helvetica Neue" w:cs="Helvetica Neue"/>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C3706A" w14:textId="77777777" w:rsidR="002279F0" w:rsidRDefault="002279F0">
      <w:r>
        <w:separator/>
      </w:r>
    </w:p>
  </w:footnote>
  <w:footnote w:type="continuationSeparator" w:id="0">
    <w:p w14:paraId="7D0041BF" w14:textId="77777777" w:rsidR="002279F0" w:rsidRDefault="002279F0">
      <w:r>
        <w:continuationSeparator/>
      </w:r>
    </w:p>
  </w:footnote>
  <w:footnote w:type="continuationNotice" w:id="1">
    <w:p w14:paraId="794BD2C6" w14:textId="77777777" w:rsidR="002279F0" w:rsidRDefault="002279F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8" w14:textId="77777777" w:rsidR="00B65663" w:rsidRDefault="00B65663">
    <w:pPr>
      <w:pBdr>
        <w:top w:val="nil"/>
        <w:left w:val="nil"/>
        <w:bottom w:val="nil"/>
        <w:right w:val="nil"/>
        <w:between w:val="nil"/>
      </w:pBdr>
      <w:tabs>
        <w:tab w:val="center" w:pos="4680"/>
        <w:tab w:val="right" w:pos="9360"/>
      </w:tabs>
      <w:rPr>
        <w:rFonts w:ascii="Liberation Serif" w:eastAsia="Liberation Serif" w:hAnsi="Liberation Serif" w:cs="Liberation Serif"/>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201B2"/>
    <w:multiLevelType w:val="multilevel"/>
    <w:tmpl w:val="52389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A95E60"/>
    <w:multiLevelType w:val="hybridMultilevel"/>
    <w:tmpl w:val="AAE6D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BF01C1"/>
    <w:multiLevelType w:val="multilevel"/>
    <w:tmpl w:val="CF78D4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8FD0291"/>
    <w:multiLevelType w:val="hybridMultilevel"/>
    <w:tmpl w:val="5CB631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CE7BAC"/>
    <w:multiLevelType w:val="hybridMultilevel"/>
    <w:tmpl w:val="906E78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B47789"/>
    <w:multiLevelType w:val="hybridMultilevel"/>
    <w:tmpl w:val="14AC8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1269A1"/>
    <w:multiLevelType w:val="hybridMultilevel"/>
    <w:tmpl w:val="1450BC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4A4DDF"/>
    <w:multiLevelType w:val="hybridMultilevel"/>
    <w:tmpl w:val="45564D8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641141"/>
    <w:multiLevelType w:val="hybridMultilevel"/>
    <w:tmpl w:val="1A12A604"/>
    <w:lvl w:ilvl="0" w:tplc="711A5516">
      <w:start w:val="1"/>
      <w:numFmt w:val="bullet"/>
      <w:lvlText w:val="•"/>
      <w:lvlJc w:val="left"/>
      <w:pPr>
        <w:tabs>
          <w:tab w:val="num" w:pos="720"/>
        </w:tabs>
        <w:ind w:left="720" w:hanging="360"/>
      </w:pPr>
      <w:rPr>
        <w:rFonts w:ascii="Arial" w:hAnsi="Arial" w:hint="default"/>
      </w:rPr>
    </w:lvl>
    <w:lvl w:ilvl="1" w:tplc="982C7AA6" w:tentative="1">
      <w:start w:val="1"/>
      <w:numFmt w:val="bullet"/>
      <w:lvlText w:val="•"/>
      <w:lvlJc w:val="left"/>
      <w:pPr>
        <w:tabs>
          <w:tab w:val="num" w:pos="1440"/>
        </w:tabs>
        <w:ind w:left="1440" w:hanging="360"/>
      </w:pPr>
      <w:rPr>
        <w:rFonts w:ascii="Arial" w:hAnsi="Arial" w:hint="default"/>
      </w:rPr>
    </w:lvl>
    <w:lvl w:ilvl="2" w:tplc="C4BAB7D2" w:tentative="1">
      <w:start w:val="1"/>
      <w:numFmt w:val="bullet"/>
      <w:lvlText w:val="•"/>
      <w:lvlJc w:val="left"/>
      <w:pPr>
        <w:tabs>
          <w:tab w:val="num" w:pos="2160"/>
        </w:tabs>
        <w:ind w:left="2160" w:hanging="360"/>
      </w:pPr>
      <w:rPr>
        <w:rFonts w:ascii="Arial" w:hAnsi="Arial" w:hint="default"/>
      </w:rPr>
    </w:lvl>
    <w:lvl w:ilvl="3" w:tplc="969422F8" w:tentative="1">
      <w:start w:val="1"/>
      <w:numFmt w:val="bullet"/>
      <w:lvlText w:val="•"/>
      <w:lvlJc w:val="left"/>
      <w:pPr>
        <w:tabs>
          <w:tab w:val="num" w:pos="2880"/>
        </w:tabs>
        <w:ind w:left="2880" w:hanging="360"/>
      </w:pPr>
      <w:rPr>
        <w:rFonts w:ascii="Arial" w:hAnsi="Arial" w:hint="default"/>
      </w:rPr>
    </w:lvl>
    <w:lvl w:ilvl="4" w:tplc="F4B45FB2" w:tentative="1">
      <w:start w:val="1"/>
      <w:numFmt w:val="bullet"/>
      <w:lvlText w:val="•"/>
      <w:lvlJc w:val="left"/>
      <w:pPr>
        <w:tabs>
          <w:tab w:val="num" w:pos="3600"/>
        </w:tabs>
        <w:ind w:left="3600" w:hanging="360"/>
      </w:pPr>
      <w:rPr>
        <w:rFonts w:ascii="Arial" w:hAnsi="Arial" w:hint="default"/>
      </w:rPr>
    </w:lvl>
    <w:lvl w:ilvl="5" w:tplc="CDB42066" w:tentative="1">
      <w:start w:val="1"/>
      <w:numFmt w:val="bullet"/>
      <w:lvlText w:val="•"/>
      <w:lvlJc w:val="left"/>
      <w:pPr>
        <w:tabs>
          <w:tab w:val="num" w:pos="4320"/>
        </w:tabs>
        <w:ind w:left="4320" w:hanging="360"/>
      </w:pPr>
      <w:rPr>
        <w:rFonts w:ascii="Arial" w:hAnsi="Arial" w:hint="default"/>
      </w:rPr>
    </w:lvl>
    <w:lvl w:ilvl="6" w:tplc="5A84EF72" w:tentative="1">
      <w:start w:val="1"/>
      <w:numFmt w:val="bullet"/>
      <w:lvlText w:val="•"/>
      <w:lvlJc w:val="left"/>
      <w:pPr>
        <w:tabs>
          <w:tab w:val="num" w:pos="5040"/>
        </w:tabs>
        <w:ind w:left="5040" w:hanging="360"/>
      </w:pPr>
      <w:rPr>
        <w:rFonts w:ascii="Arial" w:hAnsi="Arial" w:hint="default"/>
      </w:rPr>
    </w:lvl>
    <w:lvl w:ilvl="7" w:tplc="841CCD88" w:tentative="1">
      <w:start w:val="1"/>
      <w:numFmt w:val="bullet"/>
      <w:lvlText w:val="•"/>
      <w:lvlJc w:val="left"/>
      <w:pPr>
        <w:tabs>
          <w:tab w:val="num" w:pos="5760"/>
        </w:tabs>
        <w:ind w:left="5760" w:hanging="360"/>
      </w:pPr>
      <w:rPr>
        <w:rFonts w:ascii="Arial" w:hAnsi="Arial" w:hint="default"/>
      </w:rPr>
    </w:lvl>
    <w:lvl w:ilvl="8" w:tplc="6E44BCA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95E4446"/>
    <w:multiLevelType w:val="multilevel"/>
    <w:tmpl w:val="D138E2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50A00EC"/>
    <w:multiLevelType w:val="hybridMultilevel"/>
    <w:tmpl w:val="1A1849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E70149A"/>
    <w:multiLevelType w:val="multilevel"/>
    <w:tmpl w:val="F90034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69A4CD5"/>
    <w:multiLevelType w:val="multilevel"/>
    <w:tmpl w:val="D9BCB284"/>
    <w:lvl w:ilvl="0">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69E512F"/>
    <w:multiLevelType w:val="hybridMultilevel"/>
    <w:tmpl w:val="610ED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A34105"/>
    <w:multiLevelType w:val="hybridMultilevel"/>
    <w:tmpl w:val="BE766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2"/>
  </w:num>
  <w:num w:numId="4">
    <w:abstractNumId w:val="0"/>
  </w:num>
  <w:num w:numId="5">
    <w:abstractNumId w:val="14"/>
  </w:num>
  <w:num w:numId="6">
    <w:abstractNumId w:val="1"/>
  </w:num>
  <w:num w:numId="7">
    <w:abstractNumId w:val="8"/>
  </w:num>
  <w:num w:numId="8">
    <w:abstractNumId w:val="13"/>
  </w:num>
  <w:num w:numId="9">
    <w:abstractNumId w:val="12"/>
  </w:num>
  <w:num w:numId="10">
    <w:abstractNumId w:val="5"/>
  </w:num>
  <w:num w:numId="11">
    <w:abstractNumId w:val="7"/>
  </w:num>
  <w:num w:numId="12">
    <w:abstractNumId w:val="3"/>
  </w:num>
  <w:num w:numId="13">
    <w:abstractNumId w:val="6"/>
  </w:num>
  <w:num w:numId="14">
    <w:abstractNumId w:val="1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15"/>
  <w:proofState w:spelling="clean"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3353"/>
    <w:rsid w:val="000014AE"/>
    <w:rsid w:val="000014BA"/>
    <w:rsid w:val="000046EA"/>
    <w:rsid w:val="00004FFA"/>
    <w:rsid w:val="00005190"/>
    <w:rsid w:val="00010B97"/>
    <w:rsid w:val="00013545"/>
    <w:rsid w:val="00013BA3"/>
    <w:rsid w:val="00020A8A"/>
    <w:rsid w:val="00021734"/>
    <w:rsid w:val="0002299B"/>
    <w:rsid w:val="00024232"/>
    <w:rsid w:val="00024B61"/>
    <w:rsid w:val="000267A4"/>
    <w:rsid w:val="00032FB8"/>
    <w:rsid w:val="000332C5"/>
    <w:rsid w:val="000335DC"/>
    <w:rsid w:val="0003370B"/>
    <w:rsid w:val="000338B0"/>
    <w:rsid w:val="00034387"/>
    <w:rsid w:val="00035317"/>
    <w:rsid w:val="000359D2"/>
    <w:rsid w:val="00035F57"/>
    <w:rsid w:val="000402BC"/>
    <w:rsid w:val="00041352"/>
    <w:rsid w:val="00041D19"/>
    <w:rsid w:val="00044A67"/>
    <w:rsid w:val="000452F4"/>
    <w:rsid w:val="00046EE7"/>
    <w:rsid w:val="00047608"/>
    <w:rsid w:val="000503B3"/>
    <w:rsid w:val="00052219"/>
    <w:rsid w:val="0005469F"/>
    <w:rsid w:val="00056B6F"/>
    <w:rsid w:val="000578E9"/>
    <w:rsid w:val="000604D6"/>
    <w:rsid w:val="0006226D"/>
    <w:rsid w:val="000641C4"/>
    <w:rsid w:val="00064444"/>
    <w:rsid w:val="0006452D"/>
    <w:rsid w:val="00066A55"/>
    <w:rsid w:val="00067FC7"/>
    <w:rsid w:val="00070D52"/>
    <w:rsid w:val="000712CB"/>
    <w:rsid w:val="00073DB9"/>
    <w:rsid w:val="00075643"/>
    <w:rsid w:val="00076EEA"/>
    <w:rsid w:val="00077D57"/>
    <w:rsid w:val="00077EAB"/>
    <w:rsid w:val="0008192D"/>
    <w:rsid w:val="00081A7A"/>
    <w:rsid w:val="00082E2E"/>
    <w:rsid w:val="00084068"/>
    <w:rsid w:val="000869A9"/>
    <w:rsid w:val="00086FEB"/>
    <w:rsid w:val="00090558"/>
    <w:rsid w:val="000916AD"/>
    <w:rsid w:val="00095369"/>
    <w:rsid w:val="000953B3"/>
    <w:rsid w:val="000962DB"/>
    <w:rsid w:val="000A0F10"/>
    <w:rsid w:val="000A1B71"/>
    <w:rsid w:val="000A2477"/>
    <w:rsid w:val="000A492C"/>
    <w:rsid w:val="000A58B0"/>
    <w:rsid w:val="000A5C5F"/>
    <w:rsid w:val="000A5F46"/>
    <w:rsid w:val="000A65E6"/>
    <w:rsid w:val="000A739A"/>
    <w:rsid w:val="000B4E95"/>
    <w:rsid w:val="000B6EAA"/>
    <w:rsid w:val="000C0574"/>
    <w:rsid w:val="000C1277"/>
    <w:rsid w:val="000C4277"/>
    <w:rsid w:val="000C4D14"/>
    <w:rsid w:val="000C7217"/>
    <w:rsid w:val="000D082F"/>
    <w:rsid w:val="000D1477"/>
    <w:rsid w:val="000D17CD"/>
    <w:rsid w:val="000D2143"/>
    <w:rsid w:val="000E19F3"/>
    <w:rsid w:val="000E2993"/>
    <w:rsid w:val="000E3CF8"/>
    <w:rsid w:val="000E4C91"/>
    <w:rsid w:val="000E4EF6"/>
    <w:rsid w:val="000E6C97"/>
    <w:rsid w:val="000E7BD6"/>
    <w:rsid w:val="000F1570"/>
    <w:rsid w:val="000F232F"/>
    <w:rsid w:val="000F32C4"/>
    <w:rsid w:val="000F3A71"/>
    <w:rsid w:val="000F6521"/>
    <w:rsid w:val="000F773E"/>
    <w:rsid w:val="00101465"/>
    <w:rsid w:val="00103FC9"/>
    <w:rsid w:val="001046CC"/>
    <w:rsid w:val="00104848"/>
    <w:rsid w:val="001128D4"/>
    <w:rsid w:val="0011362C"/>
    <w:rsid w:val="0011668A"/>
    <w:rsid w:val="001170EB"/>
    <w:rsid w:val="001200F1"/>
    <w:rsid w:val="00122F22"/>
    <w:rsid w:val="00123B3A"/>
    <w:rsid w:val="0012428E"/>
    <w:rsid w:val="001248B1"/>
    <w:rsid w:val="00125997"/>
    <w:rsid w:val="00126DC1"/>
    <w:rsid w:val="00132347"/>
    <w:rsid w:val="001331BE"/>
    <w:rsid w:val="00133245"/>
    <w:rsid w:val="00133CDD"/>
    <w:rsid w:val="0013453E"/>
    <w:rsid w:val="00134B55"/>
    <w:rsid w:val="00136A7F"/>
    <w:rsid w:val="001374BD"/>
    <w:rsid w:val="001374CC"/>
    <w:rsid w:val="001409AA"/>
    <w:rsid w:val="00140BAE"/>
    <w:rsid w:val="00141212"/>
    <w:rsid w:val="0014176F"/>
    <w:rsid w:val="00142200"/>
    <w:rsid w:val="00143AD6"/>
    <w:rsid w:val="00144348"/>
    <w:rsid w:val="00144DA3"/>
    <w:rsid w:val="00152224"/>
    <w:rsid w:val="00152802"/>
    <w:rsid w:val="00153F6A"/>
    <w:rsid w:val="0015459C"/>
    <w:rsid w:val="00154948"/>
    <w:rsid w:val="0015702B"/>
    <w:rsid w:val="0015713A"/>
    <w:rsid w:val="00157E42"/>
    <w:rsid w:val="0016120C"/>
    <w:rsid w:val="00163535"/>
    <w:rsid w:val="00165EB7"/>
    <w:rsid w:val="00171D51"/>
    <w:rsid w:val="00172594"/>
    <w:rsid w:val="0017304A"/>
    <w:rsid w:val="001743C2"/>
    <w:rsid w:val="00177A40"/>
    <w:rsid w:val="00177A77"/>
    <w:rsid w:val="00180FE0"/>
    <w:rsid w:val="001832E1"/>
    <w:rsid w:val="00190BE7"/>
    <w:rsid w:val="00192B6A"/>
    <w:rsid w:val="001931A6"/>
    <w:rsid w:val="00194494"/>
    <w:rsid w:val="0019751A"/>
    <w:rsid w:val="0019777F"/>
    <w:rsid w:val="00197E70"/>
    <w:rsid w:val="001A0B39"/>
    <w:rsid w:val="001A2153"/>
    <w:rsid w:val="001A5A4B"/>
    <w:rsid w:val="001B10A5"/>
    <w:rsid w:val="001B30B9"/>
    <w:rsid w:val="001B44F8"/>
    <w:rsid w:val="001B4983"/>
    <w:rsid w:val="001B5B7F"/>
    <w:rsid w:val="001C2101"/>
    <w:rsid w:val="001C5429"/>
    <w:rsid w:val="001C7FEC"/>
    <w:rsid w:val="001D0900"/>
    <w:rsid w:val="001D0A5A"/>
    <w:rsid w:val="001D1091"/>
    <w:rsid w:val="001D20C3"/>
    <w:rsid w:val="001D2732"/>
    <w:rsid w:val="001D567F"/>
    <w:rsid w:val="001D6536"/>
    <w:rsid w:val="001E0246"/>
    <w:rsid w:val="001E18E9"/>
    <w:rsid w:val="001E2F7A"/>
    <w:rsid w:val="001E4D58"/>
    <w:rsid w:val="001E7572"/>
    <w:rsid w:val="001F0E87"/>
    <w:rsid w:val="001F44CF"/>
    <w:rsid w:val="001F4FBD"/>
    <w:rsid w:val="001F5C99"/>
    <w:rsid w:val="001F6E57"/>
    <w:rsid w:val="001F7192"/>
    <w:rsid w:val="00200118"/>
    <w:rsid w:val="00200DD3"/>
    <w:rsid w:val="00201281"/>
    <w:rsid w:val="00202551"/>
    <w:rsid w:val="002027C8"/>
    <w:rsid w:val="002033C6"/>
    <w:rsid w:val="00203F3B"/>
    <w:rsid w:val="002054E3"/>
    <w:rsid w:val="00206B80"/>
    <w:rsid w:val="00210BF5"/>
    <w:rsid w:val="00212820"/>
    <w:rsid w:val="0021590F"/>
    <w:rsid w:val="002174B5"/>
    <w:rsid w:val="00217C6E"/>
    <w:rsid w:val="002200E3"/>
    <w:rsid w:val="00222B08"/>
    <w:rsid w:val="002241D8"/>
    <w:rsid w:val="0022526C"/>
    <w:rsid w:val="0022783F"/>
    <w:rsid w:val="002279F0"/>
    <w:rsid w:val="00227CB3"/>
    <w:rsid w:val="00240F24"/>
    <w:rsid w:val="00241324"/>
    <w:rsid w:val="002418A4"/>
    <w:rsid w:val="00244576"/>
    <w:rsid w:val="0024680C"/>
    <w:rsid w:val="00246857"/>
    <w:rsid w:val="00260019"/>
    <w:rsid w:val="00260A89"/>
    <w:rsid w:val="00261779"/>
    <w:rsid w:val="00261DD1"/>
    <w:rsid w:val="00265096"/>
    <w:rsid w:val="00267C21"/>
    <w:rsid w:val="0027050F"/>
    <w:rsid w:val="00271EA0"/>
    <w:rsid w:val="002724EC"/>
    <w:rsid w:val="002734B7"/>
    <w:rsid w:val="0027549E"/>
    <w:rsid w:val="002808B7"/>
    <w:rsid w:val="00285D46"/>
    <w:rsid w:val="00290606"/>
    <w:rsid w:val="0029146A"/>
    <w:rsid w:val="00292DE4"/>
    <w:rsid w:val="0029574F"/>
    <w:rsid w:val="002A487B"/>
    <w:rsid w:val="002A5183"/>
    <w:rsid w:val="002A63CE"/>
    <w:rsid w:val="002B1725"/>
    <w:rsid w:val="002B176F"/>
    <w:rsid w:val="002B2F9D"/>
    <w:rsid w:val="002B3022"/>
    <w:rsid w:val="002B3B6F"/>
    <w:rsid w:val="002B498F"/>
    <w:rsid w:val="002B4F37"/>
    <w:rsid w:val="002B6152"/>
    <w:rsid w:val="002B6461"/>
    <w:rsid w:val="002B6740"/>
    <w:rsid w:val="002B725A"/>
    <w:rsid w:val="002C4856"/>
    <w:rsid w:val="002C542E"/>
    <w:rsid w:val="002C7199"/>
    <w:rsid w:val="002D18A1"/>
    <w:rsid w:val="002D373E"/>
    <w:rsid w:val="002D37AC"/>
    <w:rsid w:val="002D49A2"/>
    <w:rsid w:val="002D6DC6"/>
    <w:rsid w:val="002D6FDF"/>
    <w:rsid w:val="002D7A8C"/>
    <w:rsid w:val="002E09BF"/>
    <w:rsid w:val="002E1E48"/>
    <w:rsid w:val="002E3C49"/>
    <w:rsid w:val="002E4079"/>
    <w:rsid w:val="002E600E"/>
    <w:rsid w:val="002E7783"/>
    <w:rsid w:val="002F02C4"/>
    <w:rsid w:val="002F09C0"/>
    <w:rsid w:val="002F356D"/>
    <w:rsid w:val="002F4B63"/>
    <w:rsid w:val="002F4C40"/>
    <w:rsid w:val="00300087"/>
    <w:rsid w:val="00302477"/>
    <w:rsid w:val="00303297"/>
    <w:rsid w:val="003036C6"/>
    <w:rsid w:val="003048B9"/>
    <w:rsid w:val="0031214D"/>
    <w:rsid w:val="003122AD"/>
    <w:rsid w:val="00312535"/>
    <w:rsid w:val="00313864"/>
    <w:rsid w:val="0032772A"/>
    <w:rsid w:val="00331806"/>
    <w:rsid w:val="00332F56"/>
    <w:rsid w:val="0033333A"/>
    <w:rsid w:val="00333915"/>
    <w:rsid w:val="00335299"/>
    <w:rsid w:val="00337F59"/>
    <w:rsid w:val="00340DEC"/>
    <w:rsid w:val="003445C7"/>
    <w:rsid w:val="00345C15"/>
    <w:rsid w:val="00347B86"/>
    <w:rsid w:val="00351E6A"/>
    <w:rsid w:val="00356548"/>
    <w:rsid w:val="00356DCC"/>
    <w:rsid w:val="0036007E"/>
    <w:rsid w:val="003603DD"/>
    <w:rsid w:val="00360511"/>
    <w:rsid w:val="00360AC5"/>
    <w:rsid w:val="003613F2"/>
    <w:rsid w:val="00362B4B"/>
    <w:rsid w:val="00364363"/>
    <w:rsid w:val="00364B2B"/>
    <w:rsid w:val="00365163"/>
    <w:rsid w:val="003668A4"/>
    <w:rsid w:val="003674AD"/>
    <w:rsid w:val="00367B8D"/>
    <w:rsid w:val="00371DDD"/>
    <w:rsid w:val="00372269"/>
    <w:rsid w:val="0037320E"/>
    <w:rsid w:val="003735AE"/>
    <w:rsid w:val="00374FCF"/>
    <w:rsid w:val="00376ED7"/>
    <w:rsid w:val="00381028"/>
    <w:rsid w:val="003833AA"/>
    <w:rsid w:val="00383468"/>
    <w:rsid w:val="003848E9"/>
    <w:rsid w:val="00385B23"/>
    <w:rsid w:val="00387850"/>
    <w:rsid w:val="003905A1"/>
    <w:rsid w:val="00391632"/>
    <w:rsid w:val="00392601"/>
    <w:rsid w:val="003939DC"/>
    <w:rsid w:val="00394981"/>
    <w:rsid w:val="00395079"/>
    <w:rsid w:val="003951EB"/>
    <w:rsid w:val="0039752F"/>
    <w:rsid w:val="003A25B0"/>
    <w:rsid w:val="003A40C3"/>
    <w:rsid w:val="003A40D3"/>
    <w:rsid w:val="003A482C"/>
    <w:rsid w:val="003A4FBA"/>
    <w:rsid w:val="003A5092"/>
    <w:rsid w:val="003A549E"/>
    <w:rsid w:val="003A720A"/>
    <w:rsid w:val="003A7967"/>
    <w:rsid w:val="003B04C8"/>
    <w:rsid w:val="003B0967"/>
    <w:rsid w:val="003B0ABB"/>
    <w:rsid w:val="003B109B"/>
    <w:rsid w:val="003B11B1"/>
    <w:rsid w:val="003B2C08"/>
    <w:rsid w:val="003B5906"/>
    <w:rsid w:val="003B6492"/>
    <w:rsid w:val="003C1EE6"/>
    <w:rsid w:val="003C2207"/>
    <w:rsid w:val="003C2803"/>
    <w:rsid w:val="003C53EC"/>
    <w:rsid w:val="003D08A8"/>
    <w:rsid w:val="003D1F44"/>
    <w:rsid w:val="003D2FBD"/>
    <w:rsid w:val="003D3C05"/>
    <w:rsid w:val="003D3F66"/>
    <w:rsid w:val="003D4BCC"/>
    <w:rsid w:val="003D77DB"/>
    <w:rsid w:val="003D7FB4"/>
    <w:rsid w:val="003E0EFD"/>
    <w:rsid w:val="003E1F30"/>
    <w:rsid w:val="003E32CE"/>
    <w:rsid w:val="003E482F"/>
    <w:rsid w:val="003E6B77"/>
    <w:rsid w:val="003E7524"/>
    <w:rsid w:val="003F0FA2"/>
    <w:rsid w:val="003F4515"/>
    <w:rsid w:val="004017C0"/>
    <w:rsid w:val="004031A8"/>
    <w:rsid w:val="00404CCD"/>
    <w:rsid w:val="00404E10"/>
    <w:rsid w:val="00405FE0"/>
    <w:rsid w:val="00406775"/>
    <w:rsid w:val="00406C55"/>
    <w:rsid w:val="00411605"/>
    <w:rsid w:val="004118EC"/>
    <w:rsid w:val="0041293D"/>
    <w:rsid w:val="00414C85"/>
    <w:rsid w:val="0041663E"/>
    <w:rsid w:val="00420883"/>
    <w:rsid w:val="00420A32"/>
    <w:rsid w:val="00422007"/>
    <w:rsid w:val="00422D99"/>
    <w:rsid w:val="004238A7"/>
    <w:rsid w:val="00423BE7"/>
    <w:rsid w:val="00423C05"/>
    <w:rsid w:val="00424A7D"/>
    <w:rsid w:val="00424FC9"/>
    <w:rsid w:val="00425514"/>
    <w:rsid w:val="0043330C"/>
    <w:rsid w:val="00433A1B"/>
    <w:rsid w:val="004340F5"/>
    <w:rsid w:val="00434C82"/>
    <w:rsid w:val="004351C8"/>
    <w:rsid w:val="00435471"/>
    <w:rsid w:val="00437449"/>
    <w:rsid w:val="00441E19"/>
    <w:rsid w:val="00443353"/>
    <w:rsid w:val="004434F3"/>
    <w:rsid w:val="004434FE"/>
    <w:rsid w:val="00444506"/>
    <w:rsid w:val="0044454B"/>
    <w:rsid w:val="00445698"/>
    <w:rsid w:val="004512E8"/>
    <w:rsid w:val="00452558"/>
    <w:rsid w:val="00453620"/>
    <w:rsid w:val="004539E5"/>
    <w:rsid w:val="00453B80"/>
    <w:rsid w:val="0045468C"/>
    <w:rsid w:val="004625E6"/>
    <w:rsid w:val="00462A33"/>
    <w:rsid w:val="0046349B"/>
    <w:rsid w:val="00465794"/>
    <w:rsid w:val="00465AFA"/>
    <w:rsid w:val="00466C8F"/>
    <w:rsid w:val="00466F1E"/>
    <w:rsid w:val="004705CD"/>
    <w:rsid w:val="004708F0"/>
    <w:rsid w:val="00470C1F"/>
    <w:rsid w:val="004737FE"/>
    <w:rsid w:val="0047385C"/>
    <w:rsid w:val="00474DE8"/>
    <w:rsid w:val="004807D9"/>
    <w:rsid w:val="00480B92"/>
    <w:rsid w:val="00480ED3"/>
    <w:rsid w:val="00481D0D"/>
    <w:rsid w:val="00482823"/>
    <w:rsid w:val="00484B06"/>
    <w:rsid w:val="00485B6A"/>
    <w:rsid w:val="00486E5A"/>
    <w:rsid w:val="00487208"/>
    <w:rsid w:val="00491423"/>
    <w:rsid w:val="004920FA"/>
    <w:rsid w:val="00492430"/>
    <w:rsid w:val="0049355E"/>
    <w:rsid w:val="00493BD8"/>
    <w:rsid w:val="00493CAC"/>
    <w:rsid w:val="00493D9B"/>
    <w:rsid w:val="004942CB"/>
    <w:rsid w:val="0049489D"/>
    <w:rsid w:val="00494B10"/>
    <w:rsid w:val="0049733F"/>
    <w:rsid w:val="00497496"/>
    <w:rsid w:val="004977EB"/>
    <w:rsid w:val="00497DB3"/>
    <w:rsid w:val="004A0862"/>
    <w:rsid w:val="004A0C02"/>
    <w:rsid w:val="004A51CC"/>
    <w:rsid w:val="004A60A2"/>
    <w:rsid w:val="004B1749"/>
    <w:rsid w:val="004B1F18"/>
    <w:rsid w:val="004B1F52"/>
    <w:rsid w:val="004B3588"/>
    <w:rsid w:val="004B5370"/>
    <w:rsid w:val="004B6061"/>
    <w:rsid w:val="004B7204"/>
    <w:rsid w:val="004B76CF"/>
    <w:rsid w:val="004B7DBC"/>
    <w:rsid w:val="004B7F28"/>
    <w:rsid w:val="004B7F65"/>
    <w:rsid w:val="004C089F"/>
    <w:rsid w:val="004C371A"/>
    <w:rsid w:val="004C40E4"/>
    <w:rsid w:val="004C427D"/>
    <w:rsid w:val="004C71BC"/>
    <w:rsid w:val="004D11BD"/>
    <w:rsid w:val="004D3BEC"/>
    <w:rsid w:val="004D634E"/>
    <w:rsid w:val="004E1C9D"/>
    <w:rsid w:val="004E30CE"/>
    <w:rsid w:val="004E3B04"/>
    <w:rsid w:val="004E48C0"/>
    <w:rsid w:val="004E558C"/>
    <w:rsid w:val="004E62DD"/>
    <w:rsid w:val="004E6DA5"/>
    <w:rsid w:val="004E78F8"/>
    <w:rsid w:val="004F4480"/>
    <w:rsid w:val="0050081C"/>
    <w:rsid w:val="00500AC9"/>
    <w:rsid w:val="005010EA"/>
    <w:rsid w:val="00503065"/>
    <w:rsid w:val="0050394C"/>
    <w:rsid w:val="00503C95"/>
    <w:rsid w:val="00504D65"/>
    <w:rsid w:val="00512E66"/>
    <w:rsid w:val="0051329D"/>
    <w:rsid w:val="005205D3"/>
    <w:rsid w:val="00523B89"/>
    <w:rsid w:val="005242AD"/>
    <w:rsid w:val="00525989"/>
    <w:rsid w:val="00526F8F"/>
    <w:rsid w:val="0052719E"/>
    <w:rsid w:val="00530F3C"/>
    <w:rsid w:val="005330DD"/>
    <w:rsid w:val="00535713"/>
    <w:rsid w:val="00535A5E"/>
    <w:rsid w:val="00537158"/>
    <w:rsid w:val="005411F2"/>
    <w:rsid w:val="0054201D"/>
    <w:rsid w:val="005424B4"/>
    <w:rsid w:val="00542E09"/>
    <w:rsid w:val="005460DC"/>
    <w:rsid w:val="005466CD"/>
    <w:rsid w:val="00547515"/>
    <w:rsid w:val="005510FB"/>
    <w:rsid w:val="005518EE"/>
    <w:rsid w:val="00552B98"/>
    <w:rsid w:val="005543E8"/>
    <w:rsid w:val="005554CB"/>
    <w:rsid w:val="0055637F"/>
    <w:rsid w:val="0055687E"/>
    <w:rsid w:val="005609D1"/>
    <w:rsid w:val="0056144A"/>
    <w:rsid w:val="00563E52"/>
    <w:rsid w:val="0056607C"/>
    <w:rsid w:val="005720C2"/>
    <w:rsid w:val="0057279C"/>
    <w:rsid w:val="005733EF"/>
    <w:rsid w:val="00576C1B"/>
    <w:rsid w:val="0058025E"/>
    <w:rsid w:val="00581C04"/>
    <w:rsid w:val="00584DB6"/>
    <w:rsid w:val="00586376"/>
    <w:rsid w:val="00587DFC"/>
    <w:rsid w:val="0059027F"/>
    <w:rsid w:val="00590592"/>
    <w:rsid w:val="0059552A"/>
    <w:rsid w:val="00596C5B"/>
    <w:rsid w:val="00597A0C"/>
    <w:rsid w:val="005A0029"/>
    <w:rsid w:val="005A16D2"/>
    <w:rsid w:val="005A1D71"/>
    <w:rsid w:val="005A2943"/>
    <w:rsid w:val="005A2B6C"/>
    <w:rsid w:val="005A2FA3"/>
    <w:rsid w:val="005A3EAC"/>
    <w:rsid w:val="005A4CB3"/>
    <w:rsid w:val="005A62EC"/>
    <w:rsid w:val="005A6D7B"/>
    <w:rsid w:val="005A6DAE"/>
    <w:rsid w:val="005A78B6"/>
    <w:rsid w:val="005B0503"/>
    <w:rsid w:val="005B0B49"/>
    <w:rsid w:val="005B10BD"/>
    <w:rsid w:val="005B1223"/>
    <w:rsid w:val="005B1AFE"/>
    <w:rsid w:val="005B2928"/>
    <w:rsid w:val="005B32A8"/>
    <w:rsid w:val="005B4336"/>
    <w:rsid w:val="005B513F"/>
    <w:rsid w:val="005B6D8C"/>
    <w:rsid w:val="005C26E8"/>
    <w:rsid w:val="005C3A77"/>
    <w:rsid w:val="005C55C7"/>
    <w:rsid w:val="005C62A4"/>
    <w:rsid w:val="005C721F"/>
    <w:rsid w:val="005D068A"/>
    <w:rsid w:val="005D0718"/>
    <w:rsid w:val="005D28A3"/>
    <w:rsid w:val="005D55F9"/>
    <w:rsid w:val="005D632F"/>
    <w:rsid w:val="005D637B"/>
    <w:rsid w:val="005D67E4"/>
    <w:rsid w:val="005D728A"/>
    <w:rsid w:val="005D79E3"/>
    <w:rsid w:val="005D7D67"/>
    <w:rsid w:val="005D7EF6"/>
    <w:rsid w:val="005E1853"/>
    <w:rsid w:val="005E19AC"/>
    <w:rsid w:val="005E460D"/>
    <w:rsid w:val="005E47F3"/>
    <w:rsid w:val="005E48CF"/>
    <w:rsid w:val="005E7565"/>
    <w:rsid w:val="005F16B5"/>
    <w:rsid w:val="005F242E"/>
    <w:rsid w:val="005F2FF4"/>
    <w:rsid w:val="005F3F2F"/>
    <w:rsid w:val="005F44A3"/>
    <w:rsid w:val="005F4903"/>
    <w:rsid w:val="005F4E8B"/>
    <w:rsid w:val="005F796C"/>
    <w:rsid w:val="00601C65"/>
    <w:rsid w:val="006028E9"/>
    <w:rsid w:val="006037A4"/>
    <w:rsid w:val="0060705A"/>
    <w:rsid w:val="00607AEF"/>
    <w:rsid w:val="00610D47"/>
    <w:rsid w:val="00611EDA"/>
    <w:rsid w:val="00613858"/>
    <w:rsid w:val="006138E2"/>
    <w:rsid w:val="0061522B"/>
    <w:rsid w:val="00620779"/>
    <w:rsid w:val="00621BB0"/>
    <w:rsid w:val="00621F4D"/>
    <w:rsid w:val="00627045"/>
    <w:rsid w:val="006312DE"/>
    <w:rsid w:val="00633FE5"/>
    <w:rsid w:val="00635A28"/>
    <w:rsid w:val="00636F77"/>
    <w:rsid w:val="00637FFC"/>
    <w:rsid w:val="00642B82"/>
    <w:rsid w:val="0064425F"/>
    <w:rsid w:val="00645845"/>
    <w:rsid w:val="006512BE"/>
    <w:rsid w:val="006516A7"/>
    <w:rsid w:val="0065222A"/>
    <w:rsid w:val="00652AEA"/>
    <w:rsid w:val="00654064"/>
    <w:rsid w:val="006547D0"/>
    <w:rsid w:val="006549EF"/>
    <w:rsid w:val="00657234"/>
    <w:rsid w:val="0065791F"/>
    <w:rsid w:val="0066081A"/>
    <w:rsid w:val="00660C9C"/>
    <w:rsid w:val="0066219A"/>
    <w:rsid w:val="00663690"/>
    <w:rsid w:val="00665AB3"/>
    <w:rsid w:val="0067011E"/>
    <w:rsid w:val="00671ED3"/>
    <w:rsid w:val="0067215D"/>
    <w:rsid w:val="00673C68"/>
    <w:rsid w:val="00673FF3"/>
    <w:rsid w:val="00675654"/>
    <w:rsid w:val="00675DE6"/>
    <w:rsid w:val="006816E3"/>
    <w:rsid w:val="00682C0D"/>
    <w:rsid w:val="006862B7"/>
    <w:rsid w:val="00687700"/>
    <w:rsid w:val="006904D6"/>
    <w:rsid w:val="00690DCA"/>
    <w:rsid w:val="00691D07"/>
    <w:rsid w:val="006920BC"/>
    <w:rsid w:val="00692A70"/>
    <w:rsid w:val="00692C7B"/>
    <w:rsid w:val="00692D4C"/>
    <w:rsid w:val="00693C2A"/>
    <w:rsid w:val="006957CE"/>
    <w:rsid w:val="00695D56"/>
    <w:rsid w:val="00696292"/>
    <w:rsid w:val="00697978"/>
    <w:rsid w:val="006A7601"/>
    <w:rsid w:val="006B63D9"/>
    <w:rsid w:val="006B67EF"/>
    <w:rsid w:val="006C08F7"/>
    <w:rsid w:val="006C2A04"/>
    <w:rsid w:val="006C2B3F"/>
    <w:rsid w:val="006C3E4D"/>
    <w:rsid w:val="006C41D9"/>
    <w:rsid w:val="006C448E"/>
    <w:rsid w:val="006C532C"/>
    <w:rsid w:val="006C6142"/>
    <w:rsid w:val="006C6236"/>
    <w:rsid w:val="006C64F7"/>
    <w:rsid w:val="006D219A"/>
    <w:rsid w:val="006D39BD"/>
    <w:rsid w:val="006D3D6C"/>
    <w:rsid w:val="006D5F04"/>
    <w:rsid w:val="006D6E20"/>
    <w:rsid w:val="006E2BF2"/>
    <w:rsid w:val="006E3047"/>
    <w:rsid w:val="006E3139"/>
    <w:rsid w:val="006E379E"/>
    <w:rsid w:val="006E456A"/>
    <w:rsid w:val="006E4F06"/>
    <w:rsid w:val="006E702F"/>
    <w:rsid w:val="006E7073"/>
    <w:rsid w:val="006E70FD"/>
    <w:rsid w:val="006E75F8"/>
    <w:rsid w:val="006F1978"/>
    <w:rsid w:val="006F49E2"/>
    <w:rsid w:val="006F56D7"/>
    <w:rsid w:val="006F58CE"/>
    <w:rsid w:val="00700D91"/>
    <w:rsid w:val="00701E06"/>
    <w:rsid w:val="00703B1D"/>
    <w:rsid w:val="007048B1"/>
    <w:rsid w:val="007050DB"/>
    <w:rsid w:val="00707DAB"/>
    <w:rsid w:val="00707DD7"/>
    <w:rsid w:val="0071117E"/>
    <w:rsid w:val="007117ED"/>
    <w:rsid w:val="00721B04"/>
    <w:rsid w:val="00721C9B"/>
    <w:rsid w:val="007222FB"/>
    <w:rsid w:val="00722585"/>
    <w:rsid w:val="00722B95"/>
    <w:rsid w:val="007259B8"/>
    <w:rsid w:val="00726AEF"/>
    <w:rsid w:val="00730B76"/>
    <w:rsid w:val="00732976"/>
    <w:rsid w:val="00732B87"/>
    <w:rsid w:val="00735D25"/>
    <w:rsid w:val="007410A7"/>
    <w:rsid w:val="00742435"/>
    <w:rsid w:val="007432CF"/>
    <w:rsid w:val="00745C16"/>
    <w:rsid w:val="00745FA8"/>
    <w:rsid w:val="0075189A"/>
    <w:rsid w:val="00752231"/>
    <w:rsid w:val="00753277"/>
    <w:rsid w:val="00753589"/>
    <w:rsid w:val="007535AA"/>
    <w:rsid w:val="00753AA2"/>
    <w:rsid w:val="00756033"/>
    <w:rsid w:val="007565A8"/>
    <w:rsid w:val="0075666A"/>
    <w:rsid w:val="007567EE"/>
    <w:rsid w:val="00761035"/>
    <w:rsid w:val="007610A4"/>
    <w:rsid w:val="0076310C"/>
    <w:rsid w:val="00764645"/>
    <w:rsid w:val="00764734"/>
    <w:rsid w:val="00764AD9"/>
    <w:rsid w:val="007656B5"/>
    <w:rsid w:val="00767822"/>
    <w:rsid w:val="00773EB5"/>
    <w:rsid w:val="007742D4"/>
    <w:rsid w:val="00774725"/>
    <w:rsid w:val="00774ECE"/>
    <w:rsid w:val="00777229"/>
    <w:rsid w:val="00780376"/>
    <w:rsid w:val="00780B22"/>
    <w:rsid w:val="00780FC6"/>
    <w:rsid w:val="00781694"/>
    <w:rsid w:val="00783297"/>
    <w:rsid w:val="007859CC"/>
    <w:rsid w:val="00785A75"/>
    <w:rsid w:val="007868C1"/>
    <w:rsid w:val="00787EDD"/>
    <w:rsid w:val="00790979"/>
    <w:rsid w:val="00790CBA"/>
    <w:rsid w:val="00791F0A"/>
    <w:rsid w:val="00792F9E"/>
    <w:rsid w:val="007930CF"/>
    <w:rsid w:val="00793220"/>
    <w:rsid w:val="0079403D"/>
    <w:rsid w:val="00794C61"/>
    <w:rsid w:val="007958C8"/>
    <w:rsid w:val="0079626C"/>
    <w:rsid w:val="007971BD"/>
    <w:rsid w:val="007A0305"/>
    <w:rsid w:val="007A1724"/>
    <w:rsid w:val="007A1D6D"/>
    <w:rsid w:val="007A2FCB"/>
    <w:rsid w:val="007A39E8"/>
    <w:rsid w:val="007A48DA"/>
    <w:rsid w:val="007A4F79"/>
    <w:rsid w:val="007A6EE5"/>
    <w:rsid w:val="007B01B0"/>
    <w:rsid w:val="007B0734"/>
    <w:rsid w:val="007B0CD0"/>
    <w:rsid w:val="007B2D92"/>
    <w:rsid w:val="007B3581"/>
    <w:rsid w:val="007B466F"/>
    <w:rsid w:val="007B521A"/>
    <w:rsid w:val="007B5E79"/>
    <w:rsid w:val="007B621F"/>
    <w:rsid w:val="007B6AFF"/>
    <w:rsid w:val="007C02A8"/>
    <w:rsid w:val="007C0B52"/>
    <w:rsid w:val="007C18BA"/>
    <w:rsid w:val="007C2482"/>
    <w:rsid w:val="007C29DE"/>
    <w:rsid w:val="007C4E62"/>
    <w:rsid w:val="007C718E"/>
    <w:rsid w:val="007C7FCF"/>
    <w:rsid w:val="007D065F"/>
    <w:rsid w:val="007D17C5"/>
    <w:rsid w:val="007D236C"/>
    <w:rsid w:val="007D3808"/>
    <w:rsid w:val="007D3D4A"/>
    <w:rsid w:val="007D43EC"/>
    <w:rsid w:val="007D760B"/>
    <w:rsid w:val="007E0358"/>
    <w:rsid w:val="007E076E"/>
    <w:rsid w:val="007E3531"/>
    <w:rsid w:val="007E4099"/>
    <w:rsid w:val="007E68F9"/>
    <w:rsid w:val="007E6B20"/>
    <w:rsid w:val="007E6F38"/>
    <w:rsid w:val="007E7899"/>
    <w:rsid w:val="007F46BA"/>
    <w:rsid w:val="007F618F"/>
    <w:rsid w:val="00802897"/>
    <w:rsid w:val="00803402"/>
    <w:rsid w:val="00807AB7"/>
    <w:rsid w:val="00810E12"/>
    <w:rsid w:val="00811553"/>
    <w:rsid w:val="0081279D"/>
    <w:rsid w:val="008134EA"/>
    <w:rsid w:val="0081467C"/>
    <w:rsid w:val="00815DFD"/>
    <w:rsid w:val="00816110"/>
    <w:rsid w:val="00817472"/>
    <w:rsid w:val="008207E4"/>
    <w:rsid w:val="0082085D"/>
    <w:rsid w:val="008212E7"/>
    <w:rsid w:val="008216B9"/>
    <w:rsid w:val="00823477"/>
    <w:rsid w:val="00823B59"/>
    <w:rsid w:val="00824C60"/>
    <w:rsid w:val="00824EFB"/>
    <w:rsid w:val="00825BB7"/>
    <w:rsid w:val="008263A2"/>
    <w:rsid w:val="008304CF"/>
    <w:rsid w:val="008311AD"/>
    <w:rsid w:val="008328BC"/>
    <w:rsid w:val="00832E62"/>
    <w:rsid w:val="00832EF0"/>
    <w:rsid w:val="00833A3A"/>
    <w:rsid w:val="008341EE"/>
    <w:rsid w:val="00834E27"/>
    <w:rsid w:val="00835268"/>
    <w:rsid w:val="008441BB"/>
    <w:rsid w:val="00844384"/>
    <w:rsid w:val="0084613E"/>
    <w:rsid w:val="0084622C"/>
    <w:rsid w:val="00851781"/>
    <w:rsid w:val="00852381"/>
    <w:rsid w:val="0085267E"/>
    <w:rsid w:val="008529DC"/>
    <w:rsid w:val="0085315E"/>
    <w:rsid w:val="00854918"/>
    <w:rsid w:val="008558D7"/>
    <w:rsid w:val="0085732B"/>
    <w:rsid w:val="00861C6E"/>
    <w:rsid w:val="00862C0D"/>
    <w:rsid w:val="00864CB4"/>
    <w:rsid w:val="008650C2"/>
    <w:rsid w:val="00870F09"/>
    <w:rsid w:val="0087188C"/>
    <w:rsid w:val="00871F43"/>
    <w:rsid w:val="0087252E"/>
    <w:rsid w:val="00876371"/>
    <w:rsid w:val="00877CDA"/>
    <w:rsid w:val="00880E9B"/>
    <w:rsid w:val="008810C9"/>
    <w:rsid w:val="00881603"/>
    <w:rsid w:val="0088166A"/>
    <w:rsid w:val="008830C7"/>
    <w:rsid w:val="008830F7"/>
    <w:rsid w:val="00884190"/>
    <w:rsid w:val="00891ADF"/>
    <w:rsid w:val="00893518"/>
    <w:rsid w:val="00893747"/>
    <w:rsid w:val="00893BC9"/>
    <w:rsid w:val="00896797"/>
    <w:rsid w:val="00897230"/>
    <w:rsid w:val="0089743D"/>
    <w:rsid w:val="008979BF"/>
    <w:rsid w:val="008A0174"/>
    <w:rsid w:val="008A26E6"/>
    <w:rsid w:val="008A35B0"/>
    <w:rsid w:val="008A5282"/>
    <w:rsid w:val="008A5B64"/>
    <w:rsid w:val="008A63DD"/>
    <w:rsid w:val="008B23B6"/>
    <w:rsid w:val="008B5F20"/>
    <w:rsid w:val="008B67AA"/>
    <w:rsid w:val="008B7C84"/>
    <w:rsid w:val="008C009B"/>
    <w:rsid w:val="008C1B42"/>
    <w:rsid w:val="008C35AC"/>
    <w:rsid w:val="008C6941"/>
    <w:rsid w:val="008C6A58"/>
    <w:rsid w:val="008C72D5"/>
    <w:rsid w:val="008C7852"/>
    <w:rsid w:val="008D0D35"/>
    <w:rsid w:val="008D4950"/>
    <w:rsid w:val="008D705A"/>
    <w:rsid w:val="008D74E5"/>
    <w:rsid w:val="008D7A5C"/>
    <w:rsid w:val="008E0374"/>
    <w:rsid w:val="008E1639"/>
    <w:rsid w:val="008E37C4"/>
    <w:rsid w:val="008E4826"/>
    <w:rsid w:val="008E48E6"/>
    <w:rsid w:val="008E55BC"/>
    <w:rsid w:val="008E5AB4"/>
    <w:rsid w:val="008E6145"/>
    <w:rsid w:val="008E78D9"/>
    <w:rsid w:val="008F076E"/>
    <w:rsid w:val="008F10EB"/>
    <w:rsid w:val="008F256C"/>
    <w:rsid w:val="008F425E"/>
    <w:rsid w:val="008F446D"/>
    <w:rsid w:val="008F48D9"/>
    <w:rsid w:val="008F69C4"/>
    <w:rsid w:val="00902540"/>
    <w:rsid w:val="00902BBD"/>
    <w:rsid w:val="00905882"/>
    <w:rsid w:val="00906F2B"/>
    <w:rsid w:val="0090727D"/>
    <w:rsid w:val="0091011F"/>
    <w:rsid w:val="0091085C"/>
    <w:rsid w:val="00911309"/>
    <w:rsid w:val="00912662"/>
    <w:rsid w:val="00912F5E"/>
    <w:rsid w:val="0091416B"/>
    <w:rsid w:val="0091603A"/>
    <w:rsid w:val="0091641D"/>
    <w:rsid w:val="00917645"/>
    <w:rsid w:val="00922C9F"/>
    <w:rsid w:val="00924AB3"/>
    <w:rsid w:val="00925CEB"/>
    <w:rsid w:val="009276DB"/>
    <w:rsid w:val="00927899"/>
    <w:rsid w:val="009308DE"/>
    <w:rsid w:val="00933A04"/>
    <w:rsid w:val="00937477"/>
    <w:rsid w:val="0094176A"/>
    <w:rsid w:val="00943CAA"/>
    <w:rsid w:val="00943F13"/>
    <w:rsid w:val="009450D8"/>
    <w:rsid w:val="0094515C"/>
    <w:rsid w:val="0094573F"/>
    <w:rsid w:val="00947C72"/>
    <w:rsid w:val="00950A86"/>
    <w:rsid w:val="00952196"/>
    <w:rsid w:val="00953445"/>
    <w:rsid w:val="009569C3"/>
    <w:rsid w:val="00956E34"/>
    <w:rsid w:val="00957149"/>
    <w:rsid w:val="00962560"/>
    <w:rsid w:val="00962DD3"/>
    <w:rsid w:val="00962F61"/>
    <w:rsid w:val="0096392C"/>
    <w:rsid w:val="00963B65"/>
    <w:rsid w:val="00965DF6"/>
    <w:rsid w:val="00970153"/>
    <w:rsid w:val="00971E7C"/>
    <w:rsid w:val="00972BED"/>
    <w:rsid w:val="00973622"/>
    <w:rsid w:val="00973BE6"/>
    <w:rsid w:val="00975C84"/>
    <w:rsid w:val="009767F7"/>
    <w:rsid w:val="00977F5C"/>
    <w:rsid w:val="009803D7"/>
    <w:rsid w:val="00980BAC"/>
    <w:rsid w:val="00983710"/>
    <w:rsid w:val="00984516"/>
    <w:rsid w:val="00986D37"/>
    <w:rsid w:val="0098754A"/>
    <w:rsid w:val="00990896"/>
    <w:rsid w:val="00991907"/>
    <w:rsid w:val="00995C7D"/>
    <w:rsid w:val="009A02CD"/>
    <w:rsid w:val="009A0898"/>
    <w:rsid w:val="009A132E"/>
    <w:rsid w:val="009A1B1F"/>
    <w:rsid w:val="009A23E2"/>
    <w:rsid w:val="009A55CD"/>
    <w:rsid w:val="009A60A2"/>
    <w:rsid w:val="009A60CC"/>
    <w:rsid w:val="009A6562"/>
    <w:rsid w:val="009B0055"/>
    <w:rsid w:val="009B2D53"/>
    <w:rsid w:val="009B3721"/>
    <w:rsid w:val="009B6716"/>
    <w:rsid w:val="009C0378"/>
    <w:rsid w:val="009C13ED"/>
    <w:rsid w:val="009C2B9A"/>
    <w:rsid w:val="009C2FE1"/>
    <w:rsid w:val="009C3735"/>
    <w:rsid w:val="009C44D3"/>
    <w:rsid w:val="009C5CF2"/>
    <w:rsid w:val="009C61B9"/>
    <w:rsid w:val="009C64E6"/>
    <w:rsid w:val="009C715F"/>
    <w:rsid w:val="009C7BDB"/>
    <w:rsid w:val="009C7E6C"/>
    <w:rsid w:val="009D0B93"/>
    <w:rsid w:val="009D1D7B"/>
    <w:rsid w:val="009D2AAD"/>
    <w:rsid w:val="009D39CA"/>
    <w:rsid w:val="009E40C7"/>
    <w:rsid w:val="009E5909"/>
    <w:rsid w:val="009E69E1"/>
    <w:rsid w:val="009E7302"/>
    <w:rsid w:val="009E75DC"/>
    <w:rsid w:val="009F019D"/>
    <w:rsid w:val="009F0EAE"/>
    <w:rsid w:val="009F17F2"/>
    <w:rsid w:val="009F1D34"/>
    <w:rsid w:val="009F3697"/>
    <w:rsid w:val="009F3D34"/>
    <w:rsid w:val="009F5D9C"/>
    <w:rsid w:val="009F66E4"/>
    <w:rsid w:val="009F7913"/>
    <w:rsid w:val="00A004EC"/>
    <w:rsid w:val="00A00C84"/>
    <w:rsid w:val="00A00ECE"/>
    <w:rsid w:val="00A02374"/>
    <w:rsid w:val="00A028F1"/>
    <w:rsid w:val="00A03CA1"/>
    <w:rsid w:val="00A054B1"/>
    <w:rsid w:val="00A105E8"/>
    <w:rsid w:val="00A11188"/>
    <w:rsid w:val="00A1210C"/>
    <w:rsid w:val="00A12388"/>
    <w:rsid w:val="00A15152"/>
    <w:rsid w:val="00A1528E"/>
    <w:rsid w:val="00A15D47"/>
    <w:rsid w:val="00A1685F"/>
    <w:rsid w:val="00A2157E"/>
    <w:rsid w:val="00A21763"/>
    <w:rsid w:val="00A21CFB"/>
    <w:rsid w:val="00A27CF6"/>
    <w:rsid w:val="00A27EE4"/>
    <w:rsid w:val="00A30B8C"/>
    <w:rsid w:val="00A315F3"/>
    <w:rsid w:val="00A3283F"/>
    <w:rsid w:val="00A32AD3"/>
    <w:rsid w:val="00A330BD"/>
    <w:rsid w:val="00A33DD6"/>
    <w:rsid w:val="00A364F4"/>
    <w:rsid w:val="00A42781"/>
    <w:rsid w:val="00A43FC1"/>
    <w:rsid w:val="00A45E3A"/>
    <w:rsid w:val="00A46942"/>
    <w:rsid w:val="00A47777"/>
    <w:rsid w:val="00A5094F"/>
    <w:rsid w:val="00A50962"/>
    <w:rsid w:val="00A52D28"/>
    <w:rsid w:val="00A53454"/>
    <w:rsid w:val="00A541EF"/>
    <w:rsid w:val="00A542BB"/>
    <w:rsid w:val="00A5621D"/>
    <w:rsid w:val="00A56D8F"/>
    <w:rsid w:val="00A57DDD"/>
    <w:rsid w:val="00A64086"/>
    <w:rsid w:val="00A64626"/>
    <w:rsid w:val="00A66BDD"/>
    <w:rsid w:val="00A67438"/>
    <w:rsid w:val="00A678B3"/>
    <w:rsid w:val="00A679FB"/>
    <w:rsid w:val="00A70681"/>
    <w:rsid w:val="00A72165"/>
    <w:rsid w:val="00A72E40"/>
    <w:rsid w:val="00A74651"/>
    <w:rsid w:val="00A75367"/>
    <w:rsid w:val="00A75A6E"/>
    <w:rsid w:val="00A813E3"/>
    <w:rsid w:val="00A9196B"/>
    <w:rsid w:val="00A94013"/>
    <w:rsid w:val="00A940AE"/>
    <w:rsid w:val="00A9459A"/>
    <w:rsid w:val="00A95AA1"/>
    <w:rsid w:val="00A95D78"/>
    <w:rsid w:val="00A96284"/>
    <w:rsid w:val="00A96427"/>
    <w:rsid w:val="00A97D15"/>
    <w:rsid w:val="00AA044B"/>
    <w:rsid w:val="00AA140A"/>
    <w:rsid w:val="00AA3764"/>
    <w:rsid w:val="00AA452E"/>
    <w:rsid w:val="00AA459C"/>
    <w:rsid w:val="00AA57E8"/>
    <w:rsid w:val="00AA70F8"/>
    <w:rsid w:val="00AB0C46"/>
    <w:rsid w:val="00AB1986"/>
    <w:rsid w:val="00AB2DAE"/>
    <w:rsid w:val="00AB3E4F"/>
    <w:rsid w:val="00AB5D72"/>
    <w:rsid w:val="00AB7EEE"/>
    <w:rsid w:val="00AB7F24"/>
    <w:rsid w:val="00AC56D4"/>
    <w:rsid w:val="00AC6627"/>
    <w:rsid w:val="00AC6665"/>
    <w:rsid w:val="00AC6BC5"/>
    <w:rsid w:val="00AC764E"/>
    <w:rsid w:val="00AD0984"/>
    <w:rsid w:val="00AD17D2"/>
    <w:rsid w:val="00AD25BD"/>
    <w:rsid w:val="00AD51F5"/>
    <w:rsid w:val="00AD70E4"/>
    <w:rsid w:val="00AD79E3"/>
    <w:rsid w:val="00AE085B"/>
    <w:rsid w:val="00AE0931"/>
    <w:rsid w:val="00AE149F"/>
    <w:rsid w:val="00AE193E"/>
    <w:rsid w:val="00AE2BE7"/>
    <w:rsid w:val="00AE3F93"/>
    <w:rsid w:val="00AE56BA"/>
    <w:rsid w:val="00AE67ED"/>
    <w:rsid w:val="00AE6E85"/>
    <w:rsid w:val="00AE77EE"/>
    <w:rsid w:val="00AE7C50"/>
    <w:rsid w:val="00AF2967"/>
    <w:rsid w:val="00AF36C2"/>
    <w:rsid w:val="00B03865"/>
    <w:rsid w:val="00B03E15"/>
    <w:rsid w:val="00B043B8"/>
    <w:rsid w:val="00B04609"/>
    <w:rsid w:val="00B04692"/>
    <w:rsid w:val="00B04887"/>
    <w:rsid w:val="00B058DF"/>
    <w:rsid w:val="00B1204B"/>
    <w:rsid w:val="00B12F1F"/>
    <w:rsid w:val="00B13323"/>
    <w:rsid w:val="00B154CF"/>
    <w:rsid w:val="00B15A47"/>
    <w:rsid w:val="00B16091"/>
    <w:rsid w:val="00B1649B"/>
    <w:rsid w:val="00B2097D"/>
    <w:rsid w:val="00B22B21"/>
    <w:rsid w:val="00B236B9"/>
    <w:rsid w:val="00B23A81"/>
    <w:rsid w:val="00B2497B"/>
    <w:rsid w:val="00B25AD1"/>
    <w:rsid w:val="00B26ED4"/>
    <w:rsid w:val="00B27644"/>
    <w:rsid w:val="00B307CD"/>
    <w:rsid w:val="00B30FD7"/>
    <w:rsid w:val="00B310F5"/>
    <w:rsid w:val="00B3124B"/>
    <w:rsid w:val="00B32310"/>
    <w:rsid w:val="00B32D64"/>
    <w:rsid w:val="00B33357"/>
    <w:rsid w:val="00B36AFD"/>
    <w:rsid w:val="00B4006D"/>
    <w:rsid w:val="00B40DFC"/>
    <w:rsid w:val="00B43940"/>
    <w:rsid w:val="00B43EBD"/>
    <w:rsid w:val="00B47CB8"/>
    <w:rsid w:val="00B47E02"/>
    <w:rsid w:val="00B50F27"/>
    <w:rsid w:val="00B54417"/>
    <w:rsid w:val="00B545C1"/>
    <w:rsid w:val="00B54B89"/>
    <w:rsid w:val="00B55A0D"/>
    <w:rsid w:val="00B56947"/>
    <w:rsid w:val="00B57A26"/>
    <w:rsid w:val="00B62B98"/>
    <w:rsid w:val="00B654A0"/>
    <w:rsid w:val="00B65663"/>
    <w:rsid w:val="00B65A3B"/>
    <w:rsid w:val="00B663FF"/>
    <w:rsid w:val="00B66944"/>
    <w:rsid w:val="00B67BAC"/>
    <w:rsid w:val="00B70A1B"/>
    <w:rsid w:val="00B71627"/>
    <w:rsid w:val="00B74D8A"/>
    <w:rsid w:val="00B74E69"/>
    <w:rsid w:val="00B7512B"/>
    <w:rsid w:val="00B75653"/>
    <w:rsid w:val="00B76B29"/>
    <w:rsid w:val="00B77815"/>
    <w:rsid w:val="00B820DA"/>
    <w:rsid w:val="00B84B02"/>
    <w:rsid w:val="00B84D64"/>
    <w:rsid w:val="00B87311"/>
    <w:rsid w:val="00B937C9"/>
    <w:rsid w:val="00B947FE"/>
    <w:rsid w:val="00B95608"/>
    <w:rsid w:val="00B958AE"/>
    <w:rsid w:val="00B95B6C"/>
    <w:rsid w:val="00B95B82"/>
    <w:rsid w:val="00BA1D92"/>
    <w:rsid w:val="00BA1F41"/>
    <w:rsid w:val="00BA60FC"/>
    <w:rsid w:val="00BA719F"/>
    <w:rsid w:val="00BB2842"/>
    <w:rsid w:val="00BB329E"/>
    <w:rsid w:val="00BB34A6"/>
    <w:rsid w:val="00BB3908"/>
    <w:rsid w:val="00BB47CF"/>
    <w:rsid w:val="00BB4881"/>
    <w:rsid w:val="00BB4FDC"/>
    <w:rsid w:val="00BB6265"/>
    <w:rsid w:val="00BB6856"/>
    <w:rsid w:val="00BB6C16"/>
    <w:rsid w:val="00BB6CE5"/>
    <w:rsid w:val="00BB6E0C"/>
    <w:rsid w:val="00BC0EAC"/>
    <w:rsid w:val="00BC2266"/>
    <w:rsid w:val="00BC2480"/>
    <w:rsid w:val="00BC2B4F"/>
    <w:rsid w:val="00BC3E69"/>
    <w:rsid w:val="00BC5653"/>
    <w:rsid w:val="00BC664D"/>
    <w:rsid w:val="00BC6A4F"/>
    <w:rsid w:val="00BC7908"/>
    <w:rsid w:val="00BD0472"/>
    <w:rsid w:val="00BD0540"/>
    <w:rsid w:val="00BD12EC"/>
    <w:rsid w:val="00BD1B18"/>
    <w:rsid w:val="00BD6527"/>
    <w:rsid w:val="00BD6AEE"/>
    <w:rsid w:val="00BD7161"/>
    <w:rsid w:val="00BE0450"/>
    <w:rsid w:val="00BE2162"/>
    <w:rsid w:val="00BE2553"/>
    <w:rsid w:val="00BE3302"/>
    <w:rsid w:val="00BE33F4"/>
    <w:rsid w:val="00BE3B1D"/>
    <w:rsid w:val="00BE585C"/>
    <w:rsid w:val="00BE5E3E"/>
    <w:rsid w:val="00BE625D"/>
    <w:rsid w:val="00BE6D16"/>
    <w:rsid w:val="00BE7B32"/>
    <w:rsid w:val="00BF21BE"/>
    <w:rsid w:val="00BF3FD2"/>
    <w:rsid w:val="00BF51A7"/>
    <w:rsid w:val="00C008D5"/>
    <w:rsid w:val="00C02EAE"/>
    <w:rsid w:val="00C0586F"/>
    <w:rsid w:val="00C06BB1"/>
    <w:rsid w:val="00C12C09"/>
    <w:rsid w:val="00C13232"/>
    <w:rsid w:val="00C145F0"/>
    <w:rsid w:val="00C16F95"/>
    <w:rsid w:val="00C21973"/>
    <w:rsid w:val="00C226CF"/>
    <w:rsid w:val="00C23B43"/>
    <w:rsid w:val="00C26BD9"/>
    <w:rsid w:val="00C2727C"/>
    <w:rsid w:val="00C31726"/>
    <w:rsid w:val="00C32BA5"/>
    <w:rsid w:val="00C34FEC"/>
    <w:rsid w:val="00C35AD3"/>
    <w:rsid w:val="00C377EE"/>
    <w:rsid w:val="00C4043A"/>
    <w:rsid w:val="00C44C7E"/>
    <w:rsid w:val="00C505B4"/>
    <w:rsid w:val="00C519B6"/>
    <w:rsid w:val="00C52881"/>
    <w:rsid w:val="00C57978"/>
    <w:rsid w:val="00C623D2"/>
    <w:rsid w:val="00C629DD"/>
    <w:rsid w:val="00C63821"/>
    <w:rsid w:val="00C63A18"/>
    <w:rsid w:val="00C64A74"/>
    <w:rsid w:val="00C64B15"/>
    <w:rsid w:val="00C668F4"/>
    <w:rsid w:val="00C66912"/>
    <w:rsid w:val="00C71797"/>
    <w:rsid w:val="00C71FB0"/>
    <w:rsid w:val="00C723D6"/>
    <w:rsid w:val="00C72B34"/>
    <w:rsid w:val="00C73D48"/>
    <w:rsid w:val="00C75CFE"/>
    <w:rsid w:val="00C76B1F"/>
    <w:rsid w:val="00C776F4"/>
    <w:rsid w:val="00C83498"/>
    <w:rsid w:val="00C851A7"/>
    <w:rsid w:val="00C857D0"/>
    <w:rsid w:val="00C879DD"/>
    <w:rsid w:val="00C947AA"/>
    <w:rsid w:val="00C951D7"/>
    <w:rsid w:val="00CA08D3"/>
    <w:rsid w:val="00CA4334"/>
    <w:rsid w:val="00CA49D5"/>
    <w:rsid w:val="00CA5034"/>
    <w:rsid w:val="00CA5511"/>
    <w:rsid w:val="00CA7A32"/>
    <w:rsid w:val="00CB0461"/>
    <w:rsid w:val="00CB0C82"/>
    <w:rsid w:val="00CB2656"/>
    <w:rsid w:val="00CB4EBF"/>
    <w:rsid w:val="00CB5B29"/>
    <w:rsid w:val="00CB6820"/>
    <w:rsid w:val="00CC1B5E"/>
    <w:rsid w:val="00CC1E6C"/>
    <w:rsid w:val="00CC29E2"/>
    <w:rsid w:val="00CC4226"/>
    <w:rsid w:val="00CC6F11"/>
    <w:rsid w:val="00CC73D7"/>
    <w:rsid w:val="00CD0687"/>
    <w:rsid w:val="00CD0D33"/>
    <w:rsid w:val="00CD2338"/>
    <w:rsid w:val="00CD4A15"/>
    <w:rsid w:val="00CD61DF"/>
    <w:rsid w:val="00CE146C"/>
    <w:rsid w:val="00CE2FE5"/>
    <w:rsid w:val="00CE3EEF"/>
    <w:rsid w:val="00CE4C7C"/>
    <w:rsid w:val="00CE585F"/>
    <w:rsid w:val="00CE70C5"/>
    <w:rsid w:val="00CE7321"/>
    <w:rsid w:val="00CF1BF2"/>
    <w:rsid w:val="00CF323E"/>
    <w:rsid w:val="00CF4C10"/>
    <w:rsid w:val="00CF6C3D"/>
    <w:rsid w:val="00CF7683"/>
    <w:rsid w:val="00D03958"/>
    <w:rsid w:val="00D04149"/>
    <w:rsid w:val="00D04DDE"/>
    <w:rsid w:val="00D07B84"/>
    <w:rsid w:val="00D14885"/>
    <w:rsid w:val="00D173E5"/>
    <w:rsid w:val="00D1741C"/>
    <w:rsid w:val="00D23EFB"/>
    <w:rsid w:val="00D242DF"/>
    <w:rsid w:val="00D30A9C"/>
    <w:rsid w:val="00D3103C"/>
    <w:rsid w:val="00D3131D"/>
    <w:rsid w:val="00D332C3"/>
    <w:rsid w:val="00D348D1"/>
    <w:rsid w:val="00D3673C"/>
    <w:rsid w:val="00D379D7"/>
    <w:rsid w:val="00D40ACC"/>
    <w:rsid w:val="00D411F7"/>
    <w:rsid w:val="00D4220B"/>
    <w:rsid w:val="00D422BA"/>
    <w:rsid w:val="00D435B4"/>
    <w:rsid w:val="00D44E47"/>
    <w:rsid w:val="00D457AA"/>
    <w:rsid w:val="00D46169"/>
    <w:rsid w:val="00D46F15"/>
    <w:rsid w:val="00D50BAB"/>
    <w:rsid w:val="00D5139B"/>
    <w:rsid w:val="00D51B74"/>
    <w:rsid w:val="00D53290"/>
    <w:rsid w:val="00D55AB5"/>
    <w:rsid w:val="00D5610B"/>
    <w:rsid w:val="00D56AD8"/>
    <w:rsid w:val="00D60413"/>
    <w:rsid w:val="00D60875"/>
    <w:rsid w:val="00D60EAD"/>
    <w:rsid w:val="00D612C8"/>
    <w:rsid w:val="00D61970"/>
    <w:rsid w:val="00D62B17"/>
    <w:rsid w:val="00D62BD5"/>
    <w:rsid w:val="00D638DA"/>
    <w:rsid w:val="00D64FBD"/>
    <w:rsid w:val="00D6548A"/>
    <w:rsid w:val="00D669C1"/>
    <w:rsid w:val="00D67F9F"/>
    <w:rsid w:val="00D70667"/>
    <w:rsid w:val="00D71583"/>
    <w:rsid w:val="00D73E21"/>
    <w:rsid w:val="00D75B50"/>
    <w:rsid w:val="00D7696B"/>
    <w:rsid w:val="00D76D89"/>
    <w:rsid w:val="00D8282C"/>
    <w:rsid w:val="00D830A1"/>
    <w:rsid w:val="00D83D4F"/>
    <w:rsid w:val="00D84C7C"/>
    <w:rsid w:val="00D85803"/>
    <w:rsid w:val="00D858E4"/>
    <w:rsid w:val="00D87B0C"/>
    <w:rsid w:val="00D9020D"/>
    <w:rsid w:val="00D929D4"/>
    <w:rsid w:val="00D92CEA"/>
    <w:rsid w:val="00D93847"/>
    <w:rsid w:val="00D93DC3"/>
    <w:rsid w:val="00D965BB"/>
    <w:rsid w:val="00D97104"/>
    <w:rsid w:val="00DA1533"/>
    <w:rsid w:val="00DA15F3"/>
    <w:rsid w:val="00DA2E94"/>
    <w:rsid w:val="00DA3BA3"/>
    <w:rsid w:val="00DB2192"/>
    <w:rsid w:val="00DB241E"/>
    <w:rsid w:val="00DB43AC"/>
    <w:rsid w:val="00DB586B"/>
    <w:rsid w:val="00DB603B"/>
    <w:rsid w:val="00DB6B88"/>
    <w:rsid w:val="00DB6D85"/>
    <w:rsid w:val="00DC20FE"/>
    <w:rsid w:val="00DC223C"/>
    <w:rsid w:val="00DC40ED"/>
    <w:rsid w:val="00DC5A24"/>
    <w:rsid w:val="00DC70A9"/>
    <w:rsid w:val="00DC7941"/>
    <w:rsid w:val="00DD0B0B"/>
    <w:rsid w:val="00DD0BB1"/>
    <w:rsid w:val="00DD2272"/>
    <w:rsid w:val="00DD28FC"/>
    <w:rsid w:val="00DD491B"/>
    <w:rsid w:val="00DD5784"/>
    <w:rsid w:val="00DD61A4"/>
    <w:rsid w:val="00DD65F3"/>
    <w:rsid w:val="00DD6C92"/>
    <w:rsid w:val="00DD70C7"/>
    <w:rsid w:val="00DD747F"/>
    <w:rsid w:val="00DD7F2A"/>
    <w:rsid w:val="00DE231E"/>
    <w:rsid w:val="00DE3633"/>
    <w:rsid w:val="00DE405E"/>
    <w:rsid w:val="00DE483F"/>
    <w:rsid w:val="00DE49CD"/>
    <w:rsid w:val="00DE584A"/>
    <w:rsid w:val="00DE6076"/>
    <w:rsid w:val="00DE75C8"/>
    <w:rsid w:val="00DE7A8F"/>
    <w:rsid w:val="00DE7CFF"/>
    <w:rsid w:val="00DF1647"/>
    <w:rsid w:val="00DF2140"/>
    <w:rsid w:val="00DF2C4F"/>
    <w:rsid w:val="00DF584F"/>
    <w:rsid w:val="00DF651E"/>
    <w:rsid w:val="00E0015B"/>
    <w:rsid w:val="00E026AA"/>
    <w:rsid w:val="00E116BA"/>
    <w:rsid w:val="00E133EA"/>
    <w:rsid w:val="00E139F0"/>
    <w:rsid w:val="00E13DC6"/>
    <w:rsid w:val="00E1448B"/>
    <w:rsid w:val="00E14C4A"/>
    <w:rsid w:val="00E16BED"/>
    <w:rsid w:val="00E20722"/>
    <w:rsid w:val="00E2107B"/>
    <w:rsid w:val="00E2253A"/>
    <w:rsid w:val="00E2291E"/>
    <w:rsid w:val="00E23041"/>
    <w:rsid w:val="00E24591"/>
    <w:rsid w:val="00E24752"/>
    <w:rsid w:val="00E26B73"/>
    <w:rsid w:val="00E27C86"/>
    <w:rsid w:val="00E30DA8"/>
    <w:rsid w:val="00E30DD2"/>
    <w:rsid w:val="00E42035"/>
    <w:rsid w:val="00E42876"/>
    <w:rsid w:val="00E42A02"/>
    <w:rsid w:val="00E42C08"/>
    <w:rsid w:val="00E4618E"/>
    <w:rsid w:val="00E501F3"/>
    <w:rsid w:val="00E50949"/>
    <w:rsid w:val="00E51328"/>
    <w:rsid w:val="00E5139E"/>
    <w:rsid w:val="00E532D1"/>
    <w:rsid w:val="00E545C7"/>
    <w:rsid w:val="00E5540C"/>
    <w:rsid w:val="00E57613"/>
    <w:rsid w:val="00E609F2"/>
    <w:rsid w:val="00E60EEE"/>
    <w:rsid w:val="00E62B3B"/>
    <w:rsid w:val="00E63A02"/>
    <w:rsid w:val="00E646EF"/>
    <w:rsid w:val="00E70018"/>
    <w:rsid w:val="00E73058"/>
    <w:rsid w:val="00E7633D"/>
    <w:rsid w:val="00E76382"/>
    <w:rsid w:val="00E76504"/>
    <w:rsid w:val="00E76CD6"/>
    <w:rsid w:val="00E779D5"/>
    <w:rsid w:val="00E8232A"/>
    <w:rsid w:val="00E8318A"/>
    <w:rsid w:val="00E83759"/>
    <w:rsid w:val="00E83E17"/>
    <w:rsid w:val="00E84607"/>
    <w:rsid w:val="00E847C9"/>
    <w:rsid w:val="00E908BE"/>
    <w:rsid w:val="00E9344A"/>
    <w:rsid w:val="00E9650A"/>
    <w:rsid w:val="00E96571"/>
    <w:rsid w:val="00E96ECB"/>
    <w:rsid w:val="00EA0519"/>
    <w:rsid w:val="00EA0C70"/>
    <w:rsid w:val="00EA13ED"/>
    <w:rsid w:val="00EA23D9"/>
    <w:rsid w:val="00EA2632"/>
    <w:rsid w:val="00EA757A"/>
    <w:rsid w:val="00EB0CBC"/>
    <w:rsid w:val="00EB168C"/>
    <w:rsid w:val="00EB4E00"/>
    <w:rsid w:val="00EB637F"/>
    <w:rsid w:val="00EB71D5"/>
    <w:rsid w:val="00EC1412"/>
    <w:rsid w:val="00EC217A"/>
    <w:rsid w:val="00EC48AC"/>
    <w:rsid w:val="00EC5A57"/>
    <w:rsid w:val="00EC7FB0"/>
    <w:rsid w:val="00ED1DC8"/>
    <w:rsid w:val="00ED2365"/>
    <w:rsid w:val="00ED2811"/>
    <w:rsid w:val="00ED2E5C"/>
    <w:rsid w:val="00ED594D"/>
    <w:rsid w:val="00ED5A14"/>
    <w:rsid w:val="00ED6483"/>
    <w:rsid w:val="00ED7A37"/>
    <w:rsid w:val="00EE277C"/>
    <w:rsid w:val="00EE29D1"/>
    <w:rsid w:val="00EE5162"/>
    <w:rsid w:val="00EE68B9"/>
    <w:rsid w:val="00EF20B3"/>
    <w:rsid w:val="00EF29AD"/>
    <w:rsid w:val="00EF4D33"/>
    <w:rsid w:val="00EF7550"/>
    <w:rsid w:val="00EF77E0"/>
    <w:rsid w:val="00F010F0"/>
    <w:rsid w:val="00F0150E"/>
    <w:rsid w:val="00F0366C"/>
    <w:rsid w:val="00F044D6"/>
    <w:rsid w:val="00F05B96"/>
    <w:rsid w:val="00F05F5E"/>
    <w:rsid w:val="00F06BAA"/>
    <w:rsid w:val="00F101DF"/>
    <w:rsid w:val="00F128CE"/>
    <w:rsid w:val="00F128FB"/>
    <w:rsid w:val="00F1359C"/>
    <w:rsid w:val="00F15383"/>
    <w:rsid w:val="00F1610F"/>
    <w:rsid w:val="00F1628C"/>
    <w:rsid w:val="00F167BF"/>
    <w:rsid w:val="00F21571"/>
    <w:rsid w:val="00F21FC1"/>
    <w:rsid w:val="00F23220"/>
    <w:rsid w:val="00F31ED2"/>
    <w:rsid w:val="00F3357B"/>
    <w:rsid w:val="00F33854"/>
    <w:rsid w:val="00F34214"/>
    <w:rsid w:val="00F3431B"/>
    <w:rsid w:val="00F34371"/>
    <w:rsid w:val="00F34C26"/>
    <w:rsid w:val="00F400A8"/>
    <w:rsid w:val="00F438EE"/>
    <w:rsid w:val="00F47E32"/>
    <w:rsid w:val="00F512B2"/>
    <w:rsid w:val="00F55BC2"/>
    <w:rsid w:val="00F5611D"/>
    <w:rsid w:val="00F56B79"/>
    <w:rsid w:val="00F61491"/>
    <w:rsid w:val="00F64446"/>
    <w:rsid w:val="00F647FE"/>
    <w:rsid w:val="00F656BA"/>
    <w:rsid w:val="00F668F7"/>
    <w:rsid w:val="00F66F34"/>
    <w:rsid w:val="00F672B6"/>
    <w:rsid w:val="00F70F4E"/>
    <w:rsid w:val="00F7168A"/>
    <w:rsid w:val="00F739BD"/>
    <w:rsid w:val="00F769F1"/>
    <w:rsid w:val="00F77481"/>
    <w:rsid w:val="00F77A9C"/>
    <w:rsid w:val="00F809D3"/>
    <w:rsid w:val="00F81135"/>
    <w:rsid w:val="00F82820"/>
    <w:rsid w:val="00F842E2"/>
    <w:rsid w:val="00F8535D"/>
    <w:rsid w:val="00F87A96"/>
    <w:rsid w:val="00F92AAD"/>
    <w:rsid w:val="00F9420D"/>
    <w:rsid w:val="00F97A2C"/>
    <w:rsid w:val="00FA05F2"/>
    <w:rsid w:val="00FA357E"/>
    <w:rsid w:val="00FA4131"/>
    <w:rsid w:val="00FA4645"/>
    <w:rsid w:val="00FA5A4E"/>
    <w:rsid w:val="00FA672B"/>
    <w:rsid w:val="00FB1D74"/>
    <w:rsid w:val="00FB3038"/>
    <w:rsid w:val="00FB7327"/>
    <w:rsid w:val="00FC14DE"/>
    <w:rsid w:val="00FC273D"/>
    <w:rsid w:val="00FC363C"/>
    <w:rsid w:val="00FC540E"/>
    <w:rsid w:val="00FC5624"/>
    <w:rsid w:val="00FC66DD"/>
    <w:rsid w:val="00FC6C65"/>
    <w:rsid w:val="00FD15FD"/>
    <w:rsid w:val="00FD27C2"/>
    <w:rsid w:val="00FD627C"/>
    <w:rsid w:val="00FD6439"/>
    <w:rsid w:val="00FD7975"/>
    <w:rsid w:val="00FE2365"/>
    <w:rsid w:val="00FE65F4"/>
    <w:rsid w:val="00FE67B4"/>
    <w:rsid w:val="00FE6A63"/>
    <w:rsid w:val="00FE6E85"/>
    <w:rsid w:val="00FF09AC"/>
    <w:rsid w:val="00FF1A9D"/>
    <w:rsid w:val="00FF4048"/>
    <w:rsid w:val="00FF50DB"/>
    <w:rsid w:val="00FF59C9"/>
    <w:rsid w:val="00FF5F64"/>
    <w:rsid w:val="00FF7277"/>
  </w:rsids>
  <m:mathPr>
    <m:mathFont m:val="Cambria Math"/>
    <m:brkBin m:val="before"/>
    <m:brkBinSub m:val="--"/>
    <m:smallFrac m:val="0"/>
    <m:dispDef/>
    <m:lMargin m:val="0"/>
    <m:rMargin m:val="0"/>
    <m:defJc m:val="centerGroup"/>
    <m:wrapIndent m:val="1440"/>
    <m:intLim m:val="subSup"/>
    <m:naryLim m:val="undOvr"/>
  </m:mathPr>
  <w:themeFontLang w:val="en-US" w:eastAsia="zh-CN"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D74F11"/>
  <w15:docId w15:val="{2482F634-2146-594D-912D-01DBB2E19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sz w:val="24"/>
        <w:szCs w:val="24"/>
        <w:lang w:val="en-US" w:eastAsia="en-US" w:bidi="bn-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967"/>
    <w:rPr>
      <w:rFonts w:eastAsia="Times New Roman"/>
      <w:lang w:bidi="ar-SA"/>
    </w:rPr>
  </w:style>
  <w:style w:type="paragraph" w:styleId="Heading1">
    <w:name w:val="heading 1"/>
    <w:basedOn w:val="Normal"/>
    <w:next w:val="Normal"/>
    <w:link w:val="Heading1Char"/>
    <w:uiPriority w:val="9"/>
    <w:qFormat/>
    <w:rsid w:val="00576655"/>
    <w:pPr>
      <w:keepNext/>
      <w:keepLines/>
      <w:spacing w:before="480"/>
      <w:outlineLvl w:val="0"/>
    </w:pPr>
    <w:rPr>
      <w:rFonts w:asciiTheme="majorHAnsi" w:eastAsiaTheme="majorEastAsia" w:hAnsiTheme="majorHAnsi" w:cstheme="majorBidi"/>
      <w:b/>
      <w:bCs/>
      <w:color w:val="2F5496" w:themeColor="accent1" w:themeShade="BF"/>
      <w:sz w:val="28"/>
      <w:szCs w:val="28"/>
      <w:lang w:bidi="en-US"/>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InternetLink">
    <w:name w:val="Internet Link"/>
    <w:rPr>
      <w:color w:val="000080"/>
      <w:u w:val="single"/>
    </w:rPr>
  </w:style>
  <w:style w:type="character" w:customStyle="1" w:styleId="NumberingSymbols">
    <w:name w:val="Numbering Symbols"/>
    <w:qFormat/>
  </w:style>
  <w:style w:type="character" w:customStyle="1" w:styleId="ListLabel1">
    <w:name w:val="ListLabel 1"/>
    <w:qFormat/>
  </w:style>
  <w:style w:type="character" w:customStyle="1" w:styleId="Bullets">
    <w:name w:val="Bullets"/>
    <w:qFormat/>
    <w:rPr>
      <w:rFonts w:ascii="OpenSymbol" w:eastAsia="OpenSymbol" w:hAnsi="OpenSymbol" w:cs="OpenSymbol"/>
    </w:rPr>
  </w:style>
  <w:style w:type="character" w:customStyle="1" w:styleId="ListLabel4">
    <w:name w:val="ListLabel 4"/>
    <w:qFormat/>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style>
  <w:style w:type="paragraph" w:customStyle="1" w:styleId="Heading">
    <w:name w:val="Heading"/>
    <w:basedOn w:val="Normal"/>
    <w:next w:val="BodyText"/>
    <w:qFormat/>
    <w:pPr>
      <w:keepNext/>
      <w:spacing w:before="240" w:after="120"/>
    </w:pPr>
    <w:rPr>
      <w:rFonts w:ascii="Liberation Sans" w:eastAsia="AR PL SungtiL GB" w:hAnsi="Liberation Sans" w:cs="Lohit Devanagari"/>
      <w:kern w:val="2"/>
      <w:sz w:val="28"/>
      <w:szCs w:val="28"/>
      <w:lang w:eastAsia="zh-CN" w:bidi="hi-IN"/>
    </w:rPr>
  </w:style>
  <w:style w:type="paragraph" w:styleId="BodyText">
    <w:name w:val="Body Text"/>
    <w:basedOn w:val="Normal"/>
    <w:pPr>
      <w:spacing w:after="140"/>
    </w:pPr>
    <w:rPr>
      <w:rFonts w:ascii="Liberation Serif" w:eastAsia="AR PL SungtiL GB" w:hAnsi="Liberation Serif" w:cs="Lohit Devanagari"/>
      <w:kern w:val="2"/>
      <w:lang w:eastAsia="zh-CN" w:bidi="hi-IN"/>
    </w:rPr>
  </w:style>
  <w:style w:type="paragraph" w:styleId="List">
    <w:name w:val="List"/>
    <w:basedOn w:val="BodyText"/>
  </w:style>
  <w:style w:type="paragraph" w:styleId="Caption">
    <w:name w:val="caption"/>
    <w:basedOn w:val="Normal"/>
    <w:qFormat/>
    <w:pPr>
      <w:suppressLineNumbers/>
      <w:spacing w:before="120" w:after="120"/>
    </w:pPr>
    <w:rPr>
      <w:rFonts w:ascii="Liberation Serif" w:eastAsia="AR PL SungtiL GB" w:hAnsi="Liberation Serif" w:cs="Lohit Devanagari"/>
      <w:i/>
      <w:iCs/>
      <w:kern w:val="2"/>
      <w:lang w:eastAsia="zh-CN" w:bidi="hi-IN"/>
    </w:rPr>
  </w:style>
  <w:style w:type="paragraph" w:customStyle="1" w:styleId="Index">
    <w:name w:val="Index"/>
    <w:basedOn w:val="Normal"/>
    <w:qFormat/>
    <w:pPr>
      <w:suppressLineNumbers/>
    </w:pPr>
    <w:rPr>
      <w:rFonts w:ascii="Liberation Serif" w:eastAsia="AR PL SungtiL GB" w:hAnsi="Liberation Serif" w:cs="Lohit Devanagari"/>
      <w:kern w:val="2"/>
      <w:lang w:eastAsia="zh-CN" w:bidi="hi-IN"/>
    </w:rPr>
  </w:style>
  <w:style w:type="paragraph" w:styleId="Footer">
    <w:name w:val="footer"/>
    <w:basedOn w:val="Normal"/>
    <w:link w:val="FooterChar"/>
    <w:uiPriority w:val="99"/>
    <w:pPr>
      <w:suppressLineNumbers/>
      <w:tabs>
        <w:tab w:val="center" w:pos="4986"/>
        <w:tab w:val="right" w:pos="9972"/>
      </w:tabs>
    </w:pPr>
    <w:rPr>
      <w:rFonts w:ascii="Liberation Serif" w:eastAsia="AR PL SungtiL GB" w:hAnsi="Liberation Serif" w:cs="Lohit Devanagari"/>
      <w:kern w:val="2"/>
      <w:lang w:eastAsia="zh-CN" w:bidi="hi-IN"/>
    </w:rPr>
  </w:style>
  <w:style w:type="paragraph" w:customStyle="1" w:styleId="TableContents">
    <w:name w:val="Table Contents"/>
    <w:basedOn w:val="Normal"/>
    <w:qFormat/>
    <w:pPr>
      <w:suppressLineNumbers/>
    </w:pPr>
    <w:rPr>
      <w:rFonts w:ascii="Liberation Serif" w:eastAsia="AR PL SungtiL GB" w:hAnsi="Liberation Serif" w:cs="Lohit Devanagari"/>
      <w:kern w:val="2"/>
      <w:lang w:eastAsia="zh-CN" w:bidi="hi-IN"/>
    </w:rPr>
  </w:style>
  <w:style w:type="character" w:styleId="Hyperlink">
    <w:name w:val="Hyperlink"/>
    <w:basedOn w:val="DefaultParagraphFont"/>
    <w:uiPriority w:val="99"/>
    <w:unhideWhenUsed/>
    <w:rsid w:val="000B1A49"/>
    <w:rPr>
      <w:color w:val="0563C1" w:themeColor="hyperlink"/>
      <w:u w:val="single"/>
    </w:rPr>
  </w:style>
  <w:style w:type="paragraph" w:styleId="ListParagraph">
    <w:name w:val="List Paragraph"/>
    <w:basedOn w:val="Normal"/>
    <w:uiPriority w:val="34"/>
    <w:qFormat/>
    <w:rsid w:val="00EF74AD"/>
    <w:pPr>
      <w:ind w:left="720"/>
      <w:contextualSpacing/>
    </w:pPr>
    <w:rPr>
      <w:rFonts w:ascii="Liberation Serif" w:eastAsia="AR PL SungtiL GB" w:hAnsi="Liberation Serif" w:cs="Mangal"/>
      <w:kern w:val="2"/>
      <w:szCs w:val="21"/>
      <w:lang w:eastAsia="zh-CN" w:bidi="hi-IN"/>
    </w:rPr>
  </w:style>
  <w:style w:type="character" w:styleId="CommentReference">
    <w:name w:val="annotation reference"/>
    <w:basedOn w:val="DefaultParagraphFont"/>
    <w:uiPriority w:val="99"/>
    <w:semiHidden/>
    <w:unhideWhenUsed/>
    <w:rsid w:val="00EF74AD"/>
    <w:rPr>
      <w:sz w:val="18"/>
      <w:szCs w:val="18"/>
    </w:rPr>
  </w:style>
  <w:style w:type="paragraph" w:styleId="CommentText">
    <w:name w:val="annotation text"/>
    <w:basedOn w:val="Normal"/>
    <w:link w:val="CommentTextChar"/>
    <w:uiPriority w:val="99"/>
    <w:unhideWhenUsed/>
    <w:rsid w:val="00EF74AD"/>
    <w:rPr>
      <w:rFonts w:ascii="Liberation Serif" w:eastAsia="AR PL SungtiL GB" w:hAnsi="Liberation Serif" w:cs="Mangal"/>
      <w:kern w:val="2"/>
      <w:szCs w:val="21"/>
      <w:lang w:eastAsia="zh-CN" w:bidi="hi-IN"/>
    </w:rPr>
  </w:style>
  <w:style w:type="character" w:customStyle="1" w:styleId="CommentTextChar">
    <w:name w:val="Comment Text Char"/>
    <w:basedOn w:val="DefaultParagraphFont"/>
    <w:link w:val="CommentText"/>
    <w:uiPriority w:val="99"/>
    <w:rsid w:val="00EF74AD"/>
    <w:rPr>
      <w:rFonts w:cs="Mangal"/>
      <w:sz w:val="24"/>
      <w:szCs w:val="21"/>
    </w:rPr>
  </w:style>
  <w:style w:type="paragraph" w:styleId="CommentSubject">
    <w:name w:val="annotation subject"/>
    <w:basedOn w:val="CommentText"/>
    <w:next w:val="CommentText"/>
    <w:link w:val="CommentSubjectChar"/>
    <w:uiPriority w:val="99"/>
    <w:semiHidden/>
    <w:unhideWhenUsed/>
    <w:rsid w:val="00EF74AD"/>
    <w:rPr>
      <w:b/>
      <w:bCs/>
      <w:sz w:val="20"/>
      <w:szCs w:val="18"/>
    </w:rPr>
  </w:style>
  <w:style w:type="character" w:customStyle="1" w:styleId="CommentSubjectChar">
    <w:name w:val="Comment Subject Char"/>
    <w:basedOn w:val="CommentTextChar"/>
    <w:link w:val="CommentSubject"/>
    <w:uiPriority w:val="99"/>
    <w:semiHidden/>
    <w:rsid w:val="00EF74AD"/>
    <w:rPr>
      <w:rFonts w:cs="Mangal"/>
      <w:b/>
      <w:bCs/>
      <w:sz w:val="24"/>
      <w:szCs w:val="18"/>
    </w:rPr>
  </w:style>
  <w:style w:type="paragraph" w:styleId="BalloonText">
    <w:name w:val="Balloon Text"/>
    <w:basedOn w:val="Normal"/>
    <w:link w:val="BalloonTextChar"/>
    <w:uiPriority w:val="99"/>
    <w:semiHidden/>
    <w:unhideWhenUsed/>
    <w:rsid w:val="00EF74AD"/>
    <w:rPr>
      <w:rFonts w:eastAsia="AR PL SungtiL GB" w:cs="Mangal"/>
      <w:kern w:val="2"/>
      <w:sz w:val="18"/>
      <w:szCs w:val="16"/>
      <w:lang w:eastAsia="zh-CN" w:bidi="hi-IN"/>
    </w:rPr>
  </w:style>
  <w:style w:type="character" w:customStyle="1" w:styleId="BalloonTextChar">
    <w:name w:val="Balloon Text Char"/>
    <w:basedOn w:val="DefaultParagraphFont"/>
    <w:link w:val="BalloonText"/>
    <w:uiPriority w:val="99"/>
    <w:semiHidden/>
    <w:rsid w:val="00EF74AD"/>
    <w:rPr>
      <w:rFonts w:ascii="Times New Roman" w:hAnsi="Times New Roman" w:cs="Mangal"/>
      <w:sz w:val="18"/>
      <w:szCs w:val="16"/>
    </w:rPr>
  </w:style>
  <w:style w:type="character" w:styleId="PlaceholderText">
    <w:name w:val="Placeholder Text"/>
    <w:basedOn w:val="DefaultParagraphFont"/>
    <w:uiPriority w:val="99"/>
    <w:semiHidden/>
    <w:rsid w:val="00633B14"/>
    <w:rPr>
      <w:color w:val="808080"/>
    </w:rPr>
  </w:style>
  <w:style w:type="character" w:customStyle="1" w:styleId="UnresolvedMention1">
    <w:name w:val="Unresolved Mention1"/>
    <w:basedOn w:val="DefaultParagraphFont"/>
    <w:uiPriority w:val="99"/>
    <w:rsid w:val="00D81D87"/>
    <w:rPr>
      <w:color w:val="605E5C"/>
      <w:shd w:val="clear" w:color="auto" w:fill="E1DFDD"/>
    </w:rPr>
  </w:style>
  <w:style w:type="character" w:customStyle="1" w:styleId="nowrap">
    <w:name w:val="nowrap"/>
    <w:basedOn w:val="DefaultParagraphFont"/>
    <w:rsid w:val="00576655"/>
  </w:style>
  <w:style w:type="character" w:customStyle="1" w:styleId="Heading1Char">
    <w:name w:val="Heading 1 Char"/>
    <w:basedOn w:val="DefaultParagraphFont"/>
    <w:link w:val="Heading1"/>
    <w:uiPriority w:val="9"/>
    <w:rsid w:val="00576655"/>
    <w:rPr>
      <w:rFonts w:asciiTheme="majorHAnsi" w:eastAsiaTheme="majorEastAsia" w:hAnsiTheme="majorHAnsi" w:cstheme="majorBidi"/>
      <w:b/>
      <w:bCs/>
      <w:color w:val="2F5496" w:themeColor="accent1" w:themeShade="BF"/>
      <w:kern w:val="0"/>
      <w:sz w:val="28"/>
      <w:szCs w:val="28"/>
      <w:lang w:eastAsia="en-US" w:bidi="en-US"/>
    </w:rPr>
  </w:style>
  <w:style w:type="paragraph" w:styleId="Bibliography">
    <w:name w:val="Bibliography"/>
    <w:basedOn w:val="Normal"/>
    <w:next w:val="Normal"/>
    <w:uiPriority w:val="37"/>
    <w:unhideWhenUsed/>
    <w:rsid w:val="00576655"/>
    <w:pPr>
      <w:tabs>
        <w:tab w:val="left" w:pos="380"/>
        <w:tab w:val="left" w:pos="500"/>
      </w:tabs>
      <w:spacing w:after="240" w:line="240" w:lineRule="auto"/>
      <w:ind w:left="504" w:hanging="504"/>
    </w:pPr>
    <w:rPr>
      <w:rFonts w:ascii="Liberation Serif" w:eastAsia="AR PL SungtiL GB" w:hAnsi="Liberation Serif" w:cs="Mangal"/>
      <w:kern w:val="2"/>
      <w:szCs w:val="21"/>
      <w:lang w:eastAsia="zh-CN" w:bidi="hi-IN"/>
    </w:rPr>
  </w:style>
  <w:style w:type="character" w:customStyle="1" w:styleId="hotkey-layer">
    <w:name w:val="hotkey-layer"/>
    <w:basedOn w:val="DefaultParagraphFont"/>
    <w:rsid w:val="000C5D45"/>
  </w:style>
  <w:style w:type="character" w:customStyle="1" w:styleId="UnresolvedMention2">
    <w:name w:val="Unresolved Mention2"/>
    <w:basedOn w:val="DefaultParagraphFont"/>
    <w:uiPriority w:val="99"/>
    <w:rsid w:val="00DE2805"/>
    <w:rPr>
      <w:color w:val="605E5C"/>
      <w:shd w:val="clear" w:color="auto" w:fill="E1DFDD"/>
    </w:rPr>
  </w:style>
  <w:style w:type="paragraph" w:styleId="Header">
    <w:name w:val="header"/>
    <w:basedOn w:val="Normal"/>
    <w:link w:val="HeaderChar"/>
    <w:uiPriority w:val="99"/>
    <w:unhideWhenUsed/>
    <w:rsid w:val="00E077BC"/>
    <w:pPr>
      <w:tabs>
        <w:tab w:val="center" w:pos="4680"/>
        <w:tab w:val="right" w:pos="9360"/>
      </w:tabs>
    </w:pPr>
    <w:rPr>
      <w:rFonts w:ascii="Liberation Serif" w:eastAsia="AR PL SungtiL GB" w:hAnsi="Liberation Serif" w:cs="Mangal"/>
      <w:kern w:val="2"/>
      <w:szCs w:val="21"/>
      <w:lang w:eastAsia="zh-CN" w:bidi="hi-IN"/>
    </w:rPr>
  </w:style>
  <w:style w:type="character" w:customStyle="1" w:styleId="HeaderChar">
    <w:name w:val="Header Char"/>
    <w:basedOn w:val="DefaultParagraphFont"/>
    <w:link w:val="Header"/>
    <w:uiPriority w:val="99"/>
    <w:rsid w:val="00E077BC"/>
    <w:rPr>
      <w:rFonts w:cs="Mangal"/>
      <w:sz w:val="24"/>
      <w:szCs w:val="21"/>
    </w:rPr>
  </w:style>
  <w:style w:type="character" w:customStyle="1" w:styleId="UnresolvedMention3">
    <w:name w:val="Unresolved Mention3"/>
    <w:basedOn w:val="DefaultParagraphFont"/>
    <w:uiPriority w:val="99"/>
    <w:rsid w:val="00515A19"/>
    <w:rPr>
      <w:color w:val="605E5C"/>
      <w:shd w:val="clear" w:color="auto" w:fill="E1DFDD"/>
    </w:rPr>
  </w:style>
  <w:style w:type="character" w:styleId="FollowedHyperlink">
    <w:name w:val="FollowedHyperlink"/>
    <w:basedOn w:val="DefaultParagraphFont"/>
    <w:uiPriority w:val="99"/>
    <w:semiHidden/>
    <w:unhideWhenUsed/>
    <w:rsid w:val="00692A06"/>
    <w:rPr>
      <w:color w:val="954F72" w:themeColor="followedHyperlink"/>
      <w:u w:val="single"/>
    </w:rPr>
  </w:style>
  <w:style w:type="paragraph" w:styleId="NormalWeb">
    <w:name w:val="Normal (Web)"/>
    <w:basedOn w:val="Normal"/>
    <w:uiPriority w:val="99"/>
    <w:unhideWhenUsed/>
    <w:rsid w:val="009C1BD7"/>
    <w:pPr>
      <w:spacing w:before="100" w:beforeAutospacing="1" w:after="100" w:afterAutospacing="1"/>
    </w:pPr>
  </w:style>
  <w:style w:type="character" w:customStyle="1" w:styleId="UnresolvedMention4">
    <w:name w:val="Unresolved Mention4"/>
    <w:basedOn w:val="DefaultParagraphFont"/>
    <w:uiPriority w:val="99"/>
    <w:rsid w:val="000D2198"/>
    <w:rPr>
      <w:color w:val="605E5C"/>
      <w:shd w:val="clear" w:color="auto" w:fill="E1DFDD"/>
    </w:rPr>
  </w:style>
  <w:style w:type="character" w:customStyle="1" w:styleId="UnresolvedMention5">
    <w:name w:val="Unresolved Mention5"/>
    <w:basedOn w:val="DefaultParagraphFont"/>
    <w:uiPriority w:val="99"/>
    <w:rsid w:val="00C17A61"/>
    <w:rPr>
      <w:color w:val="605E5C"/>
      <w:shd w:val="clear" w:color="auto" w:fill="E1DFDD"/>
    </w:rPr>
  </w:style>
  <w:style w:type="paragraph" w:customStyle="1" w:styleId="EndNoteBibliographyTitle">
    <w:name w:val="EndNote Bibliography Title"/>
    <w:basedOn w:val="Normal"/>
    <w:link w:val="EndNoteBibliographyTitleChar"/>
    <w:rsid w:val="00C17A61"/>
    <w:pPr>
      <w:jc w:val="center"/>
    </w:pPr>
  </w:style>
  <w:style w:type="character" w:customStyle="1" w:styleId="EndNoteBibliographyTitleChar">
    <w:name w:val="EndNote Bibliography Title Char"/>
    <w:basedOn w:val="DefaultParagraphFont"/>
    <w:link w:val="EndNoteBibliographyTitle"/>
    <w:rsid w:val="00C17A61"/>
    <w:rPr>
      <w:rFonts w:ascii="Times New Roman" w:eastAsia="Times New Roman" w:hAnsi="Times New Roman" w:cs="Times New Roman"/>
      <w:kern w:val="0"/>
      <w:sz w:val="24"/>
      <w:lang w:eastAsia="en-US" w:bidi="ar-SA"/>
    </w:rPr>
  </w:style>
  <w:style w:type="paragraph" w:customStyle="1" w:styleId="EndNoteBibliography">
    <w:name w:val="EndNote Bibliography"/>
    <w:basedOn w:val="Normal"/>
    <w:link w:val="EndNoteBibliographyChar"/>
    <w:rsid w:val="00C17A61"/>
    <w:pPr>
      <w:jc w:val="both"/>
    </w:pPr>
  </w:style>
  <w:style w:type="character" w:customStyle="1" w:styleId="EndNoteBibliographyChar">
    <w:name w:val="EndNote Bibliography Char"/>
    <w:basedOn w:val="DefaultParagraphFont"/>
    <w:link w:val="EndNoteBibliography"/>
    <w:rsid w:val="00C17A61"/>
    <w:rPr>
      <w:rFonts w:ascii="Times New Roman" w:eastAsia="Times New Roman" w:hAnsi="Times New Roman" w:cs="Times New Roman"/>
      <w:kern w:val="0"/>
      <w:sz w:val="24"/>
      <w:lang w:eastAsia="en-US" w:bidi="ar-SA"/>
    </w:rPr>
  </w:style>
  <w:style w:type="character" w:customStyle="1" w:styleId="UnresolvedMention6">
    <w:name w:val="Unresolved Mention6"/>
    <w:basedOn w:val="DefaultParagraphFont"/>
    <w:uiPriority w:val="99"/>
    <w:rsid w:val="00471486"/>
    <w:rPr>
      <w:color w:val="605E5C"/>
      <w:shd w:val="clear" w:color="auto" w:fill="E1DFDD"/>
    </w:rPr>
  </w:style>
  <w:style w:type="character" w:styleId="UnresolvedMention">
    <w:name w:val="Unresolved Mention"/>
    <w:basedOn w:val="DefaultParagraphFont"/>
    <w:uiPriority w:val="99"/>
    <w:rsid w:val="00AF00CF"/>
    <w:rPr>
      <w:color w:val="605E5C"/>
      <w:shd w:val="clear" w:color="auto" w:fill="E1DFDD"/>
    </w:rPr>
  </w:style>
  <w:style w:type="character" w:styleId="PageNumber">
    <w:name w:val="page number"/>
    <w:basedOn w:val="DefaultParagraphFont"/>
    <w:uiPriority w:val="99"/>
    <w:semiHidden/>
    <w:unhideWhenUsed/>
    <w:rsid w:val="002A0F60"/>
  </w:style>
  <w:style w:type="table" w:styleId="TableGrid">
    <w:name w:val="Table Grid"/>
    <w:basedOn w:val="TableNormal"/>
    <w:uiPriority w:val="39"/>
    <w:rsid w:val="00F734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Date">
    <w:name w:val="Date"/>
    <w:basedOn w:val="Normal"/>
    <w:next w:val="Normal"/>
    <w:link w:val="DateChar"/>
    <w:uiPriority w:val="99"/>
    <w:semiHidden/>
    <w:unhideWhenUsed/>
    <w:rsid w:val="009B2D53"/>
    <w:pPr>
      <w:widowControl w:val="0"/>
      <w:spacing w:after="160" w:line="259" w:lineRule="auto"/>
      <w:jc w:val="both"/>
    </w:pPr>
    <w:rPr>
      <w:rFonts w:asciiTheme="minorHAnsi" w:eastAsiaTheme="minorEastAsia" w:hAnsiTheme="minorHAnsi" w:cstheme="minorBidi"/>
      <w:sz w:val="22"/>
      <w:szCs w:val="22"/>
      <w:lang w:eastAsia="zh-CN"/>
    </w:rPr>
  </w:style>
  <w:style w:type="character" w:customStyle="1" w:styleId="DateChar">
    <w:name w:val="Date Char"/>
    <w:basedOn w:val="DefaultParagraphFont"/>
    <w:link w:val="Date"/>
    <w:uiPriority w:val="99"/>
    <w:semiHidden/>
    <w:rsid w:val="009B2D53"/>
    <w:rPr>
      <w:rFonts w:asciiTheme="minorHAnsi" w:eastAsiaTheme="minorEastAsia" w:hAnsiTheme="minorHAnsi" w:cstheme="minorBidi"/>
      <w:sz w:val="22"/>
      <w:szCs w:val="22"/>
      <w:lang w:eastAsia="zh-CN" w:bidi="ar-SA"/>
    </w:rPr>
  </w:style>
  <w:style w:type="character" w:customStyle="1" w:styleId="FooterChar">
    <w:name w:val="Footer Char"/>
    <w:basedOn w:val="DefaultParagraphFont"/>
    <w:link w:val="Footer"/>
    <w:uiPriority w:val="99"/>
    <w:rsid w:val="009B2D53"/>
    <w:rPr>
      <w:rFonts w:ascii="Liberation Serif" w:eastAsia="AR PL SungtiL GB" w:hAnsi="Liberation Serif" w:cs="Lohit Devanagari"/>
      <w:kern w:val="2"/>
      <w:lang w:eastAsia="zh-CN" w:bidi="hi-IN"/>
    </w:rPr>
  </w:style>
  <w:style w:type="table" w:styleId="PlainTable1">
    <w:name w:val="Plain Table 1"/>
    <w:basedOn w:val="TableNormal"/>
    <w:uiPriority w:val="41"/>
    <w:rsid w:val="00EC217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A66BDD"/>
    <w:rPr>
      <w:lang w:bidi="ar-SA"/>
    </w:rPr>
  </w:style>
  <w:style w:type="table" w:styleId="GridTable1Light">
    <w:name w:val="Grid Table 1 Light"/>
    <w:basedOn w:val="TableNormal"/>
    <w:uiPriority w:val="46"/>
    <w:rsid w:val="00AD25B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AD25B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AD25B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AD25B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C5288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mi">
    <w:name w:val="mi"/>
    <w:basedOn w:val="DefaultParagraphFont"/>
    <w:rsid w:val="002174B5"/>
  </w:style>
  <w:style w:type="character" w:customStyle="1" w:styleId="mo">
    <w:name w:val="mo"/>
    <w:basedOn w:val="DefaultParagraphFont"/>
    <w:rsid w:val="002174B5"/>
  </w:style>
  <w:style w:type="character" w:customStyle="1" w:styleId="mn">
    <w:name w:val="mn"/>
    <w:basedOn w:val="DefaultParagraphFont"/>
    <w:rsid w:val="002174B5"/>
  </w:style>
  <w:style w:type="character" w:styleId="Strong">
    <w:name w:val="Strong"/>
    <w:basedOn w:val="DefaultParagraphFont"/>
    <w:uiPriority w:val="22"/>
    <w:qFormat/>
    <w:rsid w:val="00AF2967"/>
    <w:rPr>
      <w:b/>
      <w:bCs/>
    </w:rPr>
  </w:style>
  <w:style w:type="character" w:styleId="LineNumber">
    <w:name w:val="line number"/>
    <w:basedOn w:val="DefaultParagraphFont"/>
    <w:uiPriority w:val="99"/>
    <w:semiHidden/>
    <w:unhideWhenUsed/>
    <w:rsid w:val="007B62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046624">
      <w:bodyDiv w:val="1"/>
      <w:marLeft w:val="0"/>
      <w:marRight w:val="0"/>
      <w:marTop w:val="0"/>
      <w:marBottom w:val="0"/>
      <w:divBdr>
        <w:top w:val="none" w:sz="0" w:space="0" w:color="auto"/>
        <w:left w:val="none" w:sz="0" w:space="0" w:color="auto"/>
        <w:bottom w:val="none" w:sz="0" w:space="0" w:color="auto"/>
        <w:right w:val="none" w:sz="0" w:space="0" w:color="auto"/>
      </w:divBdr>
    </w:div>
    <w:div w:id="84084309">
      <w:bodyDiv w:val="1"/>
      <w:marLeft w:val="0"/>
      <w:marRight w:val="0"/>
      <w:marTop w:val="0"/>
      <w:marBottom w:val="0"/>
      <w:divBdr>
        <w:top w:val="none" w:sz="0" w:space="0" w:color="auto"/>
        <w:left w:val="none" w:sz="0" w:space="0" w:color="auto"/>
        <w:bottom w:val="none" w:sz="0" w:space="0" w:color="auto"/>
        <w:right w:val="none" w:sz="0" w:space="0" w:color="auto"/>
      </w:divBdr>
    </w:div>
    <w:div w:id="169375500">
      <w:bodyDiv w:val="1"/>
      <w:marLeft w:val="0"/>
      <w:marRight w:val="0"/>
      <w:marTop w:val="0"/>
      <w:marBottom w:val="0"/>
      <w:divBdr>
        <w:top w:val="none" w:sz="0" w:space="0" w:color="auto"/>
        <w:left w:val="none" w:sz="0" w:space="0" w:color="auto"/>
        <w:bottom w:val="none" w:sz="0" w:space="0" w:color="auto"/>
        <w:right w:val="none" w:sz="0" w:space="0" w:color="auto"/>
      </w:divBdr>
    </w:div>
    <w:div w:id="176357568">
      <w:bodyDiv w:val="1"/>
      <w:marLeft w:val="0"/>
      <w:marRight w:val="0"/>
      <w:marTop w:val="0"/>
      <w:marBottom w:val="0"/>
      <w:divBdr>
        <w:top w:val="none" w:sz="0" w:space="0" w:color="auto"/>
        <w:left w:val="none" w:sz="0" w:space="0" w:color="auto"/>
        <w:bottom w:val="none" w:sz="0" w:space="0" w:color="auto"/>
        <w:right w:val="none" w:sz="0" w:space="0" w:color="auto"/>
      </w:divBdr>
    </w:div>
    <w:div w:id="198860458">
      <w:bodyDiv w:val="1"/>
      <w:marLeft w:val="0"/>
      <w:marRight w:val="0"/>
      <w:marTop w:val="0"/>
      <w:marBottom w:val="0"/>
      <w:divBdr>
        <w:top w:val="none" w:sz="0" w:space="0" w:color="auto"/>
        <w:left w:val="none" w:sz="0" w:space="0" w:color="auto"/>
        <w:bottom w:val="none" w:sz="0" w:space="0" w:color="auto"/>
        <w:right w:val="none" w:sz="0" w:space="0" w:color="auto"/>
      </w:divBdr>
    </w:div>
    <w:div w:id="311636502">
      <w:bodyDiv w:val="1"/>
      <w:marLeft w:val="0"/>
      <w:marRight w:val="0"/>
      <w:marTop w:val="0"/>
      <w:marBottom w:val="0"/>
      <w:divBdr>
        <w:top w:val="none" w:sz="0" w:space="0" w:color="auto"/>
        <w:left w:val="none" w:sz="0" w:space="0" w:color="auto"/>
        <w:bottom w:val="none" w:sz="0" w:space="0" w:color="auto"/>
        <w:right w:val="none" w:sz="0" w:space="0" w:color="auto"/>
      </w:divBdr>
    </w:div>
    <w:div w:id="319501031">
      <w:bodyDiv w:val="1"/>
      <w:marLeft w:val="0"/>
      <w:marRight w:val="0"/>
      <w:marTop w:val="0"/>
      <w:marBottom w:val="0"/>
      <w:divBdr>
        <w:top w:val="none" w:sz="0" w:space="0" w:color="auto"/>
        <w:left w:val="none" w:sz="0" w:space="0" w:color="auto"/>
        <w:bottom w:val="none" w:sz="0" w:space="0" w:color="auto"/>
        <w:right w:val="none" w:sz="0" w:space="0" w:color="auto"/>
      </w:divBdr>
    </w:div>
    <w:div w:id="354961582">
      <w:bodyDiv w:val="1"/>
      <w:marLeft w:val="0"/>
      <w:marRight w:val="0"/>
      <w:marTop w:val="0"/>
      <w:marBottom w:val="0"/>
      <w:divBdr>
        <w:top w:val="none" w:sz="0" w:space="0" w:color="auto"/>
        <w:left w:val="none" w:sz="0" w:space="0" w:color="auto"/>
        <w:bottom w:val="none" w:sz="0" w:space="0" w:color="auto"/>
        <w:right w:val="none" w:sz="0" w:space="0" w:color="auto"/>
      </w:divBdr>
    </w:div>
    <w:div w:id="477652915">
      <w:bodyDiv w:val="1"/>
      <w:marLeft w:val="0"/>
      <w:marRight w:val="0"/>
      <w:marTop w:val="0"/>
      <w:marBottom w:val="0"/>
      <w:divBdr>
        <w:top w:val="none" w:sz="0" w:space="0" w:color="auto"/>
        <w:left w:val="none" w:sz="0" w:space="0" w:color="auto"/>
        <w:bottom w:val="none" w:sz="0" w:space="0" w:color="auto"/>
        <w:right w:val="none" w:sz="0" w:space="0" w:color="auto"/>
      </w:divBdr>
    </w:div>
    <w:div w:id="623661850">
      <w:bodyDiv w:val="1"/>
      <w:marLeft w:val="0"/>
      <w:marRight w:val="0"/>
      <w:marTop w:val="0"/>
      <w:marBottom w:val="0"/>
      <w:divBdr>
        <w:top w:val="none" w:sz="0" w:space="0" w:color="auto"/>
        <w:left w:val="none" w:sz="0" w:space="0" w:color="auto"/>
        <w:bottom w:val="none" w:sz="0" w:space="0" w:color="auto"/>
        <w:right w:val="none" w:sz="0" w:space="0" w:color="auto"/>
      </w:divBdr>
      <w:divsChild>
        <w:div w:id="965038413">
          <w:marLeft w:val="0"/>
          <w:marRight w:val="0"/>
          <w:marTop w:val="0"/>
          <w:marBottom w:val="0"/>
          <w:divBdr>
            <w:top w:val="none" w:sz="0" w:space="0" w:color="auto"/>
            <w:left w:val="none" w:sz="0" w:space="0" w:color="auto"/>
            <w:bottom w:val="none" w:sz="0" w:space="0" w:color="auto"/>
            <w:right w:val="none" w:sz="0" w:space="0" w:color="auto"/>
          </w:divBdr>
          <w:divsChild>
            <w:div w:id="1979799693">
              <w:marLeft w:val="0"/>
              <w:marRight w:val="0"/>
              <w:marTop w:val="0"/>
              <w:marBottom w:val="0"/>
              <w:divBdr>
                <w:top w:val="none" w:sz="0" w:space="0" w:color="auto"/>
                <w:left w:val="none" w:sz="0" w:space="0" w:color="auto"/>
                <w:bottom w:val="none" w:sz="0" w:space="0" w:color="auto"/>
                <w:right w:val="none" w:sz="0" w:space="0" w:color="auto"/>
              </w:divBdr>
              <w:divsChild>
                <w:div w:id="41112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627209">
      <w:bodyDiv w:val="1"/>
      <w:marLeft w:val="0"/>
      <w:marRight w:val="0"/>
      <w:marTop w:val="0"/>
      <w:marBottom w:val="0"/>
      <w:divBdr>
        <w:top w:val="none" w:sz="0" w:space="0" w:color="auto"/>
        <w:left w:val="none" w:sz="0" w:space="0" w:color="auto"/>
        <w:bottom w:val="none" w:sz="0" w:space="0" w:color="auto"/>
        <w:right w:val="none" w:sz="0" w:space="0" w:color="auto"/>
      </w:divBdr>
      <w:divsChild>
        <w:div w:id="664358822">
          <w:marLeft w:val="0"/>
          <w:marRight w:val="0"/>
          <w:marTop w:val="0"/>
          <w:marBottom w:val="0"/>
          <w:divBdr>
            <w:top w:val="none" w:sz="0" w:space="0" w:color="auto"/>
            <w:left w:val="none" w:sz="0" w:space="0" w:color="auto"/>
            <w:bottom w:val="none" w:sz="0" w:space="0" w:color="auto"/>
            <w:right w:val="none" w:sz="0" w:space="0" w:color="auto"/>
          </w:divBdr>
          <w:divsChild>
            <w:div w:id="57636606">
              <w:marLeft w:val="0"/>
              <w:marRight w:val="0"/>
              <w:marTop w:val="0"/>
              <w:marBottom w:val="0"/>
              <w:divBdr>
                <w:top w:val="none" w:sz="0" w:space="0" w:color="auto"/>
                <w:left w:val="none" w:sz="0" w:space="0" w:color="auto"/>
                <w:bottom w:val="none" w:sz="0" w:space="0" w:color="auto"/>
                <w:right w:val="none" w:sz="0" w:space="0" w:color="auto"/>
              </w:divBdr>
              <w:divsChild>
                <w:div w:id="34016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51386">
      <w:bodyDiv w:val="1"/>
      <w:marLeft w:val="0"/>
      <w:marRight w:val="0"/>
      <w:marTop w:val="0"/>
      <w:marBottom w:val="0"/>
      <w:divBdr>
        <w:top w:val="none" w:sz="0" w:space="0" w:color="auto"/>
        <w:left w:val="none" w:sz="0" w:space="0" w:color="auto"/>
        <w:bottom w:val="none" w:sz="0" w:space="0" w:color="auto"/>
        <w:right w:val="none" w:sz="0" w:space="0" w:color="auto"/>
      </w:divBdr>
    </w:div>
    <w:div w:id="688801069">
      <w:bodyDiv w:val="1"/>
      <w:marLeft w:val="0"/>
      <w:marRight w:val="0"/>
      <w:marTop w:val="0"/>
      <w:marBottom w:val="0"/>
      <w:divBdr>
        <w:top w:val="none" w:sz="0" w:space="0" w:color="auto"/>
        <w:left w:val="none" w:sz="0" w:space="0" w:color="auto"/>
        <w:bottom w:val="none" w:sz="0" w:space="0" w:color="auto"/>
        <w:right w:val="none" w:sz="0" w:space="0" w:color="auto"/>
      </w:divBdr>
    </w:div>
    <w:div w:id="780805511">
      <w:bodyDiv w:val="1"/>
      <w:marLeft w:val="0"/>
      <w:marRight w:val="0"/>
      <w:marTop w:val="0"/>
      <w:marBottom w:val="0"/>
      <w:divBdr>
        <w:top w:val="none" w:sz="0" w:space="0" w:color="auto"/>
        <w:left w:val="none" w:sz="0" w:space="0" w:color="auto"/>
        <w:bottom w:val="none" w:sz="0" w:space="0" w:color="auto"/>
        <w:right w:val="none" w:sz="0" w:space="0" w:color="auto"/>
      </w:divBdr>
    </w:div>
    <w:div w:id="917439510">
      <w:bodyDiv w:val="1"/>
      <w:marLeft w:val="0"/>
      <w:marRight w:val="0"/>
      <w:marTop w:val="0"/>
      <w:marBottom w:val="0"/>
      <w:divBdr>
        <w:top w:val="none" w:sz="0" w:space="0" w:color="auto"/>
        <w:left w:val="none" w:sz="0" w:space="0" w:color="auto"/>
        <w:bottom w:val="none" w:sz="0" w:space="0" w:color="auto"/>
        <w:right w:val="none" w:sz="0" w:space="0" w:color="auto"/>
      </w:divBdr>
    </w:div>
    <w:div w:id="945692944">
      <w:bodyDiv w:val="1"/>
      <w:marLeft w:val="0"/>
      <w:marRight w:val="0"/>
      <w:marTop w:val="0"/>
      <w:marBottom w:val="0"/>
      <w:divBdr>
        <w:top w:val="none" w:sz="0" w:space="0" w:color="auto"/>
        <w:left w:val="none" w:sz="0" w:space="0" w:color="auto"/>
        <w:bottom w:val="none" w:sz="0" w:space="0" w:color="auto"/>
        <w:right w:val="none" w:sz="0" w:space="0" w:color="auto"/>
      </w:divBdr>
    </w:div>
    <w:div w:id="959604352">
      <w:bodyDiv w:val="1"/>
      <w:marLeft w:val="0"/>
      <w:marRight w:val="0"/>
      <w:marTop w:val="0"/>
      <w:marBottom w:val="0"/>
      <w:divBdr>
        <w:top w:val="none" w:sz="0" w:space="0" w:color="auto"/>
        <w:left w:val="none" w:sz="0" w:space="0" w:color="auto"/>
        <w:bottom w:val="none" w:sz="0" w:space="0" w:color="auto"/>
        <w:right w:val="none" w:sz="0" w:space="0" w:color="auto"/>
      </w:divBdr>
    </w:div>
    <w:div w:id="1001398405">
      <w:bodyDiv w:val="1"/>
      <w:marLeft w:val="0"/>
      <w:marRight w:val="0"/>
      <w:marTop w:val="0"/>
      <w:marBottom w:val="0"/>
      <w:divBdr>
        <w:top w:val="none" w:sz="0" w:space="0" w:color="auto"/>
        <w:left w:val="none" w:sz="0" w:space="0" w:color="auto"/>
        <w:bottom w:val="none" w:sz="0" w:space="0" w:color="auto"/>
        <w:right w:val="none" w:sz="0" w:space="0" w:color="auto"/>
      </w:divBdr>
    </w:div>
    <w:div w:id="1227885074">
      <w:bodyDiv w:val="1"/>
      <w:marLeft w:val="0"/>
      <w:marRight w:val="0"/>
      <w:marTop w:val="0"/>
      <w:marBottom w:val="0"/>
      <w:divBdr>
        <w:top w:val="none" w:sz="0" w:space="0" w:color="auto"/>
        <w:left w:val="none" w:sz="0" w:space="0" w:color="auto"/>
        <w:bottom w:val="none" w:sz="0" w:space="0" w:color="auto"/>
        <w:right w:val="none" w:sz="0" w:space="0" w:color="auto"/>
      </w:divBdr>
    </w:div>
    <w:div w:id="1393962709">
      <w:bodyDiv w:val="1"/>
      <w:marLeft w:val="0"/>
      <w:marRight w:val="0"/>
      <w:marTop w:val="0"/>
      <w:marBottom w:val="0"/>
      <w:divBdr>
        <w:top w:val="none" w:sz="0" w:space="0" w:color="auto"/>
        <w:left w:val="none" w:sz="0" w:space="0" w:color="auto"/>
        <w:bottom w:val="none" w:sz="0" w:space="0" w:color="auto"/>
        <w:right w:val="none" w:sz="0" w:space="0" w:color="auto"/>
      </w:divBdr>
    </w:div>
    <w:div w:id="1400515262">
      <w:bodyDiv w:val="1"/>
      <w:marLeft w:val="0"/>
      <w:marRight w:val="0"/>
      <w:marTop w:val="0"/>
      <w:marBottom w:val="0"/>
      <w:divBdr>
        <w:top w:val="none" w:sz="0" w:space="0" w:color="auto"/>
        <w:left w:val="none" w:sz="0" w:space="0" w:color="auto"/>
        <w:bottom w:val="none" w:sz="0" w:space="0" w:color="auto"/>
        <w:right w:val="none" w:sz="0" w:space="0" w:color="auto"/>
      </w:divBdr>
    </w:div>
    <w:div w:id="1641416753">
      <w:bodyDiv w:val="1"/>
      <w:marLeft w:val="0"/>
      <w:marRight w:val="0"/>
      <w:marTop w:val="0"/>
      <w:marBottom w:val="0"/>
      <w:divBdr>
        <w:top w:val="none" w:sz="0" w:space="0" w:color="auto"/>
        <w:left w:val="none" w:sz="0" w:space="0" w:color="auto"/>
        <w:bottom w:val="none" w:sz="0" w:space="0" w:color="auto"/>
        <w:right w:val="none" w:sz="0" w:space="0" w:color="auto"/>
      </w:divBdr>
    </w:div>
    <w:div w:id="1697147549">
      <w:bodyDiv w:val="1"/>
      <w:marLeft w:val="0"/>
      <w:marRight w:val="0"/>
      <w:marTop w:val="0"/>
      <w:marBottom w:val="0"/>
      <w:divBdr>
        <w:top w:val="none" w:sz="0" w:space="0" w:color="auto"/>
        <w:left w:val="none" w:sz="0" w:space="0" w:color="auto"/>
        <w:bottom w:val="none" w:sz="0" w:space="0" w:color="auto"/>
        <w:right w:val="none" w:sz="0" w:space="0" w:color="auto"/>
      </w:divBdr>
    </w:div>
    <w:div w:id="1809932640">
      <w:bodyDiv w:val="1"/>
      <w:marLeft w:val="0"/>
      <w:marRight w:val="0"/>
      <w:marTop w:val="0"/>
      <w:marBottom w:val="0"/>
      <w:divBdr>
        <w:top w:val="none" w:sz="0" w:space="0" w:color="auto"/>
        <w:left w:val="none" w:sz="0" w:space="0" w:color="auto"/>
        <w:bottom w:val="none" w:sz="0" w:space="0" w:color="auto"/>
        <w:right w:val="none" w:sz="0" w:space="0" w:color="auto"/>
      </w:divBdr>
    </w:div>
    <w:div w:id="20752295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umich-cphds/cov-ind-19" TargetMode="External"/><Relationship Id="rId18" Type="http://schemas.openxmlformats.org/officeDocument/2006/relationships/image" Target="media/image3.emf"/><Relationship Id="rId26" Type="http://schemas.openxmlformats.org/officeDocument/2006/relationships/image" Target="media/image11.emf"/><Relationship Id="rId3" Type="http://schemas.openxmlformats.org/officeDocument/2006/relationships/numbering" Target="numbering.xml"/><Relationship Id="rId21" Type="http://schemas.openxmlformats.org/officeDocument/2006/relationships/image" Target="media/image6.em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github.com/lilywang1988/eSIR" TargetMode="External"/><Relationship Id="rId25" Type="http://schemas.openxmlformats.org/officeDocument/2006/relationships/image" Target="media/image10.emf"/><Relationship Id="rId2" Type="http://schemas.openxmlformats.org/officeDocument/2006/relationships/customXml" Target="../customXml/item2.xml"/><Relationship Id="rId16" Type="http://schemas.openxmlformats.org/officeDocument/2006/relationships/hyperlink" Target="https://github.com/lilywang1988/eSIR" TargetMode="External"/><Relationship Id="rId20" Type="http://schemas.openxmlformats.org/officeDocument/2006/relationships/image" Target="media/image5.tif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emf"/><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8.emf"/><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4.emf"/><Relationship Id="rId4" Type="http://schemas.openxmlformats.org/officeDocument/2006/relationships/styles" Target="styles.xml"/><Relationship Id="rId9" Type="http://schemas.openxmlformats.org/officeDocument/2006/relationships/hyperlink" Target="mailto:bhramar@umich.edu" TargetMode="External"/><Relationship Id="rId14" Type="http://schemas.openxmlformats.org/officeDocument/2006/relationships/image" Target="media/image1.emf"/><Relationship Id="rId22" Type="http://schemas.openxmlformats.org/officeDocument/2006/relationships/image" Target="media/image7.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PeB4b8nY9Bjg4zYlM3OSKyfXFA==">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BDD346A-32F1-1648-80C0-1CDEC920A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51</Pages>
  <Words>22933</Words>
  <Characters>130720</Characters>
  <Application>Microsoft Office Word</Application>
  <DocSecurity>0</DocSecurity>
  <Lines>1089</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Soumik Purkayastha</cp:lastModifiedBy>
  <cp:revision>28</cp:revision>
  <cp:lastPrinted>2020-09-22T00:52:00Z</cp:lastPrinted>
  <dcterms:created xsi:type="dcterms:W3CDTF">2020-09-22T01:04:00Z</dcterms:created>
  <dcterms:modified xsi:type="dcterms:W3CDTF">2021-03-18T20:03:00Z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zotero-version="5.0.96.1"&gt;&lt;session id="2TfaObsH"/&gt;&lt;style id="http://www.zotero.org/styles/vancouver" locale="en-GB" hasBibliography="1" bibliographyStyleHasBeenSet="1"/&gt;&lt;prefs&gt;&lt;pref name="fieldType" value="Field"/&gt;&lt;pref name="automa</vt:lpwstr>
  </property>
  <property fmtid="{D5CDD505-2E9C-101B-9397-08002B2CF9AE}" pid="3" name="ZOTERO_PREF_2">
    <vt:lpwstr>ticJournalAbbreviations" value="true"/&gt;&lt;pref name="dontAskDelayCitationUpdates" value="true"/&gt;&lt;/prefs&gt;&lt;/data&gt;</vt:lpwstr>
  </property>
</Properties>
</file>